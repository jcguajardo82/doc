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948224088"/>
        <w:docPartObj>
          <w:docPartGallery w:val="Cover Pages"/>
          <w:docPartUnique/>
        </w:docPartObj>
      </w:sdtPr>
      <w:sdtEndPr>
        <w:rPr>
          <w:rFonts w:ascii="Verdana" w:eastAsia="Verdana" w:hAnsi="Verdana" w:cs="Verdana"/>
          <w:sz w:val="20"/>
          <w:szCs w:val="20"/>
        </w:rPr>
      </w:sdtEndPr>
      <w:sdtContent>
        <w:p w14:paraId="67BBE043" w14:textId="2A29BE22" w:rsidR="00A375C5" w:rsidRDefault="00347868">
          <w:r>
            <w:rPr>
              <w:noProof/>
            </w:rPr>
            <w:drawing>
              <wp:anchor distT="0" distB="0" distL="114300" distR="114300" simplePos="0" relativeHeight="251664384" behindDoc="1" locked="0" layoutInCell="1" allowOverlap="1" wp14:anchorId="5B5C18AC" wp14:editId="3FD18FB1">
                <wp:simplePos x="0" y="0"/>
                <wp:positionH relativeFrom="page">
                  <wp:align>right</wp:align>
                </wp:positionH>
                <wp:positionV relativeFrom="paragraph">
                  <wp:posOffset>-720090</wp:posOffset>
                </wp:positionV>
                <wp:extent cx="7772400" cy="2895600"/>
                <wp:effectExtent l="0" t="0" r="0" b="0"/>
                <wp:wrapNone/>
                <wp:docPr id="6" name="Picture 6"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engineering drawing&#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772400" cy="2895600"/>
                        </a:xfrm>
                        <a:prstGeom prst="rect">
                          <a:avLst/>
                        </a:prstGeom>
                      </pic:spPr>
                    </pic:pic>
                  </a:graphicData>
                </a:graphic>
                <wp14:sizeRelH relativeFrom="margin">
                  <wp14:pctWidth>0</wp14:pctWidth>
                </wp14:sizeRelH>
              </wp:anchor>
            </w:drawing>
          </w:r>
          <w:r w:rsidR="00A375C5">
            <w:rPr>
              <w:noProof/>
            </w:rPr>
            <mc:AlternateContent>
              <mc:Choice Requires="wps">
                <w:drawing>
                  <wp:anchor distT="0" distB="0" distL="114300" distR="114300" simplePos="0" relativeHeight="251660288" behindDoc="0" locked="0" layoutInCell="1" allowOverlap="1" wp14:anchorId="0887739B" wp14:editId="14F65ADC">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FB0857" w14:textId="2D6AF657" w:rsidR="00DC496A" w:rsidRDefault="00DC496A">
                                <w:pPr>
                                  <w:pStyle w:val="Sinespaciado"/>
                                  <w:jc w:val="right"/>
                                  <w:rPr>
                                    <w:color w:val="595959" w:themeColor="text1" w:themeTint="A6"/>
                                    <w:sz w:val="18"/>
                                    <w:szCs w:val="18"/>
                                  </w:rPr>
                                </w:pPr>
                                <w:r>
                                  <w:rPr>
                                    <w:color w:val="595959" w:themeColor="text1" w:themeTint="A6"/>
                                    <w:sz w:val="28"/>
                                    <w:szCs w:val="28"/>
                                  </w:rPr>
                                  <w:t>Luis Angel Carrillo García</w:t>
                                </w: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887739B"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14:paraId="77FB0857" w14:textId="2D6AF657" w:rsidR="00DC496A" w:rsidRDefault="00DC496A">
                          <w:pPr>
                            <w:pStyle w:val="Sinespaciado"/>
                            <w:jc w:val="right"/>
                            <w:rPr>
                              <w:color w:val="595959" w:themeColor="text1" w:themeTint="A6"/>
                              <w:sz w:val="18"/>
                              <w:szCs w:val="18"/>
                            </w:rPr>
                          </w:pPr>
                          <w:r>
                            <w:rPr>
                              <w:color w:val="595959" w:themeColor="text1" w:themeTint="A6"/>
                              <w:sz w:val="28"/>
                              <w:szCs w:val="28"/>
                            </w:rPr>
                            <w:t>Luis Angel Carrillo García</w:t>
                          </w: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sidR="00A375C5">
            <w:rPr>
              <w:noProof/>
            </w:rPr>
            <mc:AlternateContent>
              <mc:Choice Requires="wps">
                <w:drawing>
                  <wp:anchor distT="0" distB="0" distL="114300" distR="114300" simplePos="0" relativeHeight="251661312" behindDoc="0" locked="0" layoutInCell="1" allowOverlap="1" wp14:anchorId="4D4CE1AE" wp14:editId="197AB19F">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7BEDC2" w14:textId="78048267" w:rsidR="00DC496A" w:rsidRPr="00A375C5" w:rsidRDefault="00DC496A">
                                <w:pPr>
                                  <w:pStyle w:val="Sinespaciado"/>
                                  <w:jc w:val="right"/>
                                  <w:rPr>
                                    <w:color w:val="4472C4" w:themeColor="accent1"/>
                                    <w:sz w:val="28"/>
                                    <w:szCs w:val="28"/>
                                  </w:rPr>
                                </w:pPr>
                                <w:r w:rsidRPr="00A375C5">
                                  <w:rPr>
                                    <w:color w:val="4472C4" w:themeColor="accent1"/>
                                    <w:sz w:val="28"/>
                                    <w:szCs w:val="28"/>
                                  </w:rPr>
                                  <w:t>Abstracto</w:t>
                                </w:r>
                              </w:p>
                              <w:p w14:paraId="515D2AEE" w14:textId="69CCEF5A" w:rsidR="00DC496A" w:rsidRPr="00A375C5" w:rsidRDefault="00DC496A">
                                <w:pPr>
                                  <w:pStyle w:val="Sinespaciado"/>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Describe le método para la ejecución de la UE de la orden de SETC que serán procesadas por el OMS</w:t>
                                    </w:r>
                                    <w:r>
                                      <w:rPr>
                                        <w:color w:val="595959" w:themeColor="text1" w:themeTint="A6"/>
                                        <w:sz w:val="20"/>
                                        <w:szCs w:val="20"/>
                                      </w:rPr>
                                      <w:b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D4CE1A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747BEDC2" w14:textId="78048267" w:rsidR="00DC496A" w:rsidRPr="00A375C5" w:rsidRDefault="00DC496A">
                          <w:pPr>
                            <w:pStyle w:val="Sinespaciado"/>
                            <w:jc w:val="right"/>
                            <w:rPr>
                              <w:color w:val="4472C4" w:themeColor="accent1"/>
                              <w:sz w:val="28"/>
                              <w:szCs w:val="28"/>
                            </w:rPr>
                          </w:pPr>
                          <w:r w:rsidRPr="00A375C5">
                            <w:rPr>
                              <w:color w:val="4472C4" w:themeColor="accent1"/>
                              <w:sz w:val="28"/>
                              <w:szCs w:val="28"/>
                            </w:rPr>
                            <w:t>Abstracto</w:t>
                          </w:r>
                        </w:p>
                        <w:p w14:paraId="515D2AEE" w14:textId="69CCEF5A" w:rsidR="00DC496A" w:rsidRPr="00A375C5" w:rsidRDefault="00DC496A">
                          <w:pPr>
                            <w:pStyle w:val="Sinespaciado"/>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Describe le método para la ejecución de la UE de la orden de SETC que serán procesadas por el OMS</w:t>
                              </w:r>
                              <w:r>
                                <w:rPr>
                                  <w:color w:val="595959" w:themeColor="text1" w:themeTint="A6"/>
                                  <w:sz w:val="20"/>
                                  <w:szCs w:val="20"/>
                                </w:rPr>
                                <w:br/>
                                <w:t xml:space="preserve"> </w:t>
                              </w:r>
                            </w:sdtContent>
                          </w:sdt>
                        </w:p>
                      </w:txbxContent>
                    </v:textbox>
                    <w10:wrap type="square" anchorx="page" anchory="page"/>
                  </v:shape>
                </w:pict>
              </mc:Fallback>
            </mc:AlternateContent>
          </w:r>
          <w:r w:rsidR="00A375C5">
            <w:rPr>
              <w:noProof/>
            </w:rPr>
            <mc:AlternateContent>
              <mc:Choice Requires="wps">
                <w:drawing>
                  <wp:anchor distT="0" distB="0" distL="114300" distR="114300" simplePos="0" relativeHeight="251659264" behindDoc="0" locked="0" layoutInCell="1" allowOverlap="1" wp14:anchorId="12FCD956" wp14:editId="092A710B">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44C53F" w14:textId="6308E75D" w:rsidR="00DC496A" w:rsidRDefault="00DC496A">
                                <w:pPr>
                                  <w:jc w:val="right"/>
                                  <w:rPr>
                                    <w:color w:val="4472C4" w:themeColor="accent1"/>
                                    <w:sz w:val="64"/>
                                    <w:szCs w:val="64"/>
                                  </w:rPr>
                                </w:pPr>
                                <w:sdt>
                                  <w:sdtPr>
                                    <w:rPr>
                                      <w:rFonts w:ascii="Verdana" w:eastAsia="Verdana" w:hAnsi="Verdana" w:cs="Verdana"/>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rFonts w:ascii="Verdana" w:eastAsia="Verdana" w:hAnsi="Verdana" w:cs="Verdana"/>
                                        <w:sz w:val="56"/>
                                        <w:szCs w:val="56"/>
                                      </w:rPr>
                                      <w:t>UE Orden</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F500B75" w14:textId="0F2842D5" w:rsidR="00DC496A" w:rsidRDefault="00DC496A">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2FCD956"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7E44C53F" w14:textId="6308E75D" w:rsidR="00DC496A" w:rsidRDefault="00DC496A">
                          <w:pPr>
                            <w:jc w:val="right"/>
                            <w:rPr>
                              <w:color w:val="4472C4" w:themeColor="accent1"/>
                              <w:sz w:val="64"/>
                              <w:szCs w:val="64"/>
                            </w:rPr>
                          </w:pPr>
                          <w:sdt>
                            <w:sdtPr>
                              <w:rPr>
                                <w:rFonts w:ascii="Verdana" w:eastAsia="Verdana" w:hAnsi="Verdana" w:cs="Verdana"/>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rFonts w:ascii="Verdana" w:eastAsia="Verdana" w:hAnsi="Verdana" w:cs="Verdana"/>
                                  <w:sz w:val="56"/>
                                  <w:szCs w:val="56"/>
                                </w:rPr>
                                <w:t>UE Orden</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2F500B75" w14:textId="0F2842D5" w:rsidR="00DC496A" w:rsidRDefault="00DC496A">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288CFE2F" w14:textId="2C4D3CFF" w:rsidR="00A375C5" w:rsidRDefault="00A375C5">
          <w:pPr>
            <w:rPr>
              <w:rFonts w:ascii="Verdana" w:eastAsia="Verdana" w:hAnsi="Verdana" w:cs="Verdana"/>
              <w:sz w:val="20"/>
              <w:szCs w:val="20"/>
            </w:rPr>
          </w:pPr>
          <w:r>
            <w:rPr>
              <w:noProof/>
            </w:rPr>
            <w:drawing>
              <wp:anchor distT="0" distB="0" distL="114300" distR="114300" simplePos="0" relativeHeight="251663360" behindDoc="1" locked="0" layoutInCell="1" allowOverlap="1" wp14:anchorId="30B573BE" wp14:editId="4764E57B">
                <wp:simplePos x="0" y="0"/>
                <wp:positionH relativeFrom="page">
                  <wp:posOffset>2857500</wp:posOffset>
                </wp:positionH>
                <wp:positionV relativeFrom="paragraph">
                  <wp:posOffset>228600</wp:posOffset>
                </wp:positionV>
                <wp:extent cx="1809750" cy="702945"/>
                <wp:effectExtent l="0" t="0" r="0" b="1905"/>
                <wp:wrapTight wrapText="bothSides">
                  <wp:wrapPolygon edited="0">
                    <wp:start x="0" y="0"/>
                    <wp:lineTo x="0" y="19317"/>
                    <wp:lineTo x="9777" y="21073"/>
                    <wp:lineTo x="21373" y="21073"/>
                    <wp:lineTo x="21373" y="8780"/>
                    <wp:lineTo x="20463" y="5854"/>
                    <wp:lineTo x="18189" y="0"/>
                    <wp:lineTo x="0" y="0"/>
                  </wp:wrapPolygon>
                </wp:wrapTight>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809750" cy="702945"/>
                        </a:xfrm>
                        <a:prstGeom prst="rect">
                          <a:avLst/>
                        </a:prstGeom>
                      </pic:spPr>
                    </pic:pic>
                  </a:graphicData>
                </a:graphic>
                <wp14:sizeRelH relativeFrom="margin">
                  <wp14:pctWidth>0</wp14:pctWidth>
                </wp14:sizeRelH>
                <wp14:sizeRelV relativeFrom="margin">
                  <wp14:pctHeight>0</wp14:pctHeight>
                </wp14:sizeRelV>
              </wp:anchor>
            </w:drawing>
          </w:r>
          <w:r>
            <w:rPr>
              <w:rFonts w:ascii="Verdana" w:eastAsia="Verdana" w:hAnsi="Verdana" w:cs="Verdana"/>
              <w:sz w:val="20"/>
              <w:szCs w:val="20"/>
            </w:rPr>
            <w:br w:type="page"/>
          </w:r>
        </w:p>
      </w:sdtContent>
    </w:sdt>
    <w:p w14:paraId="7B24DC09" w14:textId="2046B556" w:rsidR="00D90D85" w:rsidRDefault="00D90D85" w:rsidP="00BF7B77">
      <w:pPr>
        <w:rPr>
          <w:rFonts w:asciiTheme="minorHAnsi" w:hAnsiTheme="minorHAnsi" w:cstheme="minorHAnsi"/>
          <w:b/>
          <w:sz w:val="32"/>
          <w:szCs w:val="32"/>
        </w:rPr>
      </w:pPr>
      <w:bookmarkStart w:id="0" w:name="_Hlk25253030"/>
      <w:bookmarkStart w:id="1" w:name="_Hlk23926209"/>
    </w:p>
    <w:p w14:paraId="7878C1F9" w14:textId="74993D57" w:rsidR="00D90D85" w:rsidRDefault="00D90D85">
      <w:pPr>
        <w:rPr>
          <w:rFonts w:asciiTheme="minorHAnsi" w:hAnsiTheme="minorHAnsi" w:cstheme="minorHAnsi"/>
          <w:b/>
          <w:sz w:val="32"/>
          <w:szCs w:val="32"/>
        </w:rPr>
      </w:pPr>
    </w:p>
    <w:sdt>
      <w:sdtPr>
        <w:rPr>
          <w:rFonts w:ascii="Arial" w:eastAsia="Arial" w:hAnsi="Arial" w:cs="Arial"/>
          <w:b w:val="0"/>
          <w:color w:val="auto"/>
          <w:sz w:val="24"/>
          <w:szCs w:val="24"/>
        </w:rPr>
        <w:id w:val="-394434750"/>
        <w:docPartObj>
          <w:docPartGallery w:val="Table of Contents"/>
          <w:docPartUnique/>
        </w:docPartObj>
      </w:sdtPr>
      <w:sdtEndPr>
        <w:rPr>
          <w:bCs/>
          <w:noProof/>
        </w:rPr>
      </w:sdtEndPr>
      <w:sdtContent>
        <w:p w14:paraId="4BB65442" w14:textId="73C9A8C4" w:rsidR="00D90D85" w:rsidRPr="005819C4" w:rsidRDefault="00EC3542">
          <w:pPr>
            <w:pStyle w:val="TtulodeTDC"/>
          </w:pPr>
          <w:r w:rsidRPr="005819C4">
            <w:t>Contenido</w:t>
          </w:r>
        </w:p>
        <w:p w14:paraId="72E0896D" w14:textId="77777777" w:rsidR="00853B7C" w:rsidRPr="005819C4" w:rsidRDefault="00D90D85">
          <w:pPr>
            <w:pStyle w:val="TDC1"/>
            <w:tabs>
              <w:tab w:val="right" w:leader="dot" w:pos="10651"/>
            </w:tabs>
            <w:rPr>
              <w:rFonts w:asciiTheme="minorHAnsi" w:eastAsiaTheme="minorEastAsia" w:hAnsiTheme="minorHAnsi" w:cstheme="minorBidi"/>
              <w:b w:val="0"/>
              <w:noProof/>
              <w:sz w:val="22"/>
              <w:szCs w:val="22"/>
            </w:rPr>
          </w:pPr>
          <w:r w:rsidRPr="005819C4">
            <w:fldChar w:fldCharType="begin"/>
          </w:r>
          <w:r w:rsidRPr="005819C4">
            <w:instrText xml:space="preserve"> TOC \o "1-3" \h \z \u </w:instrText>
          </w:r>
          <w:r w:rsidRPr="005819C4">
            <w:fldChar w:fldCharType="separate"/>
          </w:r>
          <w:hyperlink w:anchor="_Toc66451682" w:history="1">
            <w:r w:rsidR="00853B7C" w:rsidRPr="005819C4">
              <w:rPr>
                <w:rStyle w:val="Hipervnculo"/>
                <w:rFonts w:ascii="Calibri" w:eastAsia="Calibri" w:hAnsi="Calibri" w:cs="Calibri"/>
                <w:noProof/>
              </w:rPr>
              <w:t>1. Presentación del Producto</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_Toc66451682 \h </w:instrText>
            </w:r>
            <w:r w:rsidR="00853B7C" w:rsidRPr="005819C4">
              <w:rPr>
                <w:noProof/>
                <w:webHidden/>
              </w:rPr>
            </w:r>
            <w:r w:rsidR="00853B7C" w:rsidRPr="005819C4">
              <w:rPr>
                <w:noProof/>
                <w:webHidden/>
              </w:rPr>
              <w:fldChar w:fldCharType="separate"/>
            </w:r>
            <w:r w:rsidR="00853B7C" w:rsidRPr="005819C4">
              <w:rPr>
                <w:noProof/>
                <w:webHidden/>
              </w:rPr>
              <w:t>3</w:t>
            </w:r>
            <w:r w:rsidR="00853B7C" w:rsidRPr="005819C4">
              <w:rPr>
                <w:noProof/>
                <w:webHidden/>
              </w:rPr>
              <w:fldChar w:fldCharType="end"/>
            </w:r>
          </w:hyperlink>
        </w:p>
        <w:p w14:paraId="2B051A0D" w14:textId="77777777" w:rsidR="00853B7C" w:rsidRPr="005819C4" w:rsidRDefault="00DC496A">
          <w:pPr>
            <w:pStyle w:val="TDC2"/>
            <w:tabs>
              <w:tab w:val="right" w:leader="dot" w:pos="10651"/>
            </w:tabs>
            <w:rPr>
              <w:rFonts w:asciiTheme="minorHAnsi" w:eastAsiaTheme="minorEastAsia" w:hAnsiTheme="minorHAnsi" w:cstheme="minorBidi"/>
              <w:noProof/>
              <w:sz w:val="22"/>
              <w:szCs w:val="22"/>
            </w:rPr>
          </w:pPr>
          <w:hyperlink w:anchor="_Toc66451683" w:history="1">
            <w:r w:rsidR="00853B7C" w:rsidRPr="005819C4">
              <w:rPr>
                <w:rStyle w:val="Hipervnculo"/>
                <w:rFonts w:ascii="Calibri" w:eastAsia="Calibri" w:hAnsi="Calibri" w:cs="Calibri"/>
                <w:noProof/>
              </w:rPr>
              <w:t>1.1 Objetivo</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_Toc66451683 \h </w:instrText>
            </w:r>
            <w:r w:rsidR="00853B7C" w:rsidRPr="005819C4">
              <w:rPr>
                <w:noProof/>
                <w:webHidden/>
              </w:rPr>
            </w:r>
            <w:r w:rsidR="00853B7C" w:rsidRPr="005819C4">
              <w:rPr>
                <w:noProof/>
                <w:webHidden/>
              </w:rPr>
              <w:fldChar w:fldCharType="separate"/>
            </w:r>
            <w:r w:rsidR="00853B7C" w:rsidRPr="005819C4">
              <w:rPr>
                <w:noProof/>
                <w:webHidden/>
              </w:rPr>
              <w:t>3</w:t>
            </w:r>
            <w:r w:rsidR="00853B7C" w:rsidRPr="005819C4">
              <w:rPr>
                <w:noProof/>
                <w:webHidden/>
              </w:rPr>
              <w:fldChar w:fldCharType="end"/>
            </w:r>
          </w:hyperlink>
        </w:p>
        <w:p w14:paraId="7DC53D82" w14:textId="77777777" w:rsidR="00853B7C" w:rsidRPr="005819C4" w:rsidRDefault="00DC496A">
          <w:pPr>
            <w:pStyle w:val="TDC2"/>
            <w:tabs>
              <w:tab w:val="right" w:leader="dot" w:pos="10651"/>
            </w:tabs>
            <w:rPr>
              <w:rFonts w:asciiTheme="minorHAnsi" w:eastAsiaTheme="minorEastAsia" w:hAnsiTheme="minorHAnsi" w:cstheme="minorBidi"/>
              <w:noProof/>
              <w:sz w:val="22"/>
              <w:szCs w:val="22"/>
            </w:rPr>
          </w:pPr>
          <w:hyperlink w:anchor="_Toc66451684" w:history="1">
            <w:r w:rsidR="00853B7C" w:rsidRPr="005819C4">
              <w:rPr>
                <w:rStyle w:val="Hipervnculo"/>
                <w:rFonts w:ascii="Calibri" w:eastAsia="Calibri" w:hAnsi="Calibri" w:cs="Calibri"/>
                <w:noProof/>
              </w:rPr>
              <w:t>1.2 Alcance</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_Toc66451684 \h </w:instrText>
            </w:r>
            <w:r w:rsidR="00853B7C" w:rsidRPr="005819C4">
              <w:rPr>
                <w:noProof/>
                <w:webHidden/>
              </w:rPr>
            </w:r>
            <w:r w:rsidR="00853B7C" w:rsidRPr="005819C4">
              <w:rPr>
                <w:noProof/>
                <w:webHidden/>
              </w:rPr>
              <w:fldChar w:fldCharType="separate"/>
            </w:r>
            <w:r w:rsidR="00853B7C" w:rsidRPr="005819C4">
              <w:rPr>
                <w:noProof/>
                <w:webHidden/>
              </w:rPr>
              <w:t>3</w:t>
            </w:r>
            <w:r w:rsidR="00853B7C" w:rsidRPr="005819C4">
              <w:rPr>
                <w:noProof/>
                <w:webHidden/>
              </w:rPr>
              <w:fldChar w:fldCharType="end"/>
            </w:r>
          </w:hyperlink>
        </w:p>
        <w:p w14:paraId="12D5ADCC" w14:textId="77777777" w:rsidR="00853B7C" w:rsidRPr="005819C4" w:rsidRDefault="00DC496A">
          <w:pPr>
            <w:pStyle w:val="TDC2"/>
            <w:tabs>
              <w:tab w:val="right" w:leader="dot" w:pos="10651"/>
            </w:tabs>
            <w:rPr>
              <w:rFonts w:asciiTheme="minorHAnsi" w:eastAsiaTheme="minorEastAsia" w:hAnsiTheme="minorHAnsi" w:cstheme="minorBidi"/>
              <w:noProof/>
              <w:sz w:val="22"/>
              <w:szCs w:val="22"/>
            </w:rPr>
          </w:pPr>
          <w:hyperlink w:anchor="_Toc66451685" w:history="1">
            <w:r w:rsidR="00853B7C" w:rsidRPr="005819C4">
              <w:rPr>
                <w:rStyle w:val="Hipervnculo"/>
                <w:rFonts w:ascii="Calibri" w:eastAsia="Calibri" w:hAnsi="Calibri" w:cs="Calibri"/>
                <w:noProof/>
              </w:rPr>
              <w:t>1.3 Fuera de Alcance</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_Toc66451685 \h </w:instrText>
            </w:r>
            <w:r w:rsidR="00853B7C" w:rsidRPr="005819C4">
              <w:rPr>
                <w:noProof/>
                <w:webHidden/>
              </w:rPr>
            </w:r>
            <w:r w:rsidR="00853B7C" w:rsidRPr="005819C4">
              <w:rPr>
                <w:noProof/>
                <w:webHidden/>
              </w:rPr>
              <w:fldChar w:fldCharType="separate"/>
            </w:r>
            <w:r w:rsidR="00853B7C" w:rsidRPr="005819C4">
              <w:rPr>
                <w:noProof/>
                <w:webHidden/>
              </w:rPr>
              <w:t>3</w:t>
            </w:r>
            <w:r w:rsidR="00853B7C" w:rsidRPr="005819C4">
              <w:rPr>
                <w:noProof/>
                <w:webHidden/>
              </w:rPr>
              <w:fldChar w:fldCharType="end"/>
            </w:r>
          </w:hyperlink>
        </w:p>
        <w:p w14:paraId="2A793178" w14:textId="77777777" w:rsidR="00853B7C" w:rsidRPr="005819C4" w:rsidRDefault="00DC496A">
          <w:pPr>
            <w:pStyle w:val="TDC2"/>
            <w:tabs>
              <w:tab w:val="right" w:leader="dot" w:pos="10651"/>
            </w:tabs>
            <w:rPr>
              <w:rFonts w:asciiTheme="minorHAnsi" w:eastAsiaTheme="minorEastAsia" w:hAnsiTheme="minorHAnsi" w:cstheme="minorBidi"/>
              <w:noProof/>
              <w:sz w:val="22"/>
              <w:szCs w:val="22"/>
            </w:rPr>
          </w:pPr>
          <w:hyperlink w:anchor="_Toc66451686" w:history="1">
            <w:r w:rsidR="00853B7C" w:rsidRPr="005819C4">
              <w:rPr>
                <w:rStyle w:val="Hipervnculo"/>
                <w:rFonts w:ascii="Calibri" w:eastAsia="Calibri" w:hAnsi="Calibri" w:cs="Calibri"/>
                <w:noProof/>
              </w:rPr>
              <w:t>1.4 Definición, Acrónimos y Abreviaturas</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_Toc66451686 \h </w:instrText>
            </w:r>
            <w:r w:rsidR="00853B7C" w:rsidRPr="005819C4">
              <w:rPr>
                <w:noProof/>
                <w:webHidden/>
              </w:rPr>
            </w:r>
            <w:r w:rsidR="00853B7C" w:rsidRPr="005819C4">
              <w:rPr>
                <w:noProof/>
                <w:webHidden/>
              </w:rPr>
              <w:fldChar w:fldCharType="separate"/>
            </w:r>
            <w:r w:rsidR="00853B7C" w:rsidRPr="005819C4">
              <w:rPr>
                <w:noProof/>
                <w:webHidden/>
              </w:rPr>
              <w:t>3</w:t>
            </w:r>
            <w:r w:rsidR="00853B7C" w:rsidRPr="005819C4">
              <w:rPr>
                <w:noProof/>
                <w:webHidden/>
              </w:rPr>
              <w:fldChar w:fldCharType="end"/>
            </w:r>
          </w:hyperlink>
        </w:p>
        <w:p w14:paraId="066B9194" w14:textId="77777777" w:rsidR="00853B7C" w:rsidRPr="005819C4" w:rsidRDefault="00DC496A">
          <w:pPr>
            <w:pStyle w:val="TDC1"/>
            <w:tabs>
              <w:tab w:val="right" w:leader="dot" w:pos="10651"/>
            </w:tabs>
            <w:rPr>
              <w:rFonts w:asciiTheme="minorHAnsi" w:eastAsiaTheme="minorEastAsia" w:hAnsiTheme="minorHAnsi" w:cstheme="minorBidi"/>
              <w:b w:val="0"/>
              <w:noProof/>
              <w:sz w:val="22"/>
              <w:szCs w:val="22"/>
            </w:rPr>
          </w:pPr>
          <w:hyperlink w:anchor="_Toc66451687" w:history="1">
            <w:r w:rsidR="00853B7C" w:rsidRPr="005819C4">
              <w:rPr>
                <w:rStyle w:val="Hipervnculo"/>
                <w:rFonts w:ascii="Calibri" w:eastAsia="Calibri" w:hAnsi="Calibri" w:cs="Calibri"/>
                <w:noProof/>
              </w:rPr>
              <w:t>2. UE de Orden</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_Toc66451687 \h </w:instrText>
            </w:r>
            <w:r w:rsidR="00853B7C" w:rsidRPr="005819C4">
              <w:rPr>
                <w:noProof/>
                <w:webHidden/>
              </w:rPr>
            </w:r>
            <w:r w:rsidR="00853B7C" w:rsidRPr="005819C4">
              <w:rPr>
                <w:noProof/>
                <w:webHidden/>
              </w:rPr>
              <w:fldChar w:fldCharType="separate"/>
            </w:r>
            <w:r w:rsidR="00853B7C" w:rsidRPr="005819C4">
              <w:rPr>
                <w:noProof/>
                <w:webHidden/>
              </w:rPr>
              <w:t>3</w:t>
            </w:r>
            <w:r w:rsidR="00853B7C" w:rsidRPr="005819C4">
              <w:rPr>
                <w:noProof/>
                <w:webHidden/>
              </w:rPr>
              <w:fldChar w:fldCharType="end"/>
            </w:r>
          </w:hyperlink>
        </w:p>
        <w:p w14:paraId="67BC8B18" w14:textId="77777777" w:rsidR="00853B7C" w:rsidRPr="005819C4" w:rsidRDefault="00DC496A">
          <w:pPr>
            <w:pStyle w:val="TDC1"/>
            <w:tabs>
              <w:tab w:val="right" w:leader="dot" w:pos="10651"/>
            </w:tabs>
            <w:rPr>
              <w:rFonts w:asciiTheme="minorHAnsi" w:eastAsiaTheme="minorEastAsia" w:hAnsiTheme="minorHAnsi" w:cstheme="minorBidi"/>
              <w:b w:val="0"/>
              <w:noProof/>
              <w:sz w:val="22"/>
              <w:szCs w:val="22"/>
            </w:rPr>
          </w:pPr>
          <w:hyperlink w:anchor="_Toc66451688" w:history="1">
            <w:r w:rsidR="00853B7C" w:rsidRPr="005819C4">
              <w:rPr>
                <w:rStyle w:val="Hipervnculo"/>
                <w:rFonts w:ascii="Calibri" w:eastAsia="Calibri" w:hAnsi="Calibri" w:cs="Calibri"/>
                <w:noProof/>
              </w:rPr>
              <w:t>3. Reglas de Negocio</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_Toc66451688 \h </w:instrText>
            </w:r>
            <w:r w:rsidR="00853B7C" w:rsidRPr="005819C4">
              <w:rPr>
                <w:noProof/>
                <w:webHidden/>
              </w:rPr>
            </w:r>
            <w:r w:rsidR="00853B7C" w:rsidRPr="005819C4">
              <w:rPr>
                <w:noProof/>
                <w:webHidden/>
              </w:rPr>
              <w:fldChar w:fldCharType="separate"/>
            </w:r>
            <w:r w:rsidR="00853B7C" w:rsidRPr="005819C4">
              <w:rPr>
                <w:noProof/>
                <w:webHidden/>
              </w:rPr>
              <w:t>7</w:t>
            </w:r>
            <w:r w:rsidR="00853B7C" w:rsidRPr="005819C4">
              <w:rPr>
                <w:noProof/>
                <w:webHidden/>
              </w:rPr>
              <w:fldChar w:fldCharType="end"/>
            </w:r>
          </w:hyperlink>
        </w:p>
        <w:p w14:paraId="4730F7A0" w14:textId="77777777" w:rsidR="00853B7C" w:rsidRPr="005819C4" w:rsidRDefault="00DC496A">
          <w:pPr>
            <w:pStyle w:val="TDC1"/>
            <w:tabs>
              <w:tab w:val="right" w:leader="dot" w:pos="10651"/>
            </w:tabs>
            <w:rPr>
              <w:rFonts w:asciiTheme="minorHAnsi" w:eastAsiaTheme="minorEastAsia" w:hAnsiTheme="minorHAnsi" w:cstheme="minorBidi"/>
              <w:b w:val="0"/>
              <w:noProof/>
              <w:sz w:val="22"/>
              <w:szCs w:val="22"/>
            </w:rPr>
          </w:pPr>
          <w:hyperlink w:anchor="_Toc66451689" w:history="1">
            <w:r w:rsidR="00853B7C" w:rsidRPr="005819C4">
              <w:rPr>
                <w:rStyle w:val="Hipervnculo"/>
                <w:rFonts w:ascii="Calibri" w:eastAsia="Calibri" w:hAnsi="Calibri" w:cs="Calibri"/>
                <w:noProof/>
              </w:rPr>
              <w:t>4. OMS WMS – SPLIT de la orden Soriana.</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_Toc66451689 \h </w:instrText>
            </w:r>
            <w:r w:rsidR="00853B7C" w:rsidRPr="005819C4">
              <w:rPr>
                <w:noProof/>
                <w:webHidden/>
              </w:rPr>
            </w:r>
            <w:r w:rsidR="00853B7C" w:rsidRPr="005819C4">
              <w:rPr>
                <w:noProof/>
                <w:webHidden/>
              </w:rPr>
              <w:fldChar w:fldCharType="separate"/>
            </w:r>
            <w:r w:rsidR="00853B7C" w:rsidRPr="005819C4">
              <w:rPr>
                <w:noProof/>
                <w:webHidden/>
              </w:rPr>
              <w:t>8</w:t>
            </w:r>
            <w:r w:rsidR="00853B7C" w:rsidRPr="005819C4">
              <w:rPr>
                <w:noProof/>
                <w:webHidden/>
              </w:rPr>
              <w:fldChar w:fldCharType="end"/>
            </w:r>
          </w:hyperlink>
        </w:p>
        <w:p w14:paraId="3C98A225" w14:textId="77777777" w:rsidR="00853B7C" w:rsidRPr="005819C4" w:rsidRDefault="00DC496A">
          <w:pPr>
            <w:pStyle w:val="TDC1"/>
            <w:tabs>
              <w:tab w:val="left" w:pos="540"/>
              <w:tab w:val="right" w:leader="dot" w:pos="10651"/>
            </w:tabs>
            <w:rPr>
              <w:rFonts w:asciiTheme="minorHAnsi" w:eastAsiaTheme="minorEastAsia" w:hAnsiTheme="minorHAnsi" w:cstheme="minorBidi"/>
              <w:b w:val="0"/>
              <w:noProof/>
              <w:sz w:val="22"/>
              <w:szCs w:val="22"/>
            </w:rPr>
          </w:pPr>
          <w:hyperlink w:anchor="_Toc66451690" w:history="1">
            <w:r w:rsidR="00853B7C" w:rsidRPr="005819C4">
              <w:rPr>
                <w:rStyle w:val="Hipervnculo"/>
                <w:rFonts w:eastAsia="Arial"/>
                <w:noProof/>
              </w:rPr>
              <w:t>A.</w:t>
            </w:r>
            <w:r w:rsidR="00853B7C" w:rsidRPr="005819C4">
              <w:rPr>
                <w:rFonts w:asciiTheme="minorHAnsi" w:eastAsiaTheme="minorEastAsia" w:hAnsiTheme="minorHAnsi" w:cstheme="minorBidi"/>
                <w:b w:val="0"/>
                <w:noProof/>
                <w:sz w:val="22"/>
                <w:szCs w:val="22"/>
              </w:rPr>
              <w:tab/>
            </w:r>
            <w:r w:rsidR="00853B7C" w:rsidRPr="005819C4">
              <w:rPr>
                <w:rStyle w:val="Hipervnculo"/>
                <w:rFonts w:eastAsia="Arial"/>
                <w:noProof/>
              </w:rPr>
              <w:t>Antecedente.</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_Toc66451690 \h </w:instrText>
            </w:r>
            <w:r w:rsidR="00853B7C" w:rsidRPr="005819C4">
              <w:rPr>
                <w:noProof/>
                <w:webHidden/>
              </w:rPr>
            </w:r>
            <w:r w:rsidR="00853B7C" w:rsidRPr="005819C4">
              <w:rPr>
                <w:noProof/>
                <w:webHidden/>
              </w:rPr>
              <w:fldChar w:fldCharType="separate"/>
            </w:r>
            <w:r w:rsidR="00853B7C" w:rsidRPr="005819C4">
              <w:rPr>
                <w:noProof/>
                <w:webHidden/>
              </w:rPr>
              <w:t>8</w:t>
            </w:r>
            <w:r w:rsidR="00853B7C" w:rsidRPr="005819C4">
              <w:rPr>
                <w:noProof/>
                <w:webHidden/>
              </w:rPr>
              <w:fldChar w:fldCharType="end"/>
            </w:r>
          </w:hyperlink>
        </w:p>
        <w:p w14:paraId="46914A4B" w14:textId="77777777" w:rsidR="00853B7C" w:rsidRPr="005819C4" w:rsidRDefault="00DC496A">
          <w:pPr>
            <w:pStyle w:val="TDC1"/>
            <w:tabs>
              <w:tab w:val="left" w:pos="540"/>
              <w:tab w:val="right" w:leader="dot" w:pos="10651"/>
            </w:tabs>
            <w:rPr>
              <w:rFonts w:asciiTheme="minorHAnsi" w:eastAsiaTheme="minorEastAsia" w:hAnsiTheme="minorHAnsi" w:cstheme="minorBidi"/>
              <w:b w:val="0"/>
              <w:noProof/>
              <w:sz w:val="22"/>
              <w:szCs w:val="22"/>
            </w:rPr>
          </w:pPr>
          <w:hyperlink w:anchor="_Toc66451691" w:history="1">
            <w:r w:rsidR="00853B7C" w:rsidRPr="005819C4">
              <w:rPr>
                <w:rStyle w:val="Hipervnculo"/>
                <w:rFonts w:eastAsia="Arial"/>
                <w:noProof/>
              </w:rPr>
              <w:t>B.</w:t>
            </w:r>
            <w:r w:rsidR="00853B7C" w:rsidRPr="005819C4">
              <w:rPr>
                <w:rFonts w:asciiTheme="minorHAnsi" w:eastAsiaTheme="minorEastAsia" w:hAnsiTheme="minorHAnsi" w:cstheme="minorBidi"/>
                <w:b w:val="0"/>
                <w:noProof/>
                <w:sz w:val="22"/>
                <w:szCs w:val="22"/>
              </w:rPr>
              <w:tab/>
            </w:r>
            <w:r w:rsidR="00853B7C" w:rsidRPr="005819C4">
              <w:rPr>
                <w:rStyle w:val="Hipervnculo"/>
                <w:rFonts w:eastAsia="Arial"/>
                <w:noProof/>
              </w:rPr>
              <w:t>Objetivo.</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_Toc66451691 \h </w:instrText>
            </w:r>
            <w:r w:rsidR="00853B7C" w:rsidRPr="005819C4">
              <w:rPr>
                <w:noProof/>
                <w:webHidden/>
              </w:rPr>
            </w:r>
            <w:r w:rsidR="00853B7C" w:rsidRPr="005819C4">
              <w:rPr>
                <w:noProof/>
                <w:webHidden/>
              </w:rPr>
              <w:fldChar w:fldCharType="separate"/>
            </w:r>
            <w:r w:rsidR="00853B7C" w:rsidRPr="005819C4">
              <w:rPr>
                <w:noProof/>
                <w:webHidden/>
              </w:rPr>
              <w:t>8</w:t>
            </w:r>
            <w:r w:rsidR="00853B7C" w:rsidRPr="005819C4">
              <w:rPr>
                <w:noProof/>
                <w:webHidden/>
              </w:rPr>
              <w:fldChar w:fldCharType="end"/>
            </w:r>
          </w:hyperlink>
        </w:p>
        <w:p w14:paraId="4EDC0BD1" w14:textId="77777777" w:rsidR="00853B7C" w:rsidRPr="005819C4" w:rsidRDefault="00DC496A">
          <w:pPr>
            <w:pStyle w:val="TDC1"/>
            <w:tabs>
              <w:tab w:val="left" w:pos="540"/>
              <w:tab w:val="right" w:leader="dot" w:pos="10651"/>
            </w:tabs>
            <w:rPr>
              <w:rFonts w:asciiTheme="minorHAnsi" w:eastAsiaTheme="minorEastAsia" w:hAnsiTheme="minorHAnsi" w:cstheme="minorBidi"/>
              <w:b w:val="0"/>
              <w:noProof/>
              <w:sz w:val="22"/>
              <w:szCs w:val="22"/>
            </w:rPr>
          </w:pPr>
          <w:hyperlink w:anchor="_Toc66451692" w:history="1">
            <w:r w:rsidR="00853B7C" w:rsidRPr="005819C4">
              <w:rPr>
                <w:rStyle w:val="Hipervnculo"/>
                <w:rFonts w:eastAsia="Arial"/>
                <w:noProof/>
              </w:rPr>
              <w:t>C.</w:t>
            </w:r>
            <w:r w:rsidR="00853B7C" w:rsidRPr="005819C4">
              <w:rPr>
                <w:rFonts w:asciiTheme="minorHAnsi" w:eastAsiaTheme="minorEastAsia" w:hAnsiTheme="minorHAnsi" w:cstheme="minorBidi"/>
                <w:b w:val="0"/>
                <w:noProof/>
                <w:sz w:val="22"/>
                <w:szCs w:val="22"/>
              </w:rPr>
              <w:tab/>
            </w:r>
            <w:r w:rsidR="00853B7C" w:rsidRPr="005819C4">
              <w:rPr>
                <w:rStyle w:val="Hipervnculo"/>
                <w:rFonts w:eastAsia="Arial"/>
                <w:noProof/>
              </w:rPr>
              <w:t>Proceso de negocio SETC.</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_Toc66451692 \h </w:instrText>
            </w:r>
            <w:r w:rsidR="00853B7C" w:rsidRPr="005819C4">
              <w:rPr>
                <w:noProof/>
                <w:webHidden/>
              </w:rPr>
            </w:r>
            <w:r w:rsidR="00853B7C" w:rsidRPr="005819C4">
              <w:rPr>
                <w:noProof/>
                <w:webHidden/>
              </w:rPr>
              <w:fldChar w:fldCharType="separate"/>
            </w:r>
            <w:r w:rsidR="00853B7C" w:rsidRPr="005819C4">
              <w:rPr>
                <w:noProof/>
                <w:webHidden/>
              </w:rPr>
              <w:t>8</w:t>
            </w:r>
            <w:r w:rsidR="00853B7C" w:rsidRPr="005819C4">
              <w:rPr>
                <w:noProof/>
                <w:webHidden/>
              </w:rPr>
              <w:fldChar w:fldCharType="end"/>
            </w:r>
          </w:hyperlink>
        </w:p>
        <w:p w14:paraId="6ABE3255" w14:textId="77777777" w:rsidR="00853B7C" w:rsidRPr="005819C4" w:rsidRDefault="00DC496A">
          <w:pPr>
            <w:pStyle w:val="TDC1"/>
            <w:tabs>
              <w:tab w:val="left" w:pos="540"/>
              <w:tab w:val="right" w:leader="dot" w:pos="10651"/>
            </w:tabs>
            <w:rPr>
              <w:rFonts w:asciiTheme="minorHAnsi" w:eastAsiaTheme="minorEastAsia" w:hAnsiTheme="minorHAnsi" w:cstheme="minorBidi"/>
              <w:b w:val="0"/>
              <w:noProof/>
              <w:sz w:val="22"/>
              <w:szCs w:val="22"/>
            </w:rPr>
          </w:pPr>
          <w:hyperlink w:anchor="_Toc66451693" w:history="1">
            <w:r w:rsidR="00853B7C" w:rsidRPr="005819C4">
              <w:rPr>
                <w:rStyle w:val="Hipervnculo"/>
                <w:rFonts w:eastAsia="Arial"/>
                <w:noProof/>
              </w:rPr>
              <w:t>D.</w:t>
            </w:r>
            <w:r w:rsidR="00853B7C" w:rsidRPr="005819C4">
              <w:rPr>
                <w:rFonts w:asciiTheme="minorHAnsi" w:eastAsiaTheme="minorEastAsia" w:hAnsiTheme="minorHAnsi" w:cstheme="minorBidi"/>
                <w:b w:val="0"/>
                <w:noProof/>
                <w:sz w:val="22"/>
                <w:szCs w:val="22"/>
              </w:rPr>
              <w:tab/>
            </w:r>
            <w:r w:rsidR="00853B7C" w:rsidRPr="005819C4">
              <w:rPr>
                <w:rStyle w:val="Hipervnculo"/>
                <w:rFonts w:eastAsia="Arial"/>
                <w:noProof/>
              </w:rPr>
              <w:t>Proceso OMS WMS propuesto</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_Toc66451693 \h </w:instrText>
            </w:r>
            <w:r w:rsidR="00853B7C" w:rsidRPr="005819C4">
              <w:rPr>
                <w:noProof/>
                <w:webHidden/>
              </w:rPr>
            </w:r>
            <w:r w:rsidR="00853B7C" w:rsidRPr="005819C4">
              <w:rPr>
                <w:noProof/>
                <w:webHidden/>
              </w:rPr>
              <w:fldChar w:fldCharType="separate"/>
            </w:r>
            <w:r w:rsidR="00853B7C" w:rsidRPr="005819C4">
              <w:rPr>
                <w:noProof/>
                <w:webHidden/>
              </w:rPr>
              <w:t>11</w:t>
            </w:r>
            <w:r w:rsidR="00853B7C" w:rsidRPr="005819C4">
              <w:rPr>
                <w:noProof/>
                <w:webHidden/>
              </w:rPr>
              <w:fldChar w:fldCharType="end"/>
            </w:r>
          </w:hyperlink>
        </w:p>
        <w:p w14:paraId="1D9DC5D1" w14:textId="77777777" w:rsidR="00853B7C" w:rsidRPr="005819C4" w:rsidRDefault="00DC496A">
          <w:pPr>
            <w:pStyle w:val="TDC1"/>
            <w:tabs>
              <w:tab w:val="left" w:pos="540"/>
              <w:tab w:val="right" w:leader="dot" w:pos="10651"/>
            </w:tabs>
            <w:rPr>
              <w:rFonts w:asciiTheme="minorHAnsi" w:eastAsiaTheme="minorEastAsia" w:hAnsiTheme="minorHAnsi" w:cstheme="minorBidi"/>
              <w:b w:val="0"/>
              <w:noProof/>
              <w:sz w:val="22"/>
              <w:szCs w:val="22"/>
            </w:rPr>
          </w:pPr>
          <w:hyperlink w:anchor="_Toc66451694" w:history="1">
            <w:r w:rsidR="00853B7C" w:rsidRPr="005819C4">
              <w:rPr>
                <w:rStyle w:val="Hipervnculo"/>
                <w:rFonts w:eastAsia="Arial"/>
                <w:noProof/>
              </w:rPr>
              <w:t>E.</w:t>
            </w:r>
            <w:r w:rsidR="00853B7C" w:rsidRPr="005819C4">
              <w:rPr>
                <w:rFonts w:asciiTheme="minorHAnsi" w:eastAsiaTheme="minorEastAsia" w:hAnsiTheme="minorHAnsi" w:cstheme="minorBidi"/>
                <w:b w:val="0"/>
                <w:noProof/>
                <w:sz w:val="22"/>
                <w:szCs w:val="22"/>
              </w:rPr>
              <w:tab/>
            </w:r>
            <w:r w:rsidR="00853B7C" w:rsidRPr="005819C4">
              <w:rPr>
                <w:rStyle w:val="Hipervnculo"/>
                <w:rFonts w:eastAsia="Arial"/>
                <w:noProof/>
              </w:rPr>
              <w:t>Contexto base para definir el split</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_Toc66451694 \h </w:instrText>
            </w:r>
            <w:r w:rsidR="00853B7C" w:rsidRPr="005819C4">
              <w:rPr>
                <w:noProof/>
                <w:webHidden/>
              </w:rPr>
            </w:r>
            <w:r w:rsidR="00853B7C" w:rsidRPr="005819C4">
              <w:rPr>
                <w:noProof/>
                <w:webHidden/>
              </w:rPr>
              <w:fldChar w:fldCharType="separate"/>
            </w:r>
            <w:r w:rsidR="00853B7C" w:rsidRPr="005819C4">
              <w:rPr>
                <w:noProof/>
                <w:webHidden/>
              </w:rPr>
              <w:t>12</w:t>
            </w:r>
            <w:r w:rsidR="00853B7C" w:rsidRPr="005819C4">
              <w:rPr>
                <w:noProof/>
                <w:webHidden/>
              </w:rPr>
              <w:fldChar w:fldCharType="end"/>
            </w:r>
          </w:hyperlink>
        </w:p>
        <w:p w14:paraId="48BA9BB9" w14:textId="77777777" w:rsidR="00853B7C" w:rsidRPr="005819C4" w:rsidRDefault="00DC496A">
          <w:pPr>
            <w:pStyle w:val="TDC1"/>
            <w:tabs>
              <w:tab w:val="left" w:pos="540"/>
              <w:tab w:val="right" w:leader="dot" w:pos="10651"/>
            </w:tabs>
            <w:rPr>
              <w:rFonts w:asciiTheme="minorHAnsi" w:eastAsiaTheme="minorEastAsia" w:hAnsiTheme="minorHAnsi" w:cstheme="minorBidi"/>
              <w:b w:val="0"/>
              <w:noProof/>
              <w:sz w:val="22"/>
              <w:szCs w:val="22"/>
            </w:rPr>
          </w:pPr>
          <w:hyperlink w:anchor="_Toc66451695" w:history="1">
            <w:r w:rsidR="00853B7C" w:rsidRPr="005819C4">
              <w:rPr>
                <w:rStyle w:val="Hipervnculo"/>
                <w:rFonts w:eastAsia="Arial"/>
                <w:noProof/>
              </w:rPr>
              <w:t>F.</w:t>
            </w:r>
            <w:r w:rsidR="00853B7C" w:rsidRPr="005819C4">
              <w:rPr>
                <w:rFonts w:asciiTheme="minorHAnsi" w:eastAsiaTheme="minorEastAsia" w:hAnsiTheme="minorHAnsi" w:cstheme="minorBidi"/>
                <w:b w:val="0"/>
                <w:noProof/>
                <w:sz w:val="22"/>
                <w:szCs w:val="22"/>
              </w:rPr>
              <w:tab/>
            </w:r>
            <w:r w:rsidR="00853B7C" w:rsidRPr="005819C4">
              <w:rPr>
                <w:rStyle w:val="Hipervnculo"/>
                <w:rFonts w:eastAsia="Arial"/>
                <w:noProof/>
              </w:rPr>
              <w:t>Criterio de selección de tienda/almacén</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_Toc66451695 \h </w:instrText>
            </w:r>
            <w:r w:rsidR="00853B7C" w:rsidRPr="005819C4">
              <w:rPr>
                <w:noProof/>
                <w:webHidden/>
              </w:rPr>
            </w:r>
            <w:r w:rsidR="00853B7C" w:rsidRPr="005819C4">
              <w:rPr>
                <w:noProof/>
                <w:webHidden/>
              </w:rPr>
              <w:fldChar w:fldCharType="separate"/>
            </w:r>
            <w:r w:rsidR="00853B7C" w:rsidRPr="005819C4">
              <w:rPr>
                <w:noProof/>
                <w:webHidden/>
              </w:rPr>
              <w:t>16</w:t>
            </w:r>
            <w:r w:rsidR="00853B7C" w:rsidRPr="005819C4">
              <w:rPr>
                <w:noProof/>
                <w:webHidden/>
              </w:rPr>
              <w:fldChar w:fldCharType="end"/>
            </w:r>
          </w:hyperlink>
        </w:p>
        <w:p w14:paraId="39F4D5E9" w14:textId="77777777" w:rsidR="00853B7C" w:rsidRPr="005819C4" w:rsidRDefault="00DC496A">
          <w:pPr>
            <w:pStyle w:val="TDC1"/>
            <w:tabs>
              <w:tab w:val="left" w:pos="540"/>
              <w:tab w:val="right" w:leader="dot" w:pos="10651"/>
            </w:tabs>
            <w:rPr>
              <w:rFonts w:asciiTheme="minorHAnsi" w:eastAsiaTheme="minorEastAsia" w:hAnsiTheme="minorHAnsi" w:cstheme="minorBidi"/>
              <w:b w:val="0"/>
              <w:noProof/>
              <w:sz w:val="22"/>
              <w:szCs w:val="22"/>
            </w:rPr>
          </w:pPr>
          <w:hyperlink w:anchor="_Toc66451696" w:history="1">
            <w:r w:rsidR="00853B7C" w:rsidRPr="005819C4">
              <w:rPr>
                <w:rStyle w:val="Hipervnculo"/>
                <w:rFonts w:eastAsia="Arial"/>
                <w:noProof/>
              </w:rPr>
              <w:t>G.</w:t>
            </w:r>
            <w:r w:rsidR="00853B7C" w:rsidRPr="005819C4">
              <w:rPr>
                <w:rFonts w:asciiTheme="minorHAnsi" w:eastAsiaTheme="minorEastAsia" w:hAnsiTheme="minorHAnsi" w:cstheme="minorBidi"/>
                <w:b w:val="0"/>
                <w:noProof/>
                <w:sz w:val="22"/>
                <w:szCs w:val="22"/>
              </w:rPr>
              <w:tab/>
            </w:r>
            <w:r w:rsidR="00853B7C" w:rsidRPr="005819C4">
              <w:rPr>
                <w:rStyle w:val="Hipervnculo"/>
                <w:rFonts w:eastAsia="Arial"/>
                <w:noProof/>
              </w:rPr>
              <w:t>Geolocalización de tiendas/almacenes</w:t>
            </w:r>
            <w:r w:rsidR="00853B7C" w:rsidRPr="005819C4">
              <w:rPr>
                <w:noProof/>
                <w:webHidden/>
              </w:rPr>
              <w:tab/>
            </w:r>
            <w:r w:rsidR="00853B7C" w:rsidRPr="005819C4">
              <w:rPr>
                <w:noProof/>
                <w:webHidden/>
              </w:rPr>
              <w:fldChar w:fldCharType="begin"/>
            </w:r>
            <w:r w:rsidR="00853B7C" w:rsidRPr="005819C4">
              <w:rPr>
                <w:noProof/>
                <w:webHidden/>
              </w:rPr>
              <w:instrText xml:space="preserve"> PAGEREF _Toc66451696 \h </w:instrText>
            </w:r>
            <w:r w:rsidR="00853B7C" w:rsidRPr="005819C4">
              <w:rPr>
                <w:noProof/>
                <w:webHidden/>
              </w:rPr>
            </w:r>
            <w:r w:rsidR="00853B7C" w:rsidRPr="005819C4">
              <w:rPr>
                <w:noProof/>
                <w:webHidden/>
              </w:rPr>
              <w:fldChar w:fldCharType="separate"/>
            </w:r>
            <w:r w:rsidR="00853B7C" w:rsidRPr="005819C4">
              <w:rPr>
                <w:noProof/>
                <w:webHidden/>
              </w:rPr>
              <w:t>17</w:t>
            </w:r>
            <w:r w:rsidR="00853B7C" w:rsidRPr="005819C4">
              <w:rPr>
                <w:noProof/>
                <w:webHidden/>
              </w:rPr>
              <w:fldChar w:fldCharType="end"/>
            </w:r>
          </w:hyperlink>
        </w:p>
        <w:p w14:paraId="2CCB49E9" w14:textId="72822347" w:rsidR="00D90D85" w:rsidRPr="005819C4" w:rsidRDefault="00D90D85">
          <w:r w:rsidRPr="005819C4">
            <w:rPr>
              <w:b/>
              <w:bCs/>
              <w:noProof/>
            </w:rPr>
            <w:fldChar w:fldCharType="end"/>
          </w:r>
        </w:p>
      </w:sdtContent>
    </w:sdt>
    <w:p w14:paraId="53A7644E" w14:textId="4FDC12D8" w:rsidR="00D90D85" w:rsidRPr="005819C4" w:rsidRDefault="00D90D85">
      <w:pPr>
        <w:rPr>
          <w:rFonts w:asciiTheme="minorHAnsi" w:hAnsiTheme="minorHAnsi" w:cstheme="minorHAnsi"/>
          <w:b/>
          <w:sz w:val="32"/>
          <w:szCs w:val="32"/>
        </w:rPr>
      </w:pPr>
    </w:p>
    <w:p w14:paraId="48CBD783" w14:textId="4F179DC5" w:rsidR="00D90D85" w:rsidRPr="005819C4" w:rsidRDefault="00D90D85">
      <w:pPr>
        <w:rPr>
          <w:rFonts w:asciiTheme="minorHAnsi" w:hAnsiTheme="minorHAnsi" w:cstheme="minorHAnsi"/>
          <w:b/>
          <w:sz w:val="32"/>
          <w:szCs w:val="32"/>
        </w:rPr>
      </w:pPr>
    </w:p>
    <w:p w14:paraId="580C7EF5" w14:textId="726F6886" w:rsidR="00D90D85" w:rsidRPr="005819C4" w:rsidRDefault="00D90D85">
      <w:pPr>
        <w:rPr>
          <w:rFonts w:asciiTheme="minorHAnsi" w:hAnsiTheme="minorHAnsi" w:cstheme="minorHAnsi"/>
          <w:b/>
          <w:sz w:val="32"/>
          <w:szCs w:val="32"/>
        </w:rPr>
      </w:pPr>
    </w:p>
    <w:p w14:paraId="3709CF9F" w14:textId="0E6ED2D1" w:rsidR="00D90D85" w:rsidRPr="005819C4" w:rsidRDefault="00D90D85">
      <w:pPr>
        <w:rPr>
          <w:rFonts w:asciiTheme="minorHAnsi" w:hAnsiTheme="minorHAnsi" w:cstheme="minorHAnsi"/>
          <w:b/>
          <w:sz w:val="32"/>
          <w:szCs w:val="32"/>
        </w:rPr>
      </w:pPr>
    </w:p>
    <w:p w14:paraId="4C9A5D6A" w14:textId="58FE7BE8" w:rsidR="00D90D85" w:rsidRPr="005819C4" w:rsidRDefault="00D90D85">
      <w:pPr>
        <w:rPr>
          <w:rFonts w:asciiTheme="minorHAnsi" w:hAnsiTheme="minorHAnsi" w:cstheme="minorHAnsi"/>
          <w:b/>
          <w:sz w:val="32"/>
          <w:szCs w:val="32"/>
        </w:rPr>
      </w:pPr>
    </w:p>
    <w:p w14:paraId="35E4494D" w14:textId="11DCD688" w:rsidR="00D90D85" w:rsidRPr="005819C4" w:rsidRDefault="00D90D85">
      <w:pPr>
        <w:rPr>
          <w:rFonts w:asciiTheme="minorHAnsi" w:hAnsiTheme="minorHAnsi" w:cstheme="minorHAnsi"/>
          <w:b/>
          <w:sz w:val="32"/>
          <w:szCs w:val="32"/>
        </w:rPr>
      </w:pPr>
    </w:p>
    <w:p w14:paraId="601EE4CA" w14:textId="1C3BFADE" w:rsidR="00D90D85" w:rsidRPr="005819C4" w:rsidRDefault="00D90D85">
      <w:pPr>
        <w:rPr>
          <w:rFonts w:asciiTheme="minorHAnsi" w:hAnsiTheme="minorHAnsi" w:cstheme="minorHAnsi"/>
          <w:b/>
          <w:sz w:val="32"/>
          <w:szCs w:val="32"/>
        </w:rPr>
      </w:pPr>
    </w:p>
    <w:p w14:paraId="4413D630" w14:textId="480CCA7A" w:rsidR="00D90D85" w:rsidRPr="005819C4" w:rsidRDefault="00D90D85">
      <w:pPr>
        <w:rPr>
          <w:rFonts w:asciiTheme="minorHAnsi" w:hAnsiTheme="minorHAnsi" w:cstheme="minorHAnsi"/>
          <w:b/>
          <w:sz w:val="32"/>
          <w:szCs w:val="32"/>
        </w:rPr>
      </w:pPr>
    </w:p>
    <w:p w14:paraId="2DC07866" w14:textId="4BD79EDF" w:rsidR="00D90D85" w:rsidRPr="005819C4" w:rsidRDefault="00D90D85">
      <w:pPr>
        <w:rPr>
          <w:rFonts w:asciiTheme="minorHAnsi" w:hAnsiTheme="minorHAnsi" w:cstheme="minorHAnsi"/>
          <w:b/>
          <w:sz w:val="32"/>
          <w:szCs w:val="32"/>
        </w:rPr>
      </w:pPr>
    </w:p>
    <w:p w14:paraId="29F6A53C" w14:textId="762DA890" w:rsidR="00D90D85" w:rsidRPr="005819C4" w:rsidRDefault="00D90D85">
      <w:pPr>
        <w:rPr>
          <w:rFonts w:asciiTheme="minorHAnsi" w:hAnsiTheme="minorHAnsi" w:cstheme="minorHAnsi"/>
          <w:b/>
          <w:sz w:val="32"/>
          <w:szCs w:val="32"/>
        </w:rPr>
      </w:pPr>
    </w:p>
    <w:p w14:paraId="50A89E3D" w14:textId="6FCB62CC" w:rsidR="00D90D85" w:rsidRPr="005819C4" w:rsidRDefault="00D90D85">
      <w:pPr>
        <w:rPr>
          <w:rFonts w:asciiTheme="minorHAnsi" w:hAnsiTheme="minorHAnsi" w:cstheme="minorHAnsi"/>
          <w:b/>
          <w:sz w:val="32"/>
          <w:szCs w:val="32"/>
        </w:rPr>
      </w:pPr>
    </w:p>
    <w:p w14:paraId="689A27BD" w14:textId="7CF372C5" w:rsidR="00D90D85" w:rsidRPr="005819C4" w:rsidRDefault="00D90D85">
      <w:pPr>
        <w:rPr>
          <w:rFonts w:asciiTheme="minorHAnsi" w:hAnsiTheme="minorHAnsi" w:cstheme="minorHAnsi"/>
          <w:b/>
          <w:sz w:val="32"/>
          <w:szCs w:val="32"/>
        </w:rPr>
      </w:pPr>
    </w:p>
    <w:p w14:paraId="2286EC19" w14:textId="2D1C50BA" w:rsidR="00D90D85" w:rsidRPr="005819C4" w:rsidRDefault="00D90D85">
      <w:pPr>
        <w:rPr>
          <w:rFonts w:asciiTheme="minorHAnsi" w:hAnsiTheme="minorHAnsi" w:cstheme="minorHAnsi"/>
          <w:b/>
          <w:sz w:val="32"/>
          <w:szCs w:val="32"/>
        </w:rPr>
      </w:pPr>
    </w:p>
    <w:p w14:paraId="65EBE146" w14:textId="77777777" w:rsidR="00BC7C72" w:rsidRPr="005819C4" w:rsidRDefault="00BC7C72" w:rsidP="00BF7B77">
      <w:pPr>
        <w:rPr>
          <w:rFonts w:asciiTheme="minorHAnsi" w:hAnsiTheme="minorHAnsi" w:cstheme="minorHAnsi"/>
          <w:b/>
          <w:sz w:val="32"/>
          <w:szCs w:val="32"/>
        </w:rPr>
      </w:pPr>
    </w:p>
    <w:p w14:paraId="1DF4C321" w14:textId="6AF604D9" w:rsidR="00BF7B77" w:rsidRPr="005819C4" w:rsidRDefault="00BF7B77" w:rsidP="00BF7B77">
      <w:pPr>
        <w:rPr>
          <w:rFonts w:asciiTheme="minorHAnsi" w:hAnsiTheme="minorHAnsi" w:cstheme="minorHAnsi"/>
          <w:b/>
          <w:sz w:val="32"/>
          <w:szCs w:val="32"/>
        </w:rPr>
      </w:pPr>
      <w:r w:rsidRPr="005819C4">
        <w:rPr>
          <w:rFonts w:asciiTheme="minorHAnsi" w:hAnsiTheme="minorHAnsi" w:cstheme="minorHAnsi"/>
          <w:b/>
          <w:sz w:val="32"/>
          <w:szCs w:val="32"/>
        </w:rPr>
        <w:t xml:space="preserve">Identificación </w:t>
      </w:r>
      <w:bookmarkStart w:id="2" w:name="_Hlk25253009"/>
      <w:r w:rsidRPr="005819C4">
        <w:rPr>
          <w:rFonts w:asciiTheme="minorHAnsi" w:hAnsiTheme="minorHAnsi" w:cstheme="minorHAnsi"/>
          <w:b/>
          <w:sz w:val="32"/>
          <w:szCs w:val="32"/>
        </w:rPr>
        <w:t>del Proyecto</w:t>
      </w:r>
    </w:p>
    <w:p w14:paraId="51EE9138" w14:textId="77777777" w:rsidR="00BF7B77" w:rsidRPr="005819C4" w:rsidRDefault="00BF7B77" w:rsidP="00BF7B77">
      <w:pPr>
        <w:jc w:val="both"/>
        <w:rPr>
          <w:rFonts w:asciiTheme="minorHAnsi" w:hAnsiTheme="minorHAnsi" w:cstheme="minorHAnsi"/>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9"/>
        <w:gridCol w:w="6252"/>
      </w:tblGrid>
      <w:tr w:rsidR="001C78DD" w:rsidRPr="005819C4" w14:paraId="1684D611" w14:textId="77777777" w:rsidTr="002174B9">
        <w:trPr>
          <w:trHeight w:val="445"/>
        </w:trPr>
        <w:tc>
          <w:tcPr>
            <w:tcW w:w="2065" w:type="pct"/>
            <w:shd w:val="clear" w:color="auto" w:fill="A6A6A6" w:themeFill="background1" w:themeFillShade="A6"/>
          </w:tcPr>
          <w:p w14:paraId="4845EF14" w14:textId="77777777" w:rsidR="001C78DD" w:rsidRPr="005819C4" w:rsidRDefault="001C78DD" w:rsidP="001C78DD">
            <w:pPr>
              <w:pStyle w:val="formtext"/>
              <w:rPr>
                <w:rFonts w:asciiTheme="minorHAnsi" w:eastAsia="Arial Unicode MS" w:hAnsiTheme="minorHAnsi" w:cstheme="minorHAnsi"/>
                <w:i w:val="0"/>
                <w:color w:val="FFFFFF" w:themeColor="background1"/>
                <w:sz w:val="20"/>
              </w:rPr>
            </w:pPr>
            <w:r w:rsidRPr="005819C4">
              <w:rPr>
                <w:rFonts w:asciiTheme="minorHAnsi" w:hAnsiTheme="minorHAnsi" w:cstheme="minorHAnsi"/>
                <w:i w:val="0"/>
                <w:color w:val="FFFFFF" w:themeColor="background1"/>
                <w:sz w:val="20"/>
              </w:rPr>
              <w:br w:type="page"/>
            </w:r>
            <w:r w:rsidRPr="005819C4">
              <w:rPr>
                <w:rFonts w:asciiTheme="minorHAnsi" w:eastAsia="Arial Unicode MS" w:hAnsiTheme="minorHAnsi" w:cstheme="minorHAnsi"/>
                <w:i w:val="0"/>
                <w:color w:val="FFFFFF" w:themeColor="background1"/>
                <w:sz w:val="20"/>
              </w:rPr>
              <w:t>Proyecto</w:t>
            </w:r>
          </w:p>
        </w:tc>
        <w:tc>
          <w:tcPr>
            <w:tcW w:w="2935" w:type="pct"/>
            <w:vAlign w:val="center"/>
          </w:tcPr>
          <w:p w14:paraId="2A39AB7F" w14:textId="77777777" w:rsidR="001C78DD" w:rsidRPr="005819C4" w:rsidRDefault="001C78DD" w:rsidP="001C78DD">
            <w:pPr>
              <w:pStyle w:val="formtext"/>
              <w:rPr>
                <w:rFonts w:asciiTheme="minorHAnsi" w:eastAsia="Arial Unicode MS" w:hAnsiTheme="minorHAnsi" w:cstheme="minorHAnsi"/>
                <w:bCs/>
                <w:i w:val="0"/>
                <w:iCs/>
                <w:sz w:val="20"/>
              </w:rPr>
            </w:pPr>
            <w:r w:rsidRPr="005819C4">
              <w:rPr>
                <w:rFonts w:asciiTheme="minorHAnsi" w:eastAsia="Arial Unicode MS" w:hAnsiTheme="minorHAnsi" w:cstheme="minorHAnsi"/>
                <w:bCs/>
                <w:i w:val="0"/>
                <w:iCs/>
                <w:sz w:val="20"/>
              </w:rPr>
              <w:t xml:space="preserve">OMS </w:t>
            </w:r>
            <w:r w:rsidR="007D0789" w:rsidRPr="005819C4">
              <w:rPr>
                <w:rFonts w:asciiTheme="minorHAnsi" w:eastAsia="Arial Unicode MS" w:hAnsiTheme="minorHAnsi" w:cstheme="minorHAnsi"/>
                <w:bCs/>
                <w:i w:val="0"/>
                <w:iCs/>
                <w:sz w:val="20"/>
              </w:rPr>
              <w:t>Mercurio</w:t>
            </w:r>
          </w:p>
          <w:p w14:paraId="7CBA6A16" w14:textId="7D9CCC0E" w:rsidR="008A5302" w:rsidRPr="005819C4" w:rsidRDefault="008A5302" w:rsidP="001C78DD">
            <w:pPr>
              <w:pStyle w:val="formtext"/>
              <w:rPr>
                <w:rFonts w:asciiTheme="minorHAnsi" w:eastAsia="Arial Unicode MS" w:hAnsiTheme="minorHAnsi" w:cstheme="minorHAnsi"/>
                <w:bCs/>
                <w:i w:val="0"/>
                <w:iCs/>
                <w:sz w:val="20"/>
              </w:rPr>
            </w:pPr>
            <w:r w:rsidRPr="005819C4">
              <w:rPr>
                <w:rFonts w:asciiTheme="minorHAnsi" w:eastAsia="Arial Unicode MS" w:hAnsiTheme="minorHAnsi" w:cstheme="minorHAnsi"/>
                <w:bCs/>
                <w:i w:val="0"/>
                <w:iCs/>
                <w:sz w:val="20"/>
              </w:rPr>
              <w:t>OMS WMS</w:t>
            </w:r>
          </w:p>
        </w:tc>
      </w:tr>
      <w:tr w:rsidR="001C78DD" w:rsidRPr="005819C4" w14:paraId="0B28D740" w14:textId="77777777" w:rsidTr="002174B9">
        <w:trPr>
          <w:trHeight w:val="445"/>
        </w:trPr>
        <w:tc>
          <w:tcPr>
            <w:tcW w:w="2065" w:type="pct"/>
            <w:shd w:val="clear" w:color="auto" w:fill="A6A6A6" w:themeFill="background1" w:themeFillShade="A6"/>
          </w:tcPr>
          <w:p w14:paraId="4D27F97E" w14:textId="603A7EA5" w:rsidR="001C78DD" w:rsidRPr="005819C4" w:rsidRDefault="00201DCA" w:rsidP="001C78DD">
            <w:pPr>
              <w:pStyle w:val="formtext"/>
              <w:rPr>
                <w:rFonts w:asciiTheme="minorHAnsi" w:eastAsia="Arial Unicode MS" w:hAnsiTheme="minorHAnsi" w:cstheme="minorHAnsi"/>
                <w:i w:val="0"/>
                <w:color w:val="FFFFFF" w:themeColor="background1"/>
                <w:sz w:val="20"/>
              </w:rPr>
            </w:pPr>
            <w:r w:rsidRPr="005819C4">
              <w:rPr>
                <w:rFonts w:asciiTheme="minorHAnsi" w:eastAsia="Arial Unicode MS" w:hAnsiTheme="minorHAnsi" w:cstheme="minorHAnsi"/>
                <w:i w:val="0"/>
                <w:color w:val="FFFFFF" w:themeColor="background1"/>
                <w:sz w:val="20"/>
              </w:rPr>
              <w:t>Líder</w:t>
            </w:r>
            <w:r w:rsidR="001C78DD" w:rsidRPr="005819C4">
              <w:rPr>
                <w:rFonts w:asciiTheme="minorHAnsi" w:eastAsia="Arial Unicode MS" w:hAnsiTheme="minorHAnsi" w:cstheme="minorHAnsi"/>
                <w:i w:val="0"/>
                <w:color w:val="FFFFFF" w:themeColor="background1"/>
                <w:sz w:val="20"/>
              </w:rPr>
              <w:t xml:space="preserve"> Soriana</w:t>
            </w:r>
          </w:p>
        </w:tc>
        <w:tc>
          <w:tcPr>
            <w:tcW w:w="2935" w:type="pct"/>
            <w:vAlign w:val="center"/>
          </w:tcPr>
          <w:p w14:paraId="119B3ABB" w14:textId="414D7443" w:rsidR="001C78DD" w:rsidRPr="005819C4" w:rsidRDefault="008A5302" w:rsidP="001C78DD">
            <w:pPr>
              <w:pStyle w:val="formtext"/>
              <w:rPr>
                <w:rFonts w:asciiTheme="minorHAnsi" w:eastAsia="Arial Unicode MS" w:hAnsiTheme="minorHAnsi" w:cstheme="minorHAnsi"/>
                <w:bCs/>
                <w:i w:val="0"/>
                <w:iCs/>
                <w:sz w:val="20"/>
              </w:rPr>
            </w:pPr>
            <w:r w:rsidRPr="005819C4">
              <w:rPr>
                <w:rFonts w:asciiTheme="minorHAnsi" w:eastAsia="Arial Unicode MS" w:hAnsiTheme="minorHAnsi" w:cstheme="minorHAnsi"/>
                <w:bCs/>
                <w:i w:val="0"/>
                <w:iCs/>
                <w:sz w:val="20"/>
              </w:rPr>
              <w:t>Antonio Gutiérrez Rosas</w:t>
            </w:r>
          </w:p>
        </w:tc>
      </w:tr>
      <w:tr w:rsidR="001C78DD" w:rsidRPr="005819C4" w14:paraId="375E8AB9" w14:textId="77777777" w:rsidTr="002174B9">
        <w:trPr>
          <w:trHeight w:val="445"/>
        </w:trPr>
        <w:tc>
          <w:tcPr>
            <w:tcW w:w="2065" w:type="pct"/>
            <w:shd w:val="clear" w:color="auto" w:fill="A6A6A6" w:themeFill="background1" w:themeFillShade="A6"/>
          </w:tcPr>
          <w:p w14:paraId="38D67862" w14:textId="7ABFDF90" w:rsidR="001C78DD" w:rsidRPr="005819C4" w:rsidRDefault="001C78DD" w:rsidP="001C78DD">
            <w:pPr>
              <w:pStyle w:val="formtext"/>
              <w:rPr>
                <w:rFonts w:asciiTheme="minorHAnsi" w:eastAsia="Arial Unicode MS" w:hAnsiTheme="minorHAnsi" w:cstheme="minorHAnsi"/>
                <w:i w:val="0"/>
                <w:color w:val="FFFFFF" w:themeColor="background1"/>
                <w:sz w:val="20"/>
              </w:rPr>
            </w:pPr>
            <w:r w:rsidRPr="005819C4">
              <w:rPr>
                <w:rFonts w:asciiTheme="minorHAnsi" w:eastAsia="Arial Unicode MS" w:hAnsiTheme="minorHAnsi" w:cstheme="minorHAnsi"/>
                <w:i w:val="0"/>
                <w:color w:val="FFFFFF" w:themeColor="background1"/>
                <w:sz w:val="20"/>
              </w:rPr>
              <w:t xml:space="preserve">Líder </w:t>
            </w:r>
            <w:proofErr w:type="spellStart"/>
            <w:r w:rsidRPr="005819C4">
              <w:rPr>
                <w:rFonts w:asciiTheme="minorHAnsi" w:eastAsia="Arial Unicode MS" w:hAnsiTheme="minorHAnsi" w:cstheme="minorHAnsi"/>
                <w:i w:val="0"/>
                <w:color w:val="FFFFFF" w:themeColor="background1"/>
                <w:sz w:val="20"/>
              </w:rPr>
              <w:t>ITechdev</w:t>
            </w:r>
            <w:proofErr w:type="spellEnd"/>
          </w:p>
        </w:tc>
        <w:tc>
          <w:tcPr>
            <w:tcW w:w="2935" w:type="pct"/>
            <w:vAlign w:val="center"/>
          </w:tcPr>
          <w:p w14:paraId="0987BCB1" w14:textId="662AB5E6" w:rsidR="001C78DD" w:rsidRPr="005819C4" w:rsidRDefault="001C78DD" w:rsidP="001C78DD">
            <w:pPr>
              <w:pStyle w:val="formtext"/>
              <w:rPr>
                <w:rFonts w:asciiTheme="minorHAnsi" w:eastAsia="Arial Unicode MS" w:hAnsiTheme="minorHAnsi" w:cstheme="minorHAnsi"/>
                <w:bCs/>
                <w:i w:val="0"/>
                <w:iCs/>
                <w:sz w:val="20"/>
              </w:rPr>
            </w:pPr>
            <w:r w:rsidRPr="005819C4">
              <w:rPr>
                <w:rFonts w:asciiTheme="minorHAnsi" w:eastAsia="Arial Unicode MS" w:hAnsiTheme="minorHAnsi" w:cstheme="minorHAnsi"/>
                <w:bCs/>
                <w:i w:val="0"/>
                <w:iCs/>
                <w:sz w:val="20"/>
              </w:rPr>
              <w:t>Juan Carlos Guajardo Chávez</w:t>
            </w:r>
          </w:p>
        </w:tc>
      </w:tr>
      <w:tr w:rsidR="001C78DD" w:rsidRPr="005819C4" w14:paraId="307C52E0" w14:textId="77777777" w:rsidTr="002174B9">
        <w:trPr>
          <w:trHeight w:val="445"/>
        </w:trPr>
        <w:tc>
          <w:tcPr>
            <w:tcW w:w="2065" w:type="pct"/>
            <w:shd w:val="clear" w:color="auto" w:fill="A6A6A6" w:themeFill="background1" w:themeFillShade="A6"/>
          </w:tcPr>
          <w:p w14:paraId="562A1D84" w14:textId="0028BDAC" w:rsidR="001C78DD" w:rsidRPr="005819C4" w:rsidRDefault="001C78DD" w:rsidP="001C78DD">
            <w:pPr>
              <w:pStyle w:val="formtext"/>
              <w:rPr>
                <w:rFonts w:asciiTheme="minorHAnsi" w:eastAsia="Arial Unicode MS" w:hAnsiTheme="minorHAnsi" w:cstheme="minorHAnsi"/>
                <w:i w:val="0"/>
                <w:color w:val="FFFFFF" w:themeColor="background1"/>
                <w:sz w:val="20"/>
              </w:rPr>
            </w:pPr>
            <w:r w:rsidRPr="005819C4">
              <w:rPr>
                <w:rFonts w:asciiTheme="minorHAnsi" w:eastAsia="Arial Unicode MS" w:hAnsiTheme="minorHAnsi" w:cstheme="minorHAnsi"/>
                <w:i w:val="0"/>
                <w:color w:val="FFFFFF" w:themeColor="background1"/>
                <w:sz w:val="20"/>
              </w:rPr>
              <w:t>Analista</w:t>
            </w:r>
          </w:p>
        </w:tc>
        <w:tc>
          <w:tcPr>
            <w:tcW w:w="2935" w:type="pct"/>
            <w:vAlign w:val="center"/>
          </w:tcPr>
          <w:p w14:paraId="28BB3210" w14:textId="3878D4F2" w:rsidR="001C78DD" w:rsidRPr="005819C4" w:rsidRDefault="001C78DD" w:rsidP="001C78DD">
            <w:pPr>
              <w:pStyle w:val="formtext"/>
              <w:rPr>
                <w:rFonts w:asciiTheme="minorHAnsi" w:eastAsia="Arial Unicode MS" w:hAnsiTheme="minorHAnsi" w:cstheme="minorHAnsi"/>
                <w:bCs/>
                <w:i w:val="0"/>
                <w:iCs/>
                <w:sz w:val="20"/>
              </w:rPr>
            </w:pPr>
            <w:r w:rsidRPr="005819C4">
              <w:rPr>
                <w:rFonts w:asciiTheme="minorHAnsi" w:eastAsia="Arial Unicode MS" w:hAnsiTheme="minorHAnsi" w:cstheme="minorHAnsi"/>
                <w:bCs/>
                <w:i w:val="0"/>
                <w:iCs/>
                <w:sz w:val="20"/>
              </w:rPr>
              <w:t>Luis Angel Carrillo García</w:t>
            </w:r>
          </w:p>
        </w:tc>
      </w:tr>
      <w:bookmarkEnd w:id="2"/>
    </w:tbl>
    <w:p w14:paraId="15C900DE" w14:textId="77777777" w:rsidR="00BF7B77" w:rsidRPr="005819C4" w:rsidRDefault="00BF7B77" w:rsidP="00BF7B77">
      <w:pPr>
        <w:rPr>
          <w:rFonts w:asciiTheme="minorHAnsi" w:hAnsiTheme="minorHAnsi" w:cstheme="minorHAnsi"/>
          <w:b/>
          <w:sz w:val="32"/>
          <w:szCs w:val="32"/>
        </w:rPr>
      </w:pPr>
    </w:p>
    <w:bookmarkEnd w:id="0"/>
    <w:p w14:paraId="5B32F520" w14:textId="77777777" w:rsidR="00BF7B77" w:rsidRPr="005819C4" w:rsidRDefault="00BF7B77" w:rsidP="00BF7B77">
      <w:pPr>
        <w:rPr>
          <w:rFonts w:asciiTheme="minorHAnsi" w:hAnsiTheme="minorHAnsi" w:cstheme="minorHAnsi"/>
          <w:b/>
          <w:sz w:val="32"/>
          <w:szCs w:val="32"/>
        </w:rPr>
      </w:pPr>
      <w:r w:rsidRPr="005819C4">
        <w:rPr>
          <w:rFonts w:asciiTheme="minorHAnsi" w:hAnsiTheme="minorHAnsi" w:cstheme="minorHAnsi"/>
          <w:b/>
          <w:sz w:val="32"/>
          <w:szCs w:val="32"/>
        </w:rPr>
        <w:t>Control de Versiones</w:t>
      </w:r>
    </w:p>
    <w:p w14:paraId="4CF2BA78" w14:textId="77777777" w:rsidR="00BF7B77" w:rsidRPr="005819C4" w:rsidRDefault="00BF7B77" w:rsidP="00BF7B77">
      <w:pPr>
        <w:jc w:val="both"/>
        <w:rPr>
          <w:rFonts w:asciiTheme="minorHAnsi" w:hAnsiTheme="minorHAnsi" w:cstheme="minorHAnsi"/>
          <w:szCs w:val="20"/>
        </w:rPr>
      </w:pPr>
    </w:p>
    <w:tbl>
      <w:tblPr>
        <w:tblStyle w:val="TablaOXXO"/>
        <w:tblW w:w="5000" w:type="pct"/>
        <w:tblLook w:val="04A0" w:firstRow="1" w:lastRow="0" w:firstColumn="1" w:lastColumn="0" w:noHBand="0" w:noVBand="1"/>
      </w:tblPr>
      <w:tblGrid>
        <w:gridCol w:w="1581"/>
        <w:gridCol w:w="2682"/>
        <w:gridCol w:w="3208"/>
        <w:gridCol w:w="3180"/>
      </w:tblGrid>
      <w:tr w:rsidR="00BF7B77" w:rsidRPr="005819C4" w14:paraId="2ACC1D11" w14:textId="77777777" w:rsidTr="002174B9">
        <w:trPr>
          <w:cnfStyle w:val="100000000000" w:firstRow="1" w:lastRow="0" w:firstColumn="0" w:lastColumn="0" w:oddVBand="0" w:evenVBand="0" w:oddHBand="0" w:evenHBand="0" w:firstRowFirstColumn="0" w:firstRowLastColumn="0" w:lastRowFirstColumn="0" w:lastRowLastColumn="0"/>
          <w:trHeight w:val="256"/>
        </w:trPr>
        <w:tc>
          <w:tcPr>
            <w:tcW w:w="742" w:type="pct"/>
            <w:shd w:val="clear" w:color="auto" w:fill="A6A6A6" w:themeFill="background1" w:themeFillShade="A6"/>
          </w:tcPr>
          <w:p w14:paraId="16E87260" w14:textId="77777777" w:rsidR="00BF7B77" w:rsidRPr="005819C4" w:rsidRDefault="00BF7B77" w:rsidP="004A4772">
            <w:pPr>
              <w:jc w:val="center"/>
              <w:rPr>
                <w:rFonts w:asciiTheme="minorHAnsi" w:hAnsiTheme="minorHAnsi" w:cstheme="minorHAnsi"/>
                <w:b w:val="0"/>
                <w:szCs w:val="20"/>
              </w:rPr>
            </w:pPr>
            <w:r w:rsidRPr="005819C4">
              <w:rPr>
                <w:rFonts w:asciiTheme="minorHAnsi" w:hAnsiTheme="minorHAnsi" w:cstheme="minorHAnsi"/>
                <w:szCs w:val="20"/>
              </w:rPr>
              <w:t>No. de Versión</w:t>
            </w:r>
          </w:p>
        </w:tc>
        <w:tc>
          <w:tcPr>
            <w:tcW w:w="1259" w:type="pct"/>
            <w:shd w:val="clear" w:color="auto" w:fill="A6A6A6" w:themeFill="background1" w:themeFillShade="A6"/>
          </w:tcPr>
          <w:p w14:paraId="6E788C1D" w14:textId="77777777" w:rsidR="00BF7B77" w:rsidRPr="005819C4" w:rsidRDefault="00BF7B77" w:rsidP="004A4772">
            <w:pPr>
              <w:jc w:val="center"/>
              <w:rPr>
                <w:rFonts w:asciiTheme="minorHAnsi" w:hAnsiTheme="minorHAnsi" w:cstheme="minorHAnsi"/>
                <w:b w:val="0"/>
                <w:szCs w:val="20"/>
              </w:rPr>
            </w:pPr>
            <w:r w:rsidRPr="005819C4">
              <w:rPr>
                <w:rFonts w:asciiTheme="minorHAnsi" w:hAnsiTheme="minorHAnsi" w:cstheme="minorHAnsi"/>
                <w:szCs w:val="20"/>
              </w:rPr>
              <w:t>Fecha de cambio</w:t>
            </w:r>
          </w:p>
        </w:tc>
        <w:tc>
          <w:tcPr>
            <w:tcW w:w="1506" w:type="pct"/>
            <w:shd w:val="clear" w:color="auto" w:fill="A6A6A6" w:themeFill="background1" w:themeFillShade="A6"/>
          </w:tcPr>
          <w:p w14:paraId="21A41A11" w14:textId="77777777" w:rsidR="00BF7B77" w:rsidRPr="005819C4" w:rsidRDefault="00BF7B77" w:rsidP="004A4772">
            <w:pPr>
              <w:jc w:val="center"/>
              <w:rPr>
                <w:rFonts w:asciiTheme="minorHAnsi" w:hAnsiTheme="minorHAnsi" w:cstheme="minorHAnsi"/>
                <w:b w:val="0"/>
                <w:szCs w:val="20"/>
              </w:rPr>
            </w:pPr>
            <w:r w:rsidRPr="005819C4">
              <w:rPr>
                <w:rFonts w:asciiTheme="minorHAnsi" w:hAnsiTheme="minorHAnsi" w:cstheme="minorHAnsi"/>
                <w:szCs w:val="20"/>
              </w:rPr>
              <w:t>Autor</w:t>
            </w:r>
          </w:p>
        </w:tc>
        <w:tc>
          <w:tcPr>
            <w:tcW w:w="1493" w:type="pct"/>
            <w:shd w:val="clear" w:color="auto" w:fill="A6A6A6" w:themeFill="background1" w:themeFillShade="A6"/>
          </w:tcPr>
          <w:p w14:paraId="2F88B673" w14:textId="77777777" w:rsidR="00BF7B77" w:rsidRPr="005819C4" w:rsidRDefault="00BF7B77" w:rsidP="004A4772">
            <w:pPr>
              <w:jc w:val="center"/>
              <w:rPr>
                <w:rFonts w:asciiTheme="minorHAnsi" w:hAnsiTheme="minorHAnsi" w:cstheme="minorHAnsi"/>
                <w:b w:val="0"/>
                <w:szCs w:val="20"/>
              </w:rPr>
            </w:pPr>
            <w:r w:rsidRPr="005819C4">
              <w:rPr>
                <w:rFonts w:asciiTheme="minorHAnsi" w:hAnsiTheme="minorHAnsi" w:cstheme="minorHAnsi"/>
                <w:szCs w:val="20"/>
              </w:rPr>
              <w:t>Comentarios</w:t>
            </w:r>
          </w:p>
        </w:tc>
      </w:tr>
      <w:tr w:rsidR="00BF7B77" w:rsidRPr="005819C4" w14:paraId="4564842F" w14:textId="77777777" w:rsidTr="002174B9">
        <w:trPr>
          <w:cnfStyle w:val="000000100000" w:firstRow="0" w:lastRow="0" w:firstColumn="0" w:lastColumn="0" w:oddVBand="0" w:evenVBand="0" w:oddHBand="1" w:evenHBand="0" w:firstRowFirstColumn="0" w:firstRowLastColumn="0" w:lastRowFirstColumn="0" w:lastRowLastColumn="0"/>
          <w:trHeight w:val="256"/>
        </w:trPr>
        <w:tc>
          <w:tcPr>
            <w:tcW w:w="742" w:type="pct"/>
            <w:shd w:val="clear" w:color="auto" w:fill="auto"/>
          </w:tcPr>
          <w:p w14:paraId="7383CCFF" w14:textId="77777777" w:rsidR="00BF7B77" w:rsidRPr="005819C4" w:rsidRDefault="00BF7B77" w:rsidP="004A4772">
            <w:pPr>
              <w:jc w:val="center"/>
              <w:rPr>
                <w:rFonts w:asciiTheme="minorHAnsi" w:hAnsiTheme="minorHAnsi" w:cstheme="minorHAnsi"/>
                <w:szCs w:val="20"/>
              </w:rPr>
            </w:pPr>
            <w:r w:rsidRPr="005819C4">
              <w:rPr>
                <w:rFonts w:asciiTheme="minorHAnsi" w:hAnsiTheme="minorHAnsi" w:cstheme="minorHAnsi"/>
                <w:sz w:val="20"/>
              </w:rPr>
              <w:t>1.0</w:t>
            </w:r>
          </w:p>
        </w:tc>
        <w:tc>
          <w:tcPr>
            <w:tcW w:w="1259" w:type="pct"/>
            <w:shd w:val="clear" w:color="auto" w:fill="auto"/>
          </w:tcPr>
          <w:p w14:paraId="225C38D7" w14:textId="532F7023" w:rsidR="00BF7B77" w:rsidRPr="005819C4" w:rsidRDefault="003A0293" w:rsidP="004A4772">
            <w:pPr>
              <w:jc w:val="center"/>
              <w:rPr>
                <w:rFonts w:asciiTheme="minorHAnsi" w:hAnsiTheme="minorHAnsi" w:cstheme="minorHAnsi"/>
                <w:szCs w:val="20"/>
              </w:rPr>
            </w:pPr>
            <w:r w:rsidRPr="005819C4">
              <w:rPr>
                <w:rFonts w:asciiTheme="minorHAnsi" w:hAnsiTheme="minorHAnsi" w:cstheme="minorHAnsi"/>
                <w:szCs w:val="20"/>
              </w:rPr>
              <w:t>14</w:t>
            </w:r>
            <w:r w:rsidR="007B662F" w:rsidRPr="005819C4">
              <w:rPr>
                <w:rFonts w:asciiTheme="minorHAnsi" w:hAnsiTheme="minorHAnsi" w:cstheme="minorHAnsi"/>
                <w:szCs w:val="20"/>
              </w:rPr>
              <w:t>/12</w:t>
            </w:r>
            <w:r w:rsidR="00766AB6" w:rsidRPr="005819C4">
              <w:rPr>
                <w:rFonts w:asciiTheme="minorHAnsi" w:hAnsiTheme="minorHAnsi" w:cstheme="minorHAnsi"/>
                <w:szCs w:val="20"/>
              </w:rPr>
              <w:t>/2020</w:t>
            </w:r>
          </w:p>
        </w:tc>
        <w:tc>
          <w:tcPr>
            <w:tcW w:w="1506" w:type="pct"/>
            <w:shd w:val="clear" w:color="auto" w:fill="auto"/>
          </w:tcPr>
          <w:p w14:paraId="46FD60A7" w14:textId="49BB25E7" w:rsidR="00BF7B77" w:rsidRPr="005819C4" w:rsidRDefault="00766AB6" w:rsidP="004A4772">
            <w:pPr>
              <w:rPr>
                <w:rFonts w:asciiTheme="minorHAnsi" w:hAnsiTheme="minorHAnsi" w:cstheme="minorHAnsi"/>
                <w:szCs w:val="20"/>
              </w:rPr>
            </w:pPr>
            <w:r w:rsidRPr="005819C4">
              <w:rPr>
                <w:rFonts w:asciiTheme="minorHAnsi" w:hAnsiTheme="minorHAnsi" w:cstheme="minorHAnsi"/>
                <w:szCs w:val="20"/>
              </w:rPr>
              <w:t>Luis Angel Carrillo García</w:t>
            </w:r>
          </w:p>
        </w:tc>
        <w:tc>
          <w:tcPr>
            <w:tcW w:w="1493" w:type="pct"/>
            <w:shd w:val="clear" w:color="auto" w:fill="auto"/>
          </w:tcPr>
          <w:p w14:paraId="05771B71" w14:textId="63B0F8D3" w:rsidR="00BF7B77" w:rsidRPr="005819C4" w:rsidRDefault="00766AB6" w:rsidP="004A4772">
            <w:pPr>
              <w:jc w:val="both"/>
              <w:rPr>
                <w:rFonts w:asciiTheme="minorHAnsi" w:hAnsiTheme="minorHAnsi" w:cstheme="minorHAnsi"/>
                <w:szCs w:val="20"/>
              </w:rPr>
            </w:pPr>
            <w:r w:rsidRPr="005819C4">
              <w:rPr>
                <w:rFonts w:asciiTheme="minorHAnsi" w:hAnsiTheme="minorHAnsi" w:cstheme="minorHAnsi"/>
                <w:szCs w:val="20"/>
              </w:rPr>
              <w:t>Creación del documento</w:t>
            </w:r>
          </w:p>
        </w:tc>
      </w:tr>
      <w:tr w:rsidR="002F3ADA" w:rsidRPr="005819C4" w14:paraId="29B47F30" w14:textId="77777777" w:rsidTr="002174B9">
        <w:trPr>
          <w:trHeight w:val="256"/>
        </w:trPr>
        <w:tc>
          <w:tcPr>
            <w:tcW w:w="742" w:type="pct"/>
            <w:shd w:val="clear" w:color="auto" w:fill="auto"/>
          </w:tcPr>
          <w:p w14:paraId="7D551F56" w14:textId="0F95E111" w:rsidR="002F3ADA" w:rsidRPr="005819C4" w:rsidRDefault="002F3ADA" w:rsidP="004A4772">
            <w:pPr>
              <w:jc w:val="center"/>
              <w:rPr>
                <w:rFonts w:asciiTheme="minorHAnsi" w:hAnsiTheme="minorHAnsi" w:cstheme="minorHAnsi"/>
                <w:sz w:val="20"/>
              </w:rPr>
            </w:pPr>
            <w:r w:rsidRPr="005819C4">
              <w:rPr>
                <w:rFonts w:asciiTheme="minorHAnsi" w:hAnsiTheme="minorHAnsi" w:cstheme="minorHAnsi"/>
                <w:sz w:val="20"/>
              </w:rPr>
              <w:t>1.1</w:t>
            </w:r>
          </w:p>
        </w:tc>
        <w:tc>
          <w:tcPr>
            <w:tcW w:w="1259" w:type="pct"/>
            <w:shd w:val="clear" w:color="auto" w:fill="auto"/>
          </w:tcPr>
          <w:p w14:paraId="45A02060" w14:textId="10B15757" w:rsidR="002F3ADA" w:rsidRPr="005819C4" w:rsidRDefault="002F3ADA" w:rsidP="004A4772">
            <w:pPr>
              <w:jc w:val="center"/>
              <w:rPr>
                <w:rFonts w:asciiTheme="minorHAnsi" w:hAnsiTheme="minorHAnsi" w:cstheme="minorHAnsi"/>
                <w:szCs w:val="20"/>
              </w:rPr>
            </w:pPr>
            <w:r w:rsidRPr="005819C4">
              <w:rPr>
                <w:rFonts w:asciiTheme="minorHAnsi" w:hAnsiTheme="minorHAnsi" w:cstheme="minorHAnsi"/>
                <w:szCs w:val="20"/>
              </w:rPr>
              <w:t>30/12/2020</w:t>
            </w:r>
          </w:p>
        </w:tc>
        <w:tc>
          <w:tcPr>
            <w:tcW w:w="1506" w:type="pct"/>
            <w:shd w:val="clear" w:color="auto" w:fill="auto"/>
          </w:tcPr>
          <w:p w14:paraId="2B06DFB6" w14:textId="4DE4DEDA" w:rsidR="002F3ADA" w:rsidRPr="005819C4" w:rsidRDefault="002F3ADA" w:rsidP="004A4772">
            <w:pPr>
              <w:rPr>
                <w:rFonts w:asciiTheme="minorHAnsi" w:hAnsiTheme="minorHAnsi" w:cstheme="minorHAnsi"/>
                <w:szCs w:val="20"/>
              </w:rPr>
            </w:pPr>
            <w:r w:rsidRPr="005819C4">
              <w:rPr>
                <w:rFonts w:asciiTheme="minorHAnsi" w:hAnsiTheme="minorHAnsi" w:cstheme="minorHAnsi"/>
                <w:szCs w:val="20"/>
              </w:rPr>
              <w:t>Luis Angel Carrillo García</w:t>
            </w:r>
          </w:p>
        </w:tc>
        <w:tc>
          <w:tcPr>
            <w:tcW w:w="1493" w:type="pct"/>
            <w:shd w:val="clear" w:color="auto" w:fill="auto"/>
          </w:tcPr>
          <w:p w14:paraId="4446B419" w14:textId="77777777" w:rsidR="002F3ADA" w:rsidRPr="005819C4" w:rsidRDefault="002F3ADA" w:rsidP="004A4772">
            <w:pPr>
              <w:jc w:val="both"/>
              <w:rPr>
                <w:rFonts w:asciiTheme="minorHAnsi" w:hAnsiTheme="minorHAnsi" w:cstheme="minorHAnsi"/>
                <w:szCs w:val="20"/>
              </w:rPr>
            </w:pPr>
            <w:r w:rsidRPr="005819C4">
              <w:rPr>
                <w:rFonts w:asciiTheme="minorHAnsi" w:hAnsiTheme="minorHAnsi" w:cstheme="minorHAnsi"/>
                <w:szCs w:val="20"/>
              </w:rPr>
              <w:t>Modificación del documento.</w:t>
            </w:r>
          </w:p>
          <w:p w14:paraId="41C124FB" w14:textId="6664495C" w:rsidR="002F3ADA" w:rsidRPr="005819C4" w:rsidRDefault="002F3ADA" w:rsidP="006163A7">
            <w:pPr>
              <w:pStyle w:val="Sinespaciado"/>
              <w:numPr>
                <w:ilvl w:val="0"/>
                <w:numId w:val="24"/>
              </w:numPr>
            </w:pPr>
            <w:r w:rsidRPr="005819C4">
              <w:rPr>
                <w:rFonts w:asciiTheme="minorHAnsi" w:hAnsiTheme="minorHAnsi" w:cstheme="minorHAnsi"/>
                <w:szCs w:val="20"/>
              </w:rPr>
              <w:t>Se agrega la columna “Origen” a la definición de la UE, para identificar de donde se consumirá la información.</w:t>
            </w:r>
          </w:p>
        </w:tc>
      </w:tr>
      <w:tr w:rsidR="004F4949" w:rsidRPr="005819C4" w14:paraId="3AC9D202" w14:textId="77777777" w:rsidTr="002174B9">
        <w:trPr>
          <w:cnfStyle w:val="000000100000" w:firstRow="0" w:lastRow="0" w:firstColumn="0" w:lastColumn="0" w:oddVBand="0" w:evenVBand="0" w:oddHBand="1" w:evenHBand="0" w:firstRowFirstColumn="0" w:firstRowLastColumn="0" w:lastRowFirstColumn="0" w:lastRowLastColumn="0"/>
          <w:trHeight w:val="256"/>
        </w:trPr>
        <w:tc>
          <w:tcPr>
            <w:tcW w:w="742" w:type="pct"/>
            <w:shd w:val="clear" w:color="auto" w:fill="auto"/>
          </w:tcPr>
          <w:p w14:paraId="4F87FB79" w14:textId="6B8A7822" w:rsidR="004F4949" w:rsidRPr="005819C4" w:rsidRDefault="004F4949" w:rsidP="004A4772">
            <w:pPr>
              <w:jc w:val="center"/>
              <w:rPr>
                <w:rFonts w:asciiTheme="minorHAnsi" w:hAnsiTheme="minorHAnsi" w:cstheme="minorHAnsi"/>
                <w:sz w:val="20"/>
              </w:rPr>
            </w:pPr>
            <w:r w:rsidRPr="005819C4">
              <w:rPr>
                <w:rFonts w:asciiTheme="minorHAnsi" w:hAnsiTheme="minorHAnsi" w:cstheme="minorHAnsi"/>
                <w:sz w:val="20"/>
              </w:rPr>
              <w:t>1.2</w:t>
            </w:r>
          </w:p>
        </w:tc>
        <w:tc>
          <w:tcPr>
            <w:tcW w:w="1259" w:type="pct"/>
            <w:shd w:val="clear" w:color="auto" w:fill="auto"/>
          </w:tcPr>
          <w:p w14:paraId="2EC730DE" w14:textId="7E635D11" w:rsidR="004F4949" w:rsidRPr="005819C4" w:rsidRDefault="004F4949" w:rsidP="004A4772">
            <w:pPr>
              <w:jc w:val="center"/>
              <w:rPr>
                <w:rFonts w:asciiTheme="minorHAnsi" w:hAnsiTheme="minorHAnsi" w:cstheme="minorHAnsi"/>
                <w:szCs w:val="20"/>
              </w:rPr>
            </w:pPr>
            <w:r w:rsidRPr="005819C4">
              <w:rPr>
                <w:rFonts w:asciiTheme="minorHAnsi" w:hAnsiTheme="minorHAnsi" w:cstheme="minorHAnsi"/>
                <w:szCs w:val="20"/>
              </w:rPr>
              <w:t>12/03/2021</w:t>
            </w:r>
          </w:p>
        </w:tc>
        <w:tc>
          <w:tcPr>
            <w:tcW w:w="1506" w:type="pct"/>
            <w:shd w:val="clear" w:color="auto" w:fill="auto"/>
          </w:tcPr>
          <w:p w14:paraId="2AAA7B4F" w14:textId="76FBACFB" w:rsidR="004F4949" w:rsidRPr="005819C4" w:rsidRDefault="004F4949" w:rsidP="004A4772">
            <w:pPr>
              <w:rPr>
                <w:rFonts w:asciiTheme="minorHAnsi" w:hAnsiTheme="minorHAnsi" w:cstheme="minorHAnsi"/>
                <w:szCs w:val="20"/>
              </w:rPr>
            </w:pPr>
            <w:r w:rsidRPr="005819C4">
              <w:rPr>
                <w:rFonts w:asciiTheme="minorHAnsi" w:hAnsiTheme="minorHAnsi" w:cstheme="minorHAnsi"/>
                <w:szCs w:val="20"/>
              </w:rPr>
              <w:t>Eliseo Gijon Romero</w:t>
            </w:r>
          </w:p>
        </w:tc>
        <w:tc>
          <w:tcPr>
            <w:tcW w:w="1493" w:type="pct"/>
            <w:shd w:val="clear" w:color="auto" w:fill="auto"/>
          </w:tcPr>
          <w:p w14:paraId="69494430" w14:textId="2EB37532" w:rsidR="004F4949" w:rsidRPr="005819C4" w:rsidRDefault="004F4949" w:rsidP="004A4772">
            <w:pPr>
              <w:jc w:val="both"/>
              <w:rPr>
                <w:rFonts w:asciiTheme="minorHAnsi" w:hAnsiTheme="minorHAnsi" w:cstheme="minorHAnsi"/>
                <w:szCs w:val="20"/>
              </w:rPr>
            </w:pPr>
            <w:r w:rsidRPr="005819C4">
              <w:rPr>
                <w:rFonts w:asciiTheme="minorHAnsi" w:hAnsiTheme="minorHAnsi" w:cstheme="minorHAnsi"/>
                <w:szCs w:val="20"/>
              </w:rPr>
              <w:t>Se agrega información de Split para Soriana WMS</w:t>
            </w:r>
            <w:r w:rsidR="008A5302" w:rsidRPr="005819C4">
              <w:rPr>
                <w:rFonts w:asciiTheme="minorHAnsi" w:hAnsiTheme="minorHAnsi" w:cstheme="minorHAnsi"/>
                <w:szCs w:val="20"/>
              </w:rPr>
              <w:t>.</w:t>
            </w:r>
          </w:p>
        </w:tc>
      </w:tr>
      <w:tr w:rsidR="000F3FDD" w:rsidRPr="005819C4" w14:paraId="28784214" w14:textId="77777777" w:rsidTr="002174B9">
        <w:trPr>
          <w:trHeight w:val="256"/>
          <w:ins w:id="3" w:author="eliseo gijon romero" w:date="2021-04-07T13:11:00Z"/>
        </w:trPr>
        <w:tc>
          <w:tcPr>
            <w:tcW w:w="742" w:type="pct"/>
            <w:shd w:val="clear" w:color="auto" w:fill="auto"/>
          </w:tcPr>
          <w:p w14:paraId="3FB3CDE0" w14:textId="27218937" w:rsidR="000F3FDD" w:rsidRPr="005819C4" w:rsidRDefault="000F3FDD" w:rsidP="000F3FDD">
            <w:pPr>
              <w:jc w:val="center"/>
              <w:rPr>
                <w:ins w:id="4" w:author="eliseo gijon romero" w:date="2021-04-07T13:11:00Z"/>
                <w:rFonts w:asciiTheme="minorHAnsi" w:hAnsiTheme="minorHAnsi" w:cstheme="minorHAnsi"/>
                <w:sz w:val="20"/>
              </w:rPr>
            </w:pPr>
            <w:ins w:id="5" w:author="eliseo gijon romero" w:date="2021-04-07T13:11:00Z">
              <w:r>
                <w:rPr>
                  <w:rFonts w:asciiTheme="minorHAnsi" w:hAnsiTheme="minorHAnsi" w:cstheme="minorHAnsi"/>
                  <w:sz w:val="20"/>
                </w:rPr>
                <w:t>1.3</w:t>
              </w:r>
            </w:ins>
          </w:p>
        </w:tc>
        <w:tc>
          <w:tcPr>
            <w:tcW w:w="1259" w:type="pct"/>
            <w:shd w:val="clear" w:color="auto" w:fill="auto"/>
          </w:tcPr>
          <w:p w14:paraId="6FEDE7BC" w14:textId="77125E32" w:rsidR="000F3FDD" w:rsidRPr="005819C4" w:rsidRDefault="000F3FDD" w:rsidP="000F3FDD">
            <w:pPr>
              <w:jc w:val="center"/>
              <w:rPr>
                <w:ins w:id="6" w:author="eliseo gijon romero" w:date="2021-04-07T13:11:00Z"/>
                <w:rFonts w:asciiTheme="minorHAnsi" w:hAnsiTheme="minorHAnsi" w:cstheme="minorHAnsi"/>
                <w:szCs w:val="20"/>
              </w:rPr>
            </w:pPr>
            <w:ins w:id="7" w:author="eliseo gijon romero" w:date="2021-04-07T13:11:00Z">
              <w:r w:rsidRPr="005819C4">
                <w:rPr>
                  <w:rFonts w:asciiTheme="minorHAnsi" w:hAnsiTheme="minorHAnsi" w:cstheme="minorHAnsi"/>
                  <w:szCs w:val="20"/>
                </w:rPr>
                <w:t>2</w:t>
              </w:r>
            </w:ins>
            <w:ins w:id="8" w:author="eliseo gijon romero" w:date="2021-04-07T13:13:00Z">
              <w:r>
                <w:rPr>
                  <w:rFonts w:asciiTheme="minorHAnsi" w:hAnsiTheme="minorHAnsi" w:cstheme="minorHAnsi"/>
                  <w:szCs w:val="20"/>
                </w:rPr>
                <w:t>9</w:t>
              </w:r>
            </w:ins>
            <w:ins w:id="9" w:author="eliseo gijon romero" w:date="2021-04-07T13:11:00Z">
              <w:r w:rsidRPr="005819C4">
                <w:rPr>
                  <w:rFonts w:asciiTheme="minorHAnsi" w:hAnsiTheme="minorHAnsi" w:cstheme="minorHAnsi"/>
                  <w:szCs w:val="20"/>
                </w:rPr>
                <w:t>/03/2021</w:t>
              </w:r>
            </w:ins>
          </w:p>
        </w:tc>
        <w:tc>
          <w:tcPr>
            <w:tcW w:w="1506" w:type="pct"/>
            <w:shd w:val="clear" w:color="auto" w:fill="auto"/>
          </w:tcPr>
          <w:p w14:paraId="14DFFD94" w14:textId="3465FF36" w:rsidR="000F3FDD" w:rsidRPr="005819C4" w:rsidRDefault="000F3FDD" w:rsidP="000F3FDD">
            <w:pPr>
              <w:rPr>
                <w:ins w:id="10" w:author="eliseo gijon romero" w:date="2021-04-07T13:11:00Z"/>
                <w:rFonts w:asciiTheme="minorHAnsi" w:hAnsiTheme="minorHAnsi" w:cstheme="minorHAnsi"/>
                <w:szCs w:val="20"/>
              </w:rPr>
            </w:pPr>
            <w:proofErr w:type="spellStart"/>
            <w:ins w:id="11" w:author="eliseo gijon romero" w:date="2021-04-07T13:13:00Z">
              <w:r>
                <w:rPr>
                  <w:rFonts w:asciiTheme="minorHAnsi" w:hAnsiTheme="minorHAnsi" w:cstheme="minorHAnsi"/>
                  <w:szCs w:val="20"/>
                </w:rPr>
                <w:t>Team</w:t>
              </w:r>
              <w:proofErr w:type="spellEnd"/>
              <w:r>
                <w:rPr>
                  <w:rFonts w:asciiTheme="minorHAnsi" w:hAnsiTheme="minorHAnsi" w:cstheme="minorHAnsi"/>
                  <w:szCs w:val="20"/>
                </w:rPr>
                <w:t xml:space="preserve"> Soriana</w:t>
              </w:r>
            </w:ins>
          </w:p>
        </w:tc>
        <w:tc>
          <w:tcPr>
            <w:tcW w:w="1493" w:type="pct"/>
            <w:shd w:val="clear" w:color="auto" w:fill="auto"/>
          </w:tcPr>
          <w:p w14:paraId="700FC7FE" w14:textId="16ECCD1C" w:rsidR="000F3FDD" w:rsidRPr="005819C4" w:rsidRDefault="000F3FDD" w:rsidP="000F3FDD">
            <w:pPr>
              <w:jc w:val="both"/>
              <w:rPr>
                <w:ins w:id="12" w:author="eliseo gijon romero" w:date="2021-04-07T13:11:00Z"/>
                <w:rFonts w:asciiTheme="minorHAnsi" w:hAnsiTheme="minorHAnsi" w:cstheme="minorHAnsi"/>
                <w:szCs w:val="20"/>
              </w:rPr>
            </w:pPr>
            <w:ins w:id="13" w:author="eliseo gijon romero" w:date="2021-04-07T13:13:00Z">
              <w:r>
                <w:rPr>
                  <w:rFonts w:asciiTheme="minorHAnsi" w:hAnsiTheme="minorHAnsi" w:cstheme="minorHAnsi"/>
                  <w:szCs w:val="20"/>
                </w:rPr>
                <w:t xml:space="preserve">Validación del </w:t>
              </w:r>
              <w:proofErr w:type="spellStart"/>
              <w:r>
                <w:rPr>
                  <w:rFonts w:asciiTheme="minorHAnsi" w:hAnsiTheme="minorHAnsi" w:cstheme="minorHAnsi"/>
                  <w:szCs w:val="20"/>
                </w:rPr>
                <w:t>Team</w:t>
              </w:r>
              <w:proofErr w:type="spellEnd"/>
              <w:r>
                <w:rPr>
                  <w:rFonts w:asciiTheme="minorHAnsi" w:hAnsiTheme="minorHAnsi" w:cstheme="minorHAnsi"/>
                  <w:szCs w:val="20"/>
                </w:rPr>
                <w:t xml:space="preserve"> Soriana</w:t>
              </w:r>
            </w:ins>
          </w:p>
        </w:tc>
      </w:tr>
      <w:bookmarkEnd w:id="1"/>
    </w:tbl>
    <w:p w14:paraId="3F2B174B" w14:textId="35BC9033" w:rsidR="006E1C51" w:rsidRPr="005819C4" w:rsidRDefault="006E1C51">
      <w:pPr>
        <w:pStyle w:val="TDC1"/>
        <w:tabs>
          <w:tab w:val="right" w:leader="dot" w:pos="10785"/>
        </w:tabs>
      </w:pPr>
    </w:p>
    <w:p w14:paraId="7329693E" w14:textId="77777777" w:rsidR="006E1C51" w:rsidRPr="005819C4" w:rsidRDefault="006E1C51">
      <w:pPr>
        <w:pStyle w:val="TDC1"/>
        <w:tabs>
          <w:tab w:val="right" w:leader="dot" w:pos="9270"/>
        </w:tabs>
        <w:spacing w:after="0"/>
        <w:rPr>
          <w:sz w:val="20"/>
          <w:szCs w:val="20"/>
        </w:rPr>
      </w:pPr>
    </w:p>
    <w:p w14:paraId="16B756ED" w14:textId="77777777" w:rsidR="006E1C51" w:rsidRPr="005819C4" w:rsidRDefault="00A42230">
      <w:pPr>
        <w:pStyle w:val="TDC1"/>
        <w:tabs>
          <w:tab w:val="right" w:leader="dot" w:pos="9270"/>
        </w:tabs>
        <w:spacing w:after="0"/>
      </w:pPr>
      <w:r w:rsidRPr="005819C4">
        <w:rPr>
          <w:rFonts w:ascii="Times New Roman" w:eastAsia="Times New Roman" w:hAnsi="Times New Roman" w:cs="Times New Roman"/>
          <w:b w:val="0"/>
          <w:sz w:val="20"/>
          <w:szCs w:val="20"/>
        </w:rPr>
        <w:br w:type="page"/>
      </w:r>
    </w:p>
    <w:p w14:paraId="17FCA655" w14:textId="77777777" w:rsidR="00D76D74" w:rsidRPr="005819C4" w:rsidRDefault="00D76D74">
      <w:pPr>
        <w:pStyle w:val="Ttulo1"/>
        <w:numPr>
          <w:ilvl w:val="0"/>
          <w:numId w:val="0"/>
        </w:numPr>
        <w:spacing w:before="0" w:after="80"/>
        <w:rPr>
          <w:rFonts w:ascii="Calibri" w:eastAsia="Calibri" w:hAnsi="Calibri" w:cs="Calibri"/>
          <w:color w:val="000000"/>
          <w:sz w:val="28"/>
          <w:szCs w:val="28"/>
        </w:rPr>
      </w:pPr>
      <w:bookmarkStart w:id="14" w:name="01_PRESENTACIÓN_DEL_PRODUCTO_START"/>
      <w:bookmarkStart w:id="15" w:name="FEMSA_CR01_START"/>
      <w:bookmarkEnd w:id="14"/>
      <w:bookmarkEnd w:id="15"/>
    </w:p>
    <w:p w14:paraId="0212AE1C" w14:textId="501A31FD" w:rsidR="006E1C51" w:rsidRPr="005819C4" w:rsidRDefault="00A42230">
      <w:pPr>
        <w:pStyle w:val="Ttulo1"/>
        <w:numPr>
          <w:ilvl w:val="0"/>
          <w:numId w:val="0"/>
        </w:numPr>
        <w:spacing w:before="0" w:after="80"/>
        <w:rPr>
          <w:color w:val="000000"/>
          <w:sz w:val="44"/>
          <w:szCs w:val="36"/>
          <w:u w:val="single"/>
        </w:rPr>
      </w:pPr>
      <w:bookmarkStart w:id="16" w:name="_Toc66451682"/>
      <w:r w:rsidRPr="005819C4">
        <w:rPr>
          <w:rFonts w:ascii="Calibri" w:eastAsia="Calibri" w:hAnsi="Calibri" w:cs="Calibri"/>
          <w:color w:val="000000"/>
          <w:sz w:val="36"/>
          <w:szCs w:val="28"/>
          <w:u w:val="single"/>
        </w:rPr>
        <w:t xml:space="preserve">1. Presentación del </w:t>
      </w:r>
      <w:commentRangeStart w:id="17"/>
      <w:commentRangeStart w:id="18"/>
      <w:r w:rsidRPr="005819C4">
        <w:rPr>
          <w:rFonts w:ascii="Calibri" w:eastAsia="Calibri" w:hAnsi="Calibri" w:cs="Calibri"/>
          <w:color w:val="000000"/>
          <w:sz w:val="36"/>
          <w:szCs w:val="28"/>
          <w:u w:val="single"/>
        </w:rPr>
        <w:t>Producto</w:t>
      </w:r>
      <w:bookmarkEnd w:id="16"/>
      <w:commentRangeEnd w:id="17"/>
      <w:r w:rsidR="000B1485">
        <w:rPr>
          <w:rStyle w:val="Refdecomentario"/>
          <w:rFonts w:eastAsia="Arial"/>
          <w:b w:val="0"/>
        </w:rPr>
        <w:commentReference w:id="17"/>
      </w:r>
      <w:commentRangeEnd w:id="18"/>
      <w:r w:rsidR="006D25C7">
        <w:rPr>
          <w:rStyle w:val="Refdecomentario"/>
          <w:rFonts w:eastAsia="Arial"/>
          <w:b w:val="0"/>
        </w:rPr>
        <w:commentReference w:id="18"/>
      </w:r>
    </w:p>
    <w:p w14:paraId="2C53E46A" w14:textId="77777777" w:rsidR="006E1C51" w:rsidRPr="005819C4" w:rsidRDefault="00A42230" w:rsidP="004834C4">
      <w:pPr>
        <w:pStyle w:val="Ttulo2"/>
        <w:rPr>
          <w:rFonts w:ascii="Calibri" w:eastAsia="Calibri" w:hAnsi="Calibri" w:cs="Calibri"/>
          <w:i w:val="0"/>
          <w:color w:val="000000"/>
        </w:rPr>
      </w:pPr>
      <w:bookmarkStart w:id="19" w:name="01_OBJETIVO_START"/>
      <w:bookmarkStart w:id="20" w:name="_Toc66451683"/>
      <w:bookmarkEnd w:id="19"/>
      <w:r w:rsidRPr="005819C4">
        <w:rPr>
          <w:rFonts w:ascii="Calibri" w:eastAsia="Calibri" w:hAnsi="Calibri" w:cs="Calibri"/>
          <w:i w:val="0"/>
          <w:color w:val="000000"/>
        </w:rPr>
        <w:t>1.1 Objetivo</w:t>
      </w:r>
      <w:bookmarkEnd w:id="20"/>
    </w:p>
    <w:p w14:paraId="296E912C" w14:textId="5225C0EB" w:rsidR="006E1C51" w:rsidRDefault="003A5AEA" w:rsidP="00034583">
      <w:pPr>
        <w:ind w:left="284" w:right="-33"/>
        <w:rPr>
          <w:ins w:id="21" w:author="eliseo gijon romero" w:date="2021-04-07T13:13:00Z"/>
          <w:rFonts w:ascii="Calibri" w:eastAsia="Calibri" w:hAnsi="Calibri" w:cs="Calibri"/>
          <w:color w:val="000000"/>
          <w:sz w:val="20"/>
          <w:szCs w:val="20"/>
        </w:rPr>
      </w:pPr>
      <w:bookmarkStart w:id="22" w:name="01_OBJETIVO_END"/>
      <w:bookmarkStart w:id="23" w:name="BKM_DA969F10_5C96_4122_ABB1_DF095B1F1CD3"/>
      <w:bookmarkEnd w:id="22"/>
      <w:bookmarkEnd w:id="23"/>
      <w:r w:rsidRPr="005819C4">
        <w:rPr>
          <w:rFonts w:ascii="Calibri" w:eastAsia="Calibri" w:hAnsi="Calibri" w:cs="Calibri"/>
          <w:color w:val="000000"/>
          <w:sz w:val="20"/>
          <w:szCs w:val="20"/>
        </w:rPr>
        <w:t xml:space="preserve">Establecer </w:t>
      </w:r>
      <w:r w:rsidR="00A92494" w:rsidRPr="005819C4">
        <w:rPr>
          <w:rFonts w:ascii="Calibri" w:eastAsia="Calibri" w:hAnsi="Calibri" w:cs="Calibri"/>
          <w:color w:val="000000"/>
          <w:sz w:val="20"/>
          <w:szCs w:val="20"/>
        </w:rPr>
        <w:t>la definición</w:t>
      </w:r>
      <w:r w:rsidR="006A3CB0" w:rsidRPr="005819C4">
        <w:rPr>
          <w:rFonts w:ascii="Calibri" w:eastAsia="Calibri" w:hAnsi="Calibri" w:cs="Calibri"/>
          <w:color w:val="000000"/>
          <w:sz w:val="20"/>
          <w:szCs w:val="20"/>
        </w:rPr>
        <w:t xml:space="preserve"> </w:t>
      </w:r>
      <w:r w:rsidR="00FA2782" w:rsidRPr="005819C4">
        <w:rPr>
          <w:rFonts w:ascii="Calibri" w:eastAsia="Calibri" w:hAnsi="Calibri" w:cs="Calibri"/>
          <w:color w:val="000000"/>
          <w:sz w:val="20"/>
          <w:szCs w:val="20"/>
        </w:rPr>
        <w:t xml:space="preserve">de la estructura de la </w:t>
      </w:r>
      <w:r w:rsidR="00915838" w:rsidRPr="005819C4">
        <w:rPr>
          <w:rFonts w:ascii="Calibri" w:eastAsia="Calibri" w:hAnsi="Calibri" w:cs="Calibri"/>
          <w:color w:val="000000"/>
          <w:sz w:val="20"/>
          <w:szCs w:val="20"/>
        </w:rPr>
        <w:t xml:space="preserve">UE </w:t>
      </w:r>
      <w:r w:rsidR="00FA2782" w:rsidRPr="005819C4">
        <w:rPr>
          <w:rFonts w:ascii="Calibri" w:eastAsia="Calibri" w:hAnsi="Calibri" w:cs="Calibri"/>
          <w:color w:val="000000"/>
          <w:sz w:val="20"/>
          <w:szCs w:val="20"/>
        </w:rPr>
        <w:t>de</w:t>
      </w:r>
      <w:r w:rsidR="00915838" w:rsidRPr="005819C4">
        <w:rPr>
          <w:rFonts w:ascii="Calibri" w:eastAsia="Calibri" w:hAnsi="Calibri" w:cs="Calibri"/>
          <w:color w:val="000000"/>
          <w:sz w:val="20"/>
          <w:szCs w:val="20"/>
        </w:rPr>
        <w:t xml:space="preserve"> las </w:t>
      </w:r>
      <w:proofErr w:type="gramStart"/>
      <w:r w:rsidR="00915838" w:rsidRPr="005819C4">
        <w:rPr>
          <w:rFonts w:ascii="Calibri" w:eastAsia="Calibri" w:hAnsi="Calibri" w:cs="Calibri"/>
          <w:color w:val="000000"/>
          <w:sz w:val="20"/>
          <w:szCs w:val="20"/>
        </w:rPr>
        <w:t>ordenes</w:t>
      </w:r>
      <w:proofErr w:type="gramEnd"/>
      <w:r w:rsidR="00915838" w:rsidRPr="005819C4">
        <w:rPr>
          <w:rFonts w:ascii="Calibri" w:eastAsia="Calibri" w:hAnsi="Calibri" w:cs="Calibri"/>
          <w:color w:val="000000"/>
          <w:sz w:val="20"/>
          <w:szCs w:val="20"/>
        </w:rPr>
        <w:t xml:space="preserve"> generadas desde </w:t>
      </w:r>
      <w:r w:rsidR="006A3CB0" w:rsidRPr="005819C4">
        <w:rPr>
          <w:rFonts w:ascii="Calibri" w:eastAsia="Calibri" w:hAnsi="Calibri" w:cs="Calibri"/>
          <w:color w:val="000000"/>
          <w:sz w:val="20"/>
          <w:szCs w:val="20"/>
        </w:rPr>
        <w:t xml:space="preserve">SETC </w:t>
      </w:r>
      <w:r w:rsidR="00A92494" w:rsidRPr="005819C4">
        <w:rPr>
          <w:rFonts w:ascii="Calibri" w:eastAsia="Calibri" w:hAnsi="Calibri" w:cs="Calibri"/>
          <w:color w:val="000000"/>
          <w:sz w:val="20"/>
          <w:szCs w:val="20"/>
        </w:rPr>
        <w:t>para ser procesadas por el OMS</w:t>
      </w:r>
      <w:r w:rsidR="003A0293" w:rsidRPr="005819C4">
        <w:rPr>
          <w:rFonts w:ascii="Calibri" w:eastAsia="Calibri" w:hAnsi="Calibri" w:cs="Calibri"/>
          <w:color w:val="000000"/>
          <w:sz w:val="20"/>
          <w:szCs w:val="20"/>
        </w:rPr>
        <w:t>.</w:t>
      </w:r>
    </w:p>
    <w:p w14:paraId="7437D665" w14:textId="61390BDA" w:rsidR="006D25C7" w:rsidRPr="005819C4" w:rsidRDefault="006D25C7" w:rsidP="00034583">
      <w:pPr>
        <w:ind w:left="284" w:right="-33"/>
      </w:pPr>
      <w:ins w:id="24" w:author="eliseo gijon romero" w:date="2021-04-07T13:13:00Z">
        <w:r>
          <w:rPr>
            <w:rFonts w:ascii="Calibri" w:eastAsia="Calibri" w:hAnsi="Calibri" w:cs="Calibri"/>
            <w:color w:val="000000"/>
            <w:sz w:val="20"/>
            <w:szCs w:val="20"/>
          </w:rPr>
          <w:t>Cabe menci</w:t>
        </w:r>
        <w:r w:rsidR="00B04B85">
          <w:rPr>
            <w:rFonts w:ascii="Calibri" w:eastAsia="Calibri" w:hAnsi="Calibri" w:cs="Calibri"/>
            <w:color w:val="000000"/>
            <w:sz w:val="20"/>
            <w:szCs w:val="20"/>
          </w:rPr>
          <w:t xml:space="preserve">onar que este documento que se </w:t>
        </w:r>
      </w:ins>
      <w:proofErr w:type="spellStart"/>
      <w:ins w:id="25" w:author="eliseo gijon romero" w:date="2021-04-07T13:16:00Z">
        <w:r w:rsidR="00B04B85">
          <w:rPr>
            <w:rFonts w:ascii="Calibri" w:eastAsia="Calibri" w:hAnsi="Calibri" w:cs="Calibri"/>
            <w:color w:val="000000"/>
            <w:sz w:val="20"/>
            <w:szCs w:val="20"/>
          </w:rPr>
          <w:t>elaboro</w:t>
        </w:r>
      </w:ins>
      <w:proofErr w:type="spellEnd"/>
      <w:ins w:id="26" w:author="eliseo gijon romero" w:date="2021-04-07T13:13:00Z">
        <w:r>
          <w:rPr>
            <w:rFonts w:ascii="Calibri" w:eastAsia="Calibri" w:hAnsi="Calibri" w:cs="Calibri"/>
            <w:color w:val="000000"/>
            <w:sz w:val="20"/>
            <w:szCs w:val="20"/>
          </w:rPr>
          <w:t xml:space="preserve"> para cubrir el requerimiento de </w:t>
        </w:r>
      </w:ins>
      <w:ins w:id="27" w:author="eliseo gijon romero" w:date="2021-04-07T13:14:00Z">
        <w:r>
          <w:rPr>
            <w:rFonts w:ascii="Calibri" w:eastAsia="Calibri" w:hAnsi="Calibri" w:cs="Calibri"/>
            <w:color w:val="000000"/>
            <w:sz w:val="20"/>
            <w:szCs w:val="20"/>
          </w:rPr>
          <w:t>SETC, ahora será extendido para la operación de SORIANA.COM</w:t>
        </w:r>
      </w:ins>
    </w:p>
    <w:p w14:paraId="11C41696" w14:textId="77777777" w:rsidR="006E1C51" w:rsidRPr="005819C4" w:rsidRDefault="00A42230">
      <w:pPr>
        <w:pStyle w:val="Ttulo2"/>
        <w:tabs>
          <w:tab w:val="left" w:pos="860"/>
        </w:tabs>
        <w:rPr>
          <w:rFonts w:ascii="Calibri" w:eastAsia="Calibri" w:hAnsi="Calibri" w:cs="Calibri"/>
          <w:i w:val="0"/>
          <w:color w:val="000000"/>
        </w:rPr>
      </w:pPr>
      <w:bookmarkStart w:id="28" w:name="02_ALCANCE_START"/>
      <w:bookmarkStart w:id="29" w:name="_Toc66451684"/>
      <w:bookmarkEnd w:id="28"/>
      <w:r w:rsidRPr="005819C4">
        <w:rPr>
          <w:rFonts w:ascii="Calibri" w:eastAsia="Calibri" w:hAnsi="Calibri" w:cs="Calibri"/>
          <w:i w:val="0"/>
          <w:color w:val="000000"/>
        </w:rPr>
        <w:t>1.2 Alcance</w:t>
      </w:r>
      <w:bookmarkEnd w:id="29"/>
    </w:p>
    <w:p w14:paraId="27A27827" w14:textId="2E28CAD3" w:rsidR="008406C3" w:rsidRPr="005819C4" w:rsidRDefault="008406C3" w:rsidP="00B57B47">
      <w:pPr>
        <w:pStyle w:val="Prrafodelista"/>
        <w:numPr>
          <w:ilvl w:val="0"/>
          <w:numId w:val="17"/>
        </w:numPr>
        <w:rPr>
          <w:color w:val="000000"/>
        </w:rPr>
      </w:pPr>
      <w:r w:rsidRPr="005819C4">
        <w:rPr>
          <w:rFonts w:ascii="Calibri" w:eastAsia="Calibri" w:hAnsi="Calibri" w:cs="Calibri"/>
          <w:color w:val="000000"/>
        </w:rPr>
        <w:t xml:space="preserve">Definición de estructura </w:t>
      </w:r>
      <w:r w:rsidR="00FA2782" w:rsidRPr="005819C4">
        <w:rPr>
          <w:rFonts w:ascii="Calibri" w:eastAsia="Calibri" w:hAnsi="Calibri" w:cs="Calibri"/>
          <w:color w:val="000000"/>
        </w:rPr>
        <w:t xml:space="preserve">de la </w:t>
      </w:r>
      <w:r w:rsidR="00915838" w:rsidRPr="005819C4">
        <w:rPr>
          <w:rFonts w:ascii="Calibri" w:eastAsia="Calibri" w:hAnsi="Calibri" w:cs="Calibri"/>
          <w:color w:val="000000"/>
        </w:rPr>
        <w:t>UE</w:t>
      </w:r>
      <w:r w:rsidR="003B7975" w:rsidRPr="005819C4">
        <w:rPr>
          <w:rFonts w:ascii="Calibri" w:eastAsia="Calibri" w:hAnsi="Calibri" w:cs="Calibri"/>
          <w:color w:val="000000"/>
        </w:rPr>
        <w:t xml:space="preserve"> para procesar la orden de SETC </w:t>
      </w:r>
      <w:r w:rsidR="00BC7EF3" w:rsidRPr="005819C4">
        <w:rPr>
          <w:rFonts w:ascii="Calibri" w:eastAsia="Calibri" w:hAnsi="Calibri" w:cs="Calibri"/>
          <w:color w:val="000000"/>
        </w:rPr>
        <w:t xml:space="preserve">para realizar el </w:t>
      </w:r>
      <w:r w:rsidR="00FA2782" w:rsidRPr="005819C4">
        <w:rPr>
          <w:rFonts w:ascii="Calibri" w:eastAsia="Calibri" w:hAnsi="Calibri" w:cs="Calibri"/>
          <w:color w:val="000000"/>
        </w:rPr>
        <w:t xml:space="preserve">proceso de </w:t>
      </w:r>
      <w:r w:rsidR="00BC7EF3" w:rsidRPr="005819C4">
        <w:rPr>
          <w:rFonts w:ascii="Calibri" w:eastAsia="Calibri" w:hAnsi="Calibri" w:cs="Calibri"/>
          <w:color w:val="000000"/>
        </w:rPr>
        <w:t>surtido</w:t>
      </w:r>
    </w:p>
    <w:p w14:paraId="28126332" w14:textId="2B51BAF7" w:rsidR="006E1C51" w:rsidRPr="005819C4" w:rsidRDefault="000F1B2C">
      <w:pPr>
        <w:pStyle w:val="Ttulo2"/>
        <w:tabs>
          <w:tab w:val="left" w:pos="860"/>
        </w:tabs>
        <w:rPr>
          <w:rFonts w:ascii="Calibri" w:eastAsia="Calibri" w:hAnsi="Calibri" w:cs="Calibri"/>
          <w:i w:val="0"/>
          <w:color w:val="000000"/>
        </w:rPr>
      </w:pPr>
      <w:bookmarkStart w:id="30" w:name="03_SISTEMAS_INVOLUCRADOS_START"/>
      <w:bookmarkStart w:id="31" w:name="04_NO_CONTEMPLA_START"/>
      <w:bookmarkStart w:id="32" w:name="_Toc66451685"/>
      <w:bookmarkEnd w:id="30"/>
      <w:bookmarkEnd w:id="31"/>
      <w:r w:rsidRPr="005819C4">
        <w:rPr>
          <w:rFonts w:ascii="Calibri" w:eastAsia="Calibri" w:hAnsi="Calibri" w:cs="Calibri"/>
          <w:i w:val="0"/>
          <w:color w:val="000000"/>
        </w:rPr>
        <w:t>1.3</w:t>
      </w:r>
      <w:r w:rsidR="00A42230" w:rsidRPr="005819C4">
        <w:rPr>
          <w:rFonts w:ascii="Calibri" w:eastAsia="Calibri" w:hAnsi="Calibri" w:cs="Calibri"/>
          <w:i w:val="0"/>
          <w:color w:val="000000"/>
        </w:rPr>
        <w:t xml:space="preserve"> </w:t>
      </w:r>
      <w:r w:rsidR="001C4357" w:rsidRPr="005819C4">
        <w:rPr>
          <w:rFonts w:ascii="Calibri" w:eastAsia="Calibri" w:hAnsi="Calibri" w:cs="Calibri"/>
          <w:i w:val="0"/>
          <w:color w:val="000000"/>
        </w:rPr>
        <w:t>Fuera de Alcance</w:t>
      </w:r>
      <w:bookmarkEnd w:id="32"/>
    </w:p>
    <w:p w14:paraId="00E0CE09" w14:textId="690A519F" w:rsidR="002737B2" w:rsidRPr="005819C4" w:rsidRDefault="00915838" w:rsidP="00851A14">
      <w:pPr>
        <w:pStyle w:val="Prrafodelista"/>
        <w:numPr>
          <w:ilvl w:val="0"/>
          <w:numId w:val="18"/>
        </w:numPr>
        <w:rPr>
          <w:rFonts w:ascii="Calibri" w:eastAsia="Calibri" w:hAnsi="Calibri" w:cs="Calibri"/>
          <w:color w:val="000000"/>
        </w:rPr>
      </w:pPr>
      <w:bookmarkStart w:id="33" w:name="04_NO_CONTEMPLA_END"/>
      <w:bookmarkStart w:id="34" w:name="BKM_D12DFB90_9D3C_4222_8CB6_588E9E075580"/>
      <w:bookmarkEnd w:id="33"/>
      <w:bookmarkEnd w:id="34"/>
      <w:r w:rsidRPr="005819C4">
        <w:rPr>
          <w:rFonts w:ascii="Calibri" w:eastAsia="Calibri" w:hAnsi="Calibri" w:cs="Calibri"/>
          <w:color w:val="000000"/>
        </w:rPr>
        <w:t xml:space="preserve">Definición de estructura </w:t>
      </w:r>
      <w:r w:rsidR="00FA2782" w:rsidRPr="005819C4">
        <w:rPr>
          <w:rFonts w:ascii="Calibri" w:eastAsia="Calibri" w:hAnsi="Calibri" w:cs="Calibri"/>
          <w:color w:val="000000"/>
        </w:rPr>
        <w:t xml:space="preserve">de la UE para procesar la orden de </w:t>
      </w:r>
      <w:r w:rsidR="002737B2" w:rsidRPr="005819C4">
        <w:rPr>
          <w:rFonts w:ascii="Calibri" w:eastAsia="Calibri" w:hAnsi="Calibri" w:cs="Calibri"/>
          <w:color w:val="000000"/>
        </w:rPr>
        <w:t>Soriana.com</w:t>
      </w:r>
      <w:r w:rsidRPr="005819C4">
        <w:rPr>
          <w:rFonts w:ascii="Calibri" w:eastAsia="Calibri" w:hAnsi="Calibri" w:cs="Calibri"/>
          <w:color w:val="000000"/>
        </w:rPr>
        <w:t xml:space="preserve"> para realizar el</w:t>
      </w:r>
      <w:r w:rsidR="00FA2782" w:rsidRPr="005819C4">
        <w:rPr>
          <w:rFonts w:ascii="Calibri" w:eastAsia="Calibri" w:hAnsi="Calibri" w:cs="Calibri"/>
          <w:color w:val="000000"/>
        </w:rPr>
        <w:t xml:space="preserve"> proceso de</w:t>
      </w:r>
      <w:r w:rsidRPr="005819C4">
        <w:rPr>
          <w:rFonts w:ascii="Calibri" w:eastAsia="Calibri" w:hAnsi="Calibri" w:cs="Calibri"/>
          <w:color w:val="000000"/>
        </w:rPr>
        <w:t xml:space="preserve"> surtido</w:t>
      </w:r>
    </w:p>
    <w:p w14:paraId="261D5970" w14:textId="0DD1D20F" w:rsidR="006E1C51" w:rsidRPr="005819C4" w:rsidRDefault="000F1B2C" w:rsidP="00C33948">
      <w:pPr>
        <w:pStyle w:val="Ttulo2"/>
        <w:tabs>
          <w:tab w:val="left" w:pos="860"/>
        </w:tabs>
        <w:rPr>
          <w:rFonts w:ascii="Calibri" w:eastAsia="Calibri" w:hAnsi="Calibri" w:cs="Calibri"/>
          <w:i w:val="0"/>
          <w:color w:val="000000"/>
        </w:rPr>
      </w:pPr>
      <w:bookmarkStart w:id="35" w:name="_Toc66451686"/>
      <w:r w:rsidRPr="005819C4">
        <w:rPr>
          <w:rFonts w:ascii="Calibri" w:eastAsia="Calibri" w:hAnsi="Calibri" w:cs="Calibri"/>
          <w:i w:val="0"/>
          <w:color w:val="000000"/>
        </w:rPr>
        <w:t>1.4</w:t>
      </w:r>
      <w:r w:rsidR="00A42230" w:rsidRPr="005819C4">
        <w:rPr>
          <w:rFonts w:ascii="Calibri" w:eastAsia="Calibri" w:hAnsi="Calibri" w:cs="Calibri"/>
          <w:i w:val="0"/>
          <w:color w:val="000000"/>
        </w:rPr>
        <w:t xml:space="preserve"> Definición, Acrónimos y Abreviaturas</w:t>
      </w:r>
      <w:bookmarkEnd w:id="35"/>
    </w:p>
    <w:tbl>
      <w:tblPr>
        <w:tblW w:w="5000" w:type="pct"/>
        <w:tblLook w:val="04A0" w:firstRow="1" w:lastRow="0" w:firstColumn="1" w:lastColumn="0" w:noHBand="0" w:noVBand="1"/>
      </w:tblPr>
      <w:tblGrid>
        <w:gridCol w:w="2309"/>
        <w:gridCol w:w="8342"/>
      </w:tblGrid>
      <w:tr w:rsidR="006E1C51" w:rsidRPr="005819C4" w14:paraId="05F464B6" w14:textId="77777777" w:rsidTr="002174B9">
        <w:trPr>
          <w:trHeight w:val="410"/>
        </w:trPr>
        <w:tc>
          <w:tcPr>
            <w:tcW w:w="1084" w:type="pct"/>
            <w:tcBorders>
              <w:top w:val="single" w:sz="4" w:space="0" w:color="auto"/>
              <w:left w:val="single" w:sz="4" w:space="0" w:color="auto"/>
              <w:bottom w:val="single" w:sz="4" w:space="0" w:color="auto"/>
              <w:right w:val="single" w:sz="4" w:space="0" w:color="auto"/>
            </w:tcBorders>
            <w:shd w:val="clear" w:color="auto" w:fill="A6A6A6"/>
            <w:tcMar>
              <w:top w:w="0" w:type="dxa"/>
              <w:left w:w="108" w:type="dxa"/>
              <w:bottom w:w="0" w:type="dxa"/>
              <w:right w:w="108" w:type="dxa"/>
            </w:tcMar>
            <w:vAlign w:val="center"/>
          </w:tcPr>
          <w:p w14:paraId="4EFCE731" w14:textId="77777777" w:rsidR="006E1C51" w:rsidRPr="005819C4" w:rsidRDefault="00A42230">
            <w:pPr>
              <w:jc w:val="center"/>
              <w:rPr>
                <w:b/>
                <w:color w:val="000000"/>
                <w:sz w:val="20"/>
                <w:szCs w:val="20"/>
              </w:rPr>
            </w:pPr>
            <w:r w:rsidRPr="005819C4">
              <w:rPr>
                <w:rFonts w:ascii="Calibri" w:eastAsia="Calibri" w:hAnsi="Calibri" w:cs="Calibri"/>
                <w:b/>
                <w:color w:val="FFFFFF"/>
                <w:sz w:val="22"/>
                <w:szCs w:val="22"/>
              </w:rPr>
              <w:t>Abreviación</w:t>
            </w:r>
          </w:p>
        </w:tc>
        <w:tc>
          <w:tcPr>
            <w:tcW w:w="3916" w:type="pct"/>
            <w:tcBorders>
              <w:top w:val="single" w:sz="4" w:space="0" w:color="auto"/>
              <w:left w:val="single" w:sz="4" w:space="0" w:color="auto"/>
              <w:bottom w:val="single" w:sz="4" w:space="0" w:color="auto"/>
              <w:right w:val="single" w:sz="4" w:space="0" w:color="auto"/>
            </w:tcBorders>
            <w:shd w:val="clear" w:color="auto" w:fill="A6A6A6"/>
            <w:tcMar>
              <w:top w:w="0" w:type="dxa"/>
              <w:left w:w="108" w:type="dxa"/>
              <w:bottom w:w="0" w:type="dxa"/>
              <w:right w:w="108" w:type="dxa"/>
            </w:tcMar>
            <w:vAlign w:val="center"/>
          </w:tcPr>
          <w:p w14:paraId="573E23E8" w14:textId="77777777" w:rsidR="006E1C51" w:rsidRPr="005819C4" w:rsidRDefault="00A42230">
            <w:pPr>
              <w:jc w:val="center"/>
              <w:rPr>
                <w:b/>
                <w:color w:val="000000"/>
                <w:sz w:val="20"/>
                <w:szCs w:val="20"/>
              </w:rPr>
            </w:pPr>
            <w:r w:rsidRPr="005819C4">
              <w:rPr>
                <w:rFonts w:ascii="Calibri" w:eastAsia="Calibri" w:hAnsi="Calibri" w:cs="Calibri"/>
                <w:b/>
                <w:color w:val="FFFFFF"/>
                <w:sz w:val="22"/>
                <w:szCs w:val="22"/>
              </w:rPr>
              <w:t>Descripción</w:t>
            </w:r>
          </w:p>
        </w:tc>
      </w:tr>
      <w:tr w:rsidR="006E1C51" w:rsidRPr="005819C4" w14:paraId="21014762" w14:textId="77777777" w:rsidTr="002174B9">
        <w:tc>
          <w:tcPr>
            <w:tcW w:w="1084"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0BC83D0A" w14:textId="28DD4A88" w:rsidR="006E1C51" w:rsidRPr="005819C4" w:rsidRDefault="001C4357">
            <w:pPr>
              <w:jc w:val="both"/>
              <w:rPr>
                <w:color w:val="000000"/>
                <w:sz w:val="20"/>
                <w:szCs w:val="20"/>
              </w:rPr>
            </w:pPr>
            <w:r w:rsidRPr="005819C4">
              <w:rPr>
                <w:color w:val="000000"/>
                <w:sz w:val="20"/>
                <w:szCs w:val="20"/>
              </w:rPr>
              <w:t>OMS</w:t>
            </w:r>
          </w:p>
        </w:tc>
        <w:tc>
          <w:tcPr>
            <w:tcW w:w="3916"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1BDA4E79" w14:textId="310F1A36" w:rsidR="006E1C51" w:rsidRPr="005819C4" w:rsidRDefault="001C4357">
            <w:pPr>
              <w:jc w:val="both"/>
              <w:rPr>
                <w:color w:val="000000"/>
                <w:sz w:val="20"/>
                <w:szCs w:val="20"/>
              </w:rPr>
            </w:pPr>
            <w:proofErr w:type="spellStart"/>
            <w:r w:rsidRPr="005819C4">
              <w:rPr>
                <w:color w:val="000000"/>
                <w:sz w:val="20"/>
                <w:szCs w:val="20"/>
              </w:rPr>
              <w:t>Operations</w:t>
            </w:r>
            <w:proofErr w:type="spellEnd"/>
            <w:r w:rsidRPr="005819C4">
              <w:rPr>
                <w:color w:val="000000"/>
                <w:sz w:val="20"/>
                <w:szCs w:val="20"/>
              </w:rPr>
              <w:t xml:space="preserve"> Management Suite</w:t>
            </w:r>
          </w:p>
        </w:tc>
      </w:tr>
      <w:tr w:rsidR="006E1C51" w:rsidRPr="005819C4" w14:paraId="33CFA867" w14:textId="77777777" w:rsidTr="002174B9">
        <w:tc>
          <w:tcPr>
            <w:tcW w:w="1084"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491C42C2" w14:textId="1386C219" w:rsidR="006E1C51" w:rsidRPr="005819C4" w:rsidRDefault="00F1444E">
            <w:pPr>
              <w:jc w:val="both"/>
              <w:rPr>
                <w:color w:val="000000"/>
                <w:sz w:val="20"/>
                <w:szCs w:val="20"/>
              </w:rPr>
            </w:pPr>
            <w:r w:rsidRPr="005819C4">
              <w:rPr>
                <w:color w:val="000000"/>
                <w:sz w:val="20"/>
                <w:szCs w:val="20"/>
              </w:rPr>
              <w:t>SETC</w:t>
            </w:r>
          </w:p>
        </w:tc>
        <w:tc>
          <w:tcPr>
            <w:tcW w:w="3916"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5C39E33E" w14:textId="1DED955D" w:rsidR="006E1C51" w:rsidRPr="005819C4" w:rsidRDefault="001C4357">
            <w:pPr>
              <w:jc w:val="both"/>
              <w:rPr>
                <w:color w:val="000000"/>
                <w:sz w:val="20"/>
                <w:szCs w:val="20"/>
              </w:rPr>
            </w:pPr>
            <w:proofErr w:type="spellStart"/>
            <w:r w:rsidRPr="005819C4">
              <w:rPr>
                <w:color w:val="000000"/>
                <w:sz w:val="20"/>
                <w:szCs w:val="20"/>
              </w:rPr>
              <w:t>Super</w:t>
            </w:r>
            <w:proofErr w:type="spellEnd"/>
            <w:r w:rsidRPr="005819C4">
              <w:rPr>
                <w:color w:val="000000"/>
                <w:sz w:val="20"/>
                <w:szCs w:val="20"/>
              </w:rPr>
              <w:t xml:space="preserve"> En Tu Casa</w:t>
            </w:r>
          </w:p>
        </w:tc>
      </w:tr>
      <w:tr w:rsidR="00085D0B" w:rsidRPr="005819C4" w14:paraId="5F90B6F9" w14:textId="77777777" w:rsidTr="002174B9">
        <w:tc>
          <w:tcPr>
            <w:tcW w:w="1084"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79905D8A" w14:textId="40A8E453" w:rsidR="00085D0B" w:rsidRPr="005819C4" w:rsidRDefault="00085D0B">
            <w:pPr>
              <w:jc w:val="both"/>
              <w:rPr>
                <w:color w:val="000000"/>
                <w:sz w:val="20"/>
                <w:szCs w:val="20"/>
              </w:rPr>
            </w:pPr>
            <w:r w:rsidRPr="005819C4">
              <w:rPr>
                <w:color w:val="000000"/>
                <w:sz w:val="20"/>
                <w:szCs w:val="20"/>
              </w:rPr>
              <w:t>UE</w:t>
            </w:r>
          </w:p>
        </w:tc>
        <w:tc>
          <w:tcPr>
            <w:tcW w:w="3916"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3261734A" w14:textId="6D627CB2" w:rsidR="00085D0B" w:rsidRPr="005819C4" w:rsidRDefault="00085D0B" w:rsidP="008A3999">
            <w:pPr>
              <w:jc w:val="both"/>
              <w:rPr>
                <w:color w:val="000000"/>
                <w:sz w:val="20"/>
                <w:szCs w:val="20"/>
              </w:rPr>
            </w:pPr>
            <w:r w:rsidRPr="005819C4">
              <w:rPr>
                <w:color w:val="000000"/>
                <w:sz w:val="20"/>
                <w:szCs w:val="20"/>
              </w:rPr>
              <w:t>Unidad de Ejecución</w:t>
            </w:r>
            <w:ins w:id="36" w:author="Alcántara Ávila, Humberto" w:date="2021-03-18T16:25:00Z">
              <w:r w:rsidR="008A3999">
                <w:rPr>
                  <w:color w:val="000000"/>
                  <w:sz w:val="20"/>
                  <w:szCs w:val="20"/>
                </w:rPr>
                <w:t xml:space="preserve"> </w:t>
              </w:r>
            </w:ins>
            <w:ins w:id="37" w:author="Alcántara Ávila, Humberto" w:date="2021-03-18T16:26:00Z">
              <w:r w:rsidR="008A3999">
                <w:rPr>
                  <w:color w:val="000000"/>
                  <w:sz w:val="20"/>
                  <w:szCs w:val="20"/>
                </w:rPr>
                <w:t>= Consignación</w:t>
              </w:r>
            </w:ins>
          </w:p>
        </w:tc>
      </w:tr>
      <w:tr w:rsidR="008A5302" w:rsidRPr="005819C4" w14:paraId="59FB98BD" w14:textId="77777777" w:rsidTr="002174B9">
        <w:tc>
          <w:tcPr>
            <w:tcW w:w="1084"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52559100" w14:textId="298C1F7F" w:rsidR="008A5302" w:rsidRPr="005819C4" w:rsidRDefault="008A5302">
            <w:pPr>
              <w:jc w:val="both"/>
              <w:rPr>
                <w:color w:val="000000"/>
                <w:sz w:val="20"/>
                <w:szCs w:val="20"/>
              </w:rPr>
            </w:pPr>
            <w:r w:rsidRPr="005819C4">
              <w:rPr>
                <w:color w:val="000000"/>
                <w:sz w:val="20"/>
                <w:szCs w:val="20"/>
              </w:rPr>
              <w:t>Geolocalización</w:t>
            </w:r>
          </w:p>
        </w:tc>
        <w:tc>
          <w:tcPr>
            <w:tcW w:w="3916"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37A898D3" w14:textId="6BEC2A55" w:rsidR="008A5302" w:rsidRPr="005819C4" w:rsidRDefault="008A5302">
            <w:pPr>
              <w:jc w:val="both"/>
              <w:rPr>
                <w:color w:val="000000"/>
                <w:sz w:val="20"/>
                <w:szCs w:val="20"/>
              </w:rPr>
            </w:pPr>
            <w:r w:rsidRPr="005819C4">
              <w:rPr>
                <w:color w:val="000000"/>
                <w:sz w:val="20"/>
                <w:szCs w:val="20"/>
              </w:rPr>
              <w:t>Se refiere a la capacidad de tener la ubicación geográfica real de un objeto o lugar.</w:t>
            </w:r>
          </w:p>
        </w:tc>
      </w:tr>
    </w:tbl>
    <w:p w14:paraId="645AE96A" w14:textId="77D7000E" w:rsidR="006A3CB0" w:rsidRPr="005819C4" w:rsidRDefault="006A3CB0" w:rsidP="006A3CB0">
      <w:pPr>
        <w:spacing w:after="1"/>
        <w:ind w:right="313"/>
        <w:rPr>
          <w:rFonts w:ascii="Calibri" w:eastAsia="Calibri" w:hAnsi="Calibri" w:cs="Calibri"/>
          <w:color w:val="000000"/>
          <w:sz w:val="20"/>
          <w:szCs w:val="20"/>
        </w:rPr>
      </w:pPr>
      <w:bookmarkStart w:id="38" w:name="06_DEFINICIÓN_DE_ACRÓNIMOS_Y_ABREVIATURA"/>
      <w:bookmarkStart w:id="39" w:name="BKM_3ABA848D_7EC1_432F_B905_CE9FEA5519EF"/>
      <w:bookmarkStart w:id="40" w:name="01_PRESENTACIÓN_DEL_PRODUCTO_END"/>
      <w:bookmarkStart w:id="41" w:name="BKM_E2A6C0B4_0FEA_4957_B986_567B6EF3EE54"/>
      <w:bookmarkStart w:id="42" w:name="02_MODELO_ARQUITECTURA_START"/>
      <w:bookmarkStart w:id="43" w:name="03_REFERENCIAS_DE_ESTANDARES_USADOS_END"/>
      <w:bookmarkStart w:id="44" w:name="BKM_35C1D8CF_7435_4D1B_AAB9_F7AA8E11709E"/>
      <w:bookmarkStart w:id="45" w:name="05_SEGURIDAD_START"/>
      <w:bookmarkStart w:id="46" w:name="01_REQUERIMIENTOS_DE_ENTRADA_Y_SALIDA_ST"/>
      <w:bookmarkEnd w:id="38"/>
      <w:bookmarkEnd w:id="39"/>
      <w:bookmarkEnd w:id="40"/>
      <w:bookmarkEnd w:id="41"/>
      <w:bookmarkEnd w:id="42"/>
      <w:bookmarkEnd w:id="43"/>
      <w:bookmarkEnd w:id="44"/>
      <w:bookmarkEnd w:id="45"/>
      <w:bookmarkEnd w:id="46"/>
    </w:p>
    <w:p w14:paraId="0E2A07C2" w14:textId="77777777" w:rsidR="006D1333" w:rsidRPr="005819C4" w:rsidRDefault="006D1333" w:rsidP="006A3CB0">
      <w:pPr>
        <w:spacing w:after="1"/>
        <w:ind w:right="313"/>
        <w:rPr>
          <w:rFonts w:ascii="Calibri" w:eastAsia="Calibri" w:hAnsi="Calibri" w:cs="Calibri"/>
          <w:color w:val="000000"/>
          <w:sz w:val="20"/>
          <w:szCs w:val="20"/>
        </w:rPr>
      </w:pPr>
    </w:p>
    <w:p w14:paraId="6A009A84" w14:textId="17F06D8C" w:rsidR="006A3CB0" w:rsidRPr="005819C4" w:rsidRDefault="000F4570" w:rsidP="004834C4">
      <w:pPr>
        <w:pStyle w:val="Ttulo1"/>
        <w:numPr>
          <w:ilvl w:val="0"/>
          <w:numId w:val="0"/>
        </w:numPr>
        <w:spacing w:before="0" w:after="80"/>
        <w:rPr>
          <w:rFonts w:ascii="Calibri" w:eastAsia="Calibri" w:hAnsi="Calibri" w:cs="Calibri"/>
          <w:color w:val="000000"/>
          <w:sz w:val="36"/>
          <w:szCs w:val="28"/>
          <w:u w:val="single"/>
        </w:rPr>
      </w:pPr>
      <w:bookmarkStart w:id="47" w:name="_Toc66451687"/>
      <w:r w:rsidRPr="005819C4">
        <w:rPr>
          <w:rFonts w:ascii="Calibri" w:eastAsia="Calibri" w:hAnsi="Calibri" w:cs="Calibri"/>
          <w:color w:val="000000"/>
          <w:sz w:val="36"/>
          <w:szCs w:val="28"/>
          <w:u w:val="single"/>
        </w:rPr>
        <w:t>2</w:t>
      </w:r>
      <w:r w:rsidR="006A3CB0" w:rsidRPr="005819C4">
        <w:rPr>
          <w:rFonts w:ascii="Calibri" w:eastAsia="Calibri" w:hAnsi="Calibri" w:cs="Calibri"/>
          <w:color w:val="000000"/>
          <w:sz w:val="36"/>
          <w:szCs w:val="28"/>
          <w:u w:val="single"/>
        </w:rPr>
        <w:t xml:space="preserve">. </w:t>
      </w:r>
      <w:r w:rsidR="009654A0" w:rsidRPr="005819C4">
        <w:rPr>
          <w:rFonts w:ascii="Calibri" w:eastAsia="Calibri" w:hAnsi="Calibri" w:cs="Calibri"/>
          <w:color w:val="000000"/>
          <w:sz w:val="36"/>
          <w:szCs w:val="28"/>
          <w:u w:val="single"/>
        </w:rPr>
        <w:t>UE</w:t>
      </w:r>
      <w:r w:rsidR="006A3CB0" w:rsidRPr="005819C4">
        <w:rPr>
          <w:rFonts w:ascii="Calibri" w:eastAsia="Calibri" w:hAnsi="Calibri" w:cs="Calibri"/>
          <w:color w:val="000000"/>
          <w:sz w:val="36"/>
          <w:szCs w:val="28"/>
          <w:u w:val="single"/>
        </w:rPr>
        <w:t xml:space="preserve"> de Orden</w:t>
      </w:r>
      <w:bookmarkEnd w:id="47"/>
    </w:p>
    <w:p w14:paraId="37BBCC0C" w14:textId="7AFC9714" w:rsidR="000D0F4D" w:rsidRPr="005819C4" w:rsidRDefault="00085D0B" w:rsidP="006A3CB0">
      <w:pPr>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rPr>
        <w:t xml:space="preserve">Al recibir </w:t>
      </w:r>
      <w:r w:rsidR="00625E31" w:rsidRPr="005819C4">
        <w:rPr>
          <w:rFonts w:ascii="Calibri" w:eastAsia="Calibri" w:hAnsi="Calibri" w:cs="Calibri"/>
          <w:color w:val="000000"/>
          <w:sz w:val="20"/>
          <w:szCs w:val="20"/>
        </w:rPr>
        <w:t xml:space="preserve">las ordenes generadas desde el sistema </w:t>
      </w:r>
      <w:r w:rsidRPr="005819C4">
        <w:rPr>
          <w:rFonts w:ascii="Calibri" w:eastAsia="Calibri" w:hAnsi="Calibri" w:cs="Calibri"/>
          <w:color w:val="000000"/>
          <w:sz w:val="20"/>
          <w:szCs w:val="20"/>
        </w:rPr>
        <w:t xml:space="preserve">SETC, se </w:t>
      </w:r>
      <w:r w:rsidR="000F4570" w:rsidRPr="005819C4">
        <w:rPr>
          <w:rFonts w:ascii="Calibri" w:eastAsia="Calibri" w:hAnsi="Calibri" w:cs="Calibri"/>
          <w:color w:val="000000"/>
          <w:sz w:val="20"/>
          <w:szCs w:val="20"/>
        </w:rPr>
        <w:t>realiza</w:t>
      </w:r>
      <w:r w:rsidRPr="005819C4">
        <w:rPr>
          <w:rFonts w:ascii="Calibri" w:eastAsia="Calibri" w:hAnsi="Calibri" w:cs="Calibri"/>
          <w:color w:val="000000"/>
          <w:sz w:val="20"/>
          <w:szCs w:val="20"/>
        </w:rPr>
        <w:t xml:space="preserve"> el </w:t>
      </w:r>
      <w:proofErr w:type="spellStart"/>
      <w:r w:rsidRPr="005819C4">
        <w:rPr>
          <w:rFonts w:ascii="Calibri" w:eastAsia="Calibri" w:hAnsi="Calibri" w:cs="Calibri"/>
          <w:color w:val="000000"/>
          <w:sz w:val="20"/>
          <w:szCs w:val="20"/>
        </w:rPr>
        <w:t>split</w:t>
      </w:r>
      <w:proofErr w:type="spellEnd"/>
      <w:r w:rsidRPr="005819C4">
        <w:rPr>
          <w:rFonts w:ascii="Calibri" w:eastAsia="Calibri" w:hAnsi="Calibri" w:cs="Calibri"/>
          <w:color w:val="000000"/>
          <w:sz w:val="20"/>
          <w:szCs w:val="20"/>
        </w:rPr>
        <w:t xml:space="preserve"> de la orden,</w:t>
      </w:r>
      <w:r w:rsidR="003B7975" w:rsidRPr="005819C4">
        <w:rPr>
          <w:rFonts w:ascii="Calibri" w:eastAsia="Calibri" w:hAnsi="Calibri" w:cs="Calibri"/>
          <w:color w:val="000000"/>
          <w:sz w:val="20"/>
          <w:szCs w:val="20"/>
        </w:rPr>
        <w:t xml:space="preserve"> el cual en base a esa definición </w:t>
      </w:r>
      <w:r w:rsidR="006D4304" w:rsidRPr="005819C4">
        <w:rPr>
          <w:rFonts w:ascii="Calibri" w:eastAsia="Calibri" w:hAnsi="Calibri" w:cs="Calibri"/>
          <w:color w:val="000000"/>
          <w:sz w:val="20"/>
          <w:szCs w:val="20"/>
        </w:rPr>
        <w:t>generará</w:t>
      </w:r>
      <w:r w:rsidR="003B7975" w:rsidRPr="005819C4">
        <w:rPr>
          <w:rFonts w:ascii="Calibri" w:eastAsia="Calibri" w:hAnsi="Calibri" w:cs="Calibri"/>
          <w:color w:val="000000"/>
          <w:sz w:val="20"/>
          <w:szCs w:val="20"/>
        </w:rPr>
        <w:t xml:space="preserve"> la UE correspondiente para</w:t>
      </w:r>
      <w:r w:rsidR="001439BC" w:rsidRPr="005819C4">
        <w:rPr>
          <w:rFonts w:ascii="Calibri" w:eastAsia="Calibri" w:hAnsi="Calibri" w:cs="Calibri"/>
          <w:color w:val="000000"/>
          <w:sz w:val="20"/>
          <w:szCs w:val="20"/>
        </w:rPr>
        <w:t xml:space="preserve"> realizar el proceso de surtido posteriormente.</w:t>
      </w:r>
    </w:p>
    <w:p w14:paraId="19FB0675" w14:textId="350ED070" w:rsidR="006D1333" w:rsidRPr="005819C4" w:rsidRDefault="006D1333" w:rsidP="006A3CB0">
      <w:pPr>
        <w:spacing w:after="1"/>
        <w:ind w:right="313"/>
        <w:rPr>
          <w:rFonts w:ascii="Calibri" w:eastAsia="Calibri" w:hAnsi="Calibri" w:cs="Calibri"/>
          <w:color w:val="000000"/>
          <w:sz w:val="20"/>
          <w:szCs w:val="20"/>
        </w:rPr>
      </w:pPr>
    </w:p>
    <w:p w14:paraId="7BCE76F6" w14:textId="77ADAC7E" w:rsidR="00085D0B" w:rsidRPr="005819C4" w:rsidRDefault="003B7975" w:rsidP="00543127">
      <w:pPr>
        <w:spacing w:after="1"/>
        <w:ind w:right="313"/>
        <w:jc w:val="center"/>
        <w:rPr>
          <w:rFonts w:ascii="Calibri" w:eastAsia="Calibri" w:hAnsi="Calibri" w:cs="Calibri"/>
          <w:color w:val="000000"/>
          <w:sz w:val="20"/>
          <w:szCs w:val="20"/>
        </w:rPr>
      </w:pPr>
      <w:r w:rsidRPr="005819C4">
        <w:rPr>
          <w:rFonts w:ascii="Calibri" w:eastAsia="Calibri" w:hAnsi="Calibri" w:cs="Calibri"/>
          <w:noProof/>
          <w:color w:val="000000"/>
          <w:sz w:val="20"/>
          <w:szCs w:val="20"/>
        </w:rPr>
        <w:drawing>
          <wp:inline distT="0" distB="0" distL="0" distR="0" wp14:anchorId="49AA1D74" wp14:editId="10D5DDE1">
            <wp:extent cx="4038600" cy="944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8600" cy="944880"/>
                    </a:xfrm>
                    <a:prstGeom prst="rect">
                      <a:avLst/>
                    </a:prstGeom>
                    <a:noFill/>
                    <a:ln>
                      <a:noFill/>
                    </a:ln>
                  </pic:spPr>
                </pic:pic>
              </a:graphicData>
            </a:graphic>
          </wp:inline>
        </w:drawing>
      </w:r>
    </w:p>
    <w:p w14:paraId="7ED2CCC7" w14:textId="21AC36E1" w:rsidR="006D1333" w:rsidRPr="005819C4" w:rsidRDefault="00854265" w:rsidP="0030027D">
      <w:pPr>
        <w:spacing w:after="1"/>
        <w:ind w:right="313"/>
        <w:jc w:val="center"/>
        <w:rPr>
          <w:rFonts w:ascii="Calibri" w:eastAsia="Calibri" w:hAnsi="Calibri" w:cs="Calibri"/>
          <w:color w:val="000000"/>
          <w:sz w:val="20"/>
          <w:szCs w:val="20"/>
        </w:rPr>
      </w:pPr>
      <w:r w:rsidRPr="005819C4">
        <w:rPr>
          <w:rFonts w:ascii="Calibri" w:eastAsia="Calibri" w:hAnsi="Calibri" w:cs="Calibri"/>
          <w:color w:val="000000"/>
          <w:sz w:val="20"/>
          <w:szCs w:val="20"/>
        </w:rPr>
        <w:t xml:space="preserve">Fig.1.0 </w:t>
      </w:r>
      <w:r w:rsidR="009654A0" w:rsidRPr="005819C4">
        <w:rPr>
          <w:rFonts w:ascii="Calibri" w:eastAsia="Calibri" w:hAnsi="Calibri" w:cs="Calibri"/>
          <w:color w:val="000000"/>
          <w:sz w:val="20"/>
          <w:szCs w:val="20"/>
        </w:rPr>
        <w:t>Generación de UE de surtido</w:t>
      </w:r>
    </w:p>
    <w:p w14:paraId="0A5CE6E4" w14:textId="47EA01E3" w:rsidR="006D4304" w:rsidRPr="005819C4" w:rsidRDefault="006D4304" w:rsidP="00543127">
      <w:pPr>
        <w:spacing w:after="1"/>
        <w:ind w:right="313"/>
        <w:rPr>
          <w:rFonts w:ascii="Calibri" w:eastAsia="Calibri" w:hAnsi="Calibri" w:cs="Calibri"/>
          <w:color w:val="000000"/>
          <w:sz w:val="20"/>
          <w:szCs w:val="20"/>
        </w:rPr>
      </w:pPr>
    </w:p>
    <w:p w14:paraId="75FEEC11" w14:textId="07B46F1D" w:rsidR="004D31EA" w:rsidRPr="005819C4" w:rsidRDefault="004D31EA" w:rsidP="00543127">
      <w:pPr>
        <w:spacing w:after="1"/>
        <w:ind w:right="313"/>
        <w:rPr>
          <w:rFonts w:ascii="Calibri" w:eastAsia="Calibri" w:hAnsi="Calibri" w:cs="Calibri"/>
          <w:color w:val="000000"/>
          <w:sz w:val="20"/>
          <w:szCs w:val="20"/>
        </w:rPr>
      </w:pPr>
    </w:p>
    <w:p w14:paraId="005A816C" w14:textId="77777777" w:rsidR="00CD4CEF" w:rsidRPr="005819C4" w:rsidRDefault="00CD4CEF" w:rsidP="00543127">
      <w:pPr>
        <w:spacing w:after="1"/>
        <w:ind w:right="313"/>
        <w:rPr>
          <w:rFonts w:ascii="Calibri" w:eastAsia="Calibri" w:hAnsi="Calibri" w:cs="Calibri"/>
          <w:color w:val="000000"/>
          <w:sz w:val="20"/>
          <w:szCs w:val="20"/>
        </w:rPr>
      </w:pPr>
    </w:p>
    <w:p w14:paraId="2B23A9AF" w14:textId="77777777" w:rsidR="00CD4CEF" w:rsidRPr="005819C4" w:rsidRDefault="00CD4CEF" w:rsidP="00543127">
      <w:pPr>
        <w:spacing w:after="1"/>
        <w:ind w:right="313"/>
        <w:rPr>
          <w:rFonts w:ascii="Calibri" w:eastAsia="Calibri" w:hAnsi="Calibri" w:cs="Calibri"/>
          <w:color w:val="000000"/>
          <w:sz w:val="20"/>
          <w:szCs w:val="20"/>
        </w:rPr>
      </w:pPr>
    </w:p>
    <w:p w14:paraId="123160D1" w14:textId="77777777" w:rsidR="00CD4CEF" w:rsidRPr="005819C4" w:rsidRDefault="00CD4CEF" w:rsidP="00543127">
      <w:pPr>
        <w:spacing w:after="1"/>
        <w:ind w:right="313"/>
        <w:rPr>
          <w:rFonts w:ascii="Calibri" w:eastAsia="Calibri" w:hAnsi="Calibri" w:cs="Calibri"/>
          <w:color w:val="000000"/>
          <w:sz w:val="20"/>
          <w:szCs w:val="20"/>
        </w:rPr>
      </w:pPr>
    </w:p>
    <w:p w14:paraId="0B5BE34F" w14:textId="77777777" w:rsidR="00CD4CEF" w:rsidRPr="005819C4" w:rsidRDefault="00CD4CEF" w:rsidP="00543127">
      <w:pPr>
        <w:spacing w:after="1"/>
        <w:ind w:right="313"/>
        <w:rPr>
          <w:rFonts w:ascii="Calibri" w:eastAsia="Calibri" w:hAnsi="Calibri" w:cs="Calibri"/>
          <w:color w:val="000000"/>
          <w:sz w:val="20"/>
          <w:szCs w:val="20"/>
        </w:rPr>
      </w:pPr>
    </w:p>
    <w:p w14:paraId="5F2BF5B6" w14:textId="77777777" w:rsidR="00CD4CEF" w:rsidRPr="005819C4" w:rsidRDefault="00CD4CEF" w:rsidP="00543127">
      <w:pPr>
        <w:spacing w:after="1"/>
        <w:ind w:right="313"/>
        <w:rPr>
          <w:rFonts w:ascii="Calibri" w:eastAsia="Calibri" w:hAnsi="Calibri" w:cs="Calibri"/>
          <w:color w:val="000000"/>
          <w:sz w:val="20"/>
          <w:szCs w:val="20"/>
        </w:rPr>
      </w:pPr>
    </w:p>
    <w:p w14:paraId="347E20CF" w14:textId="77777777" w:rsidR="00CD4CEF" w:rsidRPr="005819C4" w:rsidRDefault="00CD4CEF" w:rsidP="00543127">
      <w:pPr>
        <w:spacing w:after="1"/>
        <w:ind w:right="313"/>
        <w:rPr>
          <w:rFonts w:ascii="Calibri" w:eastAsia="Calibri" w:hAnsi="Calibri" w:cs="Calibri"/>
          <w:color w:val="000000"/>
          <w:sz w:val="20"/>
          <w:szCs w:val="20"/>
        </w:rPr>
      </w:pPr>
    </w:p>
    <w:p w14:paraId="65BD68EF" w14:textId="77777777" w:rsidR="00CD4CEF" w:rsidRPr="005819C4" w:rsidRDefault="00CD4CEF" w:rsidP="00543127">
      <w:pPr>
        <w:spacing w:after="1"/>
        <w:ind w:right="313"/>
        <w:rPr>
          <w:rFonts w:ascii="Calibri" w:eastAsia="Calibri" w:hAnsi="Calibri" w:cs="Calibri"/>
          <w:color w:val="000000"/>
          <w:sz w:val="20"/>
          <w:szCs w:val="20"/>
        </w:rPr>
      </w:pPr>
    </w:p>
    <w:p w14:paraId="2E6F7A75" w14:textId="77777777" w:rsidR="00CD4CEF" w:rsidRPr="005819C4" w:rsidRDefault="00CD4CEF" w:rsidP="00543127">
      <w:pPr>
        <w:spacing w:after="1"/>
        <w:ind w:right="313"/>
        <w:rPr>
          <w:rFonts w:ascii="Calibri" w:eastAsia="Calibri" w:hAnsi="Calibri" w:cs="Calibri"/>
          <w:color w:val="000000"/>
          <w:sz w:val="20"/>
          <w:szCs w:val="20"/>
        </w:rPr>
      </w:pPr>
    </w:p>
    <w:p w14:paraId="05B9A7FC" w14:textId="77777777" w:rsidR="00CD4CEF" w:rsidRPr="005819C4" w:rsidRDefault="00CD4CEF" w:rsidP="00543127">
      <w:pPr>
        <w:spacing w:after="1"/>
        <w:ind w:right="313"/>
        <w:rPr>
          <w:rFonts w:ascii="Calibri" w:eastAsia="Calibri" w:hAnsi="Calibri" w:cs="Calibri"/>
          <w:color w:val="000000"/>
          <w:sz w:val="20"/>
          <w:szCs w:val="20"/>
        </w:rPr>
      </w:pPr>
    </w:p>
    <w:p w14:paraId="3E6E1AFB" w14:textId="77777777" w:rsidR="00CD4CEF" w:rsidRPr="005819C4" w:rsidRDefault="00CD4CEF" w:rsidP="00543127">
      <w:pPr>
        <w:spacing w:after="1"/>
        <w:ind w:right="313"/>
        <w:rPr>
          <w:rFonts w:ascii="Calibri" w:eastAsia="Calibri" w:hAnsi="Calibri" w:cs="Calibri"/>
          <w:color w:val="000000"/>
          <w:sz w:val="20"/>
          <w:szCs w:val="20"/>
        </w:rPr>
      </w:pPr>
    </w:p>
    <w:p w14:paraId="210DDE03" w14:textId="77777777" w:rsidR="00CD4CEF" w:rsidRPr="005819C4" w:rsidRDefault="00CD4CEF" w:rsidP="00543127">
      <w:pPr>
        <w:spacing w:after="1"/>
        <w:ind w:right="313"/>
        <w:rPr>
          <w:rFonts w:ascii="Calibri" w:eastAsia="Calibri" w:hAnsi="Calibri" w:cs="Calibri"/>
          <w:color w:val="000000"/>
          <w:sz w:val="20"/>
          <w:szCs w:val="20"/>
        </w:rPr>
      </w:pPr>
    </w:p>
    <w:p w14:paraId="2C0ACFDD" w14:textId="77777777" w:rsidR="00CD4CEF" w:rsidRPr="005819C4" w:rsidRDefault="00CD4CEF" w:rsidP="00543127">
      <w:pPr>
        <w:spacing w:after="1"/>
        <w:ind w:right="313"/>
        <w:rPr>
          <w:rFonts w:ascii="Calibri" w:eastAsia="Calibri" w:hAnsi="Calibri" w:cs="Calibri"/>
          <w:color w:val="000000"/>
          <w:sz w:val="20"/>
          <w:szCs w:val="20"/>
        </w:rPr>
      </w:pPr>
    </w:p>
    <w:p w14:paraId="35D522A9" w14:textId="77777777" w:rsidR="00CD4CEF" w:rsidRPr="005819C4" w:rsidRDefault="00CD4CEF" w:rsidP="00543127">
      <w:pPr>
        <w:spacing w:after="1"/>
        <w:ind w:right="313"/>
        <w:rPr>
          <w:rFonts w:ascii="Calibri" w:eastAsia="Calibri" w:hAnsi="Calibri" w:cs="Calibri"/>
          <w:color w:val="000000"/>
          <w:sz w:val="20"/>
          <w:szCs w:val="20"/>
        </w:rPr>
      </w:pPr>
    </w:p>
    <w:p w14:paraId="01D6012E" w14:textId="40FA5F02" w:rsidR="00543127" w:rsidRPr="005819C4" w:rsidRDefault="00980C0C" w:rsidP="00543127">
      <w:pPr>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rPr>
        <w:t xml:space="preserve">La UE deberá contar con la siguiente estructura para ser procesada </w:t>
      </w:r>
      <w:r w:rsidR="00E16881" w:rsidRPr="005819C4">
        <w:rPr>
          <w:rFonts w:ascii="Calibri" w:eastAsia="Calibri" w:hAnsi="Calibri" w:cs="Calibri"/>
          <w:color w:val="000000"/>
          <w:sz w:val="20"/>
          <w:szCs w:val="20"/>
        </w:rPr>
        <w:t>por el OMS</w:t>
      </w:r>
      <w:r w:rsidR="00CD4B12" w:rsidRPr="005819C4">
        <w:rPr>
          <w:rFonts w:ascii="Calibri" w:eastAsia="Calibri" w:hAnsi="Calibri" w:cs="Calibri"/>
          <w:color w:val="000000"/>
          <w:sz w:val="20"/>
          <w:szCs w:val="20"/>
        </w:rPr>
        <w:t xml:space="preserve">. Se agrega la referencia del campo XML de donde se extraerá la información de la orden y la etapa en la cual la información será procesada. </w:t>
      </w:r>
    </w:p>
    <w:p w14:paraId="5899F877" w14:textId="4F9F3CC0" w:rsidR="00E23909" w:rsidRPr="005819C4" w:rsidRDefault="00E23909" w:rsidP="00543127">
      <w:pPr>
        <w:spacing w:after="1"/>
        <w:ind w:right="313"/>
        <w:rPr>
          <w:rFonts w:ascii="Calibri" w:eastAsia="Calibri" w:hAnsi="Calibri" w:cs="Calibri"/>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1843"/>
        <w:gridCol w:w="1276"/>
        <w:gridCol w:w="1704"/>
        <w:gridCol w:w="3423"/>
      </w:tblGrid>
      <w:tr w:rsidR="002E279B" w:rsidRPr="005819C4" w14:paraId="0792F371" w14:textId="26F793F2" w:rsidTr="008A5302">
        <w:trPr>
          <w:trHeight w:val="410"/>
        </w:trPr>
        <w:tc>
          <w:tcPr>
            <w:tcW w:w="1129" w:type="pct"/>
            <w:shd w:val="clear" w:color="auto" w:fill="A6A6A6"/>
            <w:tcMar>
              <w:top w:w="0" w:type="dxa"/>
              <w:left w:w="108" w:type="dxa"/>
              <w:bottom w:w="0" w:type="dxa"/>
              <w:right w:w="108" w:type="dxa"/>
            </w:tcMar>
            <w:vAlign w:val="center"/>
          </w:tcPr>
          <w:p w14:paraId="53555995" w14:textId="2C499629" w:rsidR="002E279B" w:rsidRPr="005819C4" w:rsidRDefault="002E279B" w:rsidP="00CD4B12">
            <w:pPr>
              <w:pStyle w:val="Sinespaciado"/>
              <w:rPr>
                <w:color w:val="000000"/>
                <w:sz w:val="20"/>
                <w:szCs w:val="20"/>
              </w:rPr>
            </w:pPr>
            <w:r w:rsidRPr="005819C4">
              <w:t>Datos UE</w:t>
            </w:r>
          </w:p>
        </w:tc>
        <w:tc>
          <w:tcPr>
            <w:tcW w:w="865" w:type="pct"/>
            <w:shd w:val="clear" w:color="auto" w:fill="A6A6A6"/>
            <w:tcMar>
              <w:top w:w="0" w:type="dxa"/>
              <w:left w:w="108" w:type="dxa"/>
              <w:bottom w:w="0" w:type="dxa"/>
              <w:right w:w="108" w:type="dxa"/>
            </w:tcMar>
            <w:vAlign w:val="center"/>
          </w:tcPr>
          <w:p w14:paraId="0C5A8452" w14:textId="5EE7AF0E" w:rsidR="002E279B" w:rsidRPr="005819C4" w:rsidRDefault="002E279B" w:rsidP="00CD4B12">
            <w:pPr>
              <w:pStyle w:val="Sinespaciado"/>
            </w:pPr>
            <w:r w:rsidRPr="005819C4">
              <w:t>Campo JSON</w:t>
            </w:r>
          </w:p>
        </w:tc>
        <w:tc>
          <w:tcPr>
            <w:tcW w:w="599" w:type="pct"/>
            <w:shd w:val="clear" w:color="auto" w:fill="A6A6A6"/>
            <w:vAlign w:val="center"/>
          </w:tcPr>
          <w:p w14:paraId="30E0BBB7" w14:textId="425F191B" w:rsidR="002E279B" w:rsidRPr="005819C4" w:rsidRDefault="002E279B" w:rsidP="00CD4B12">
            <w:pPr>
              <w:pStyle w:val="Sinespaciado"/>
            </w:pPr>
            <w:r w:rsidRPr="005819C4">
              <w:t xml:space="preserve">Campo </w:t>
            </w:r>
            <w:r w:rsidR="00CD4B12" w:rsidRPr="005819C4">
              <w:t xml:space="preserve">Origen </w:t>
            </w:r>
            <w:r w:rsidRPr="005819C4">
              <w:t>XML</w:t>
            </w:r>
          </w:p>
        </w:tc>
        <w:tc>
          <w:tcPr>
            <w:tcW w:w="800" w:type="pct"/>
            <w:shd w:val="clear" w:color="auto" w:fill="A6A6A6"/>
          </w:tcPr>
          <w:p w14:paraId="1C3ADD65" w14:textId="791DDDD4" w:rsidR="002E279B" w:rsidRPr="005819C4" w:rsidRDefault="002E279B" w:rsidP="00CD4B12">
            <w:pPr>
              <w:pStyle w:val="Sinespaciado"/>
            </w:pPr>
            <w:r w:rsidRPr="005819C4">
              <w:t>Etapa</w:t>
            </w:r>
          </w:p>
        </w:tc>
        <w:tc>
          <w:tcPr>
            <w:tcW w:w="1607" w:type="pct"/>
            <w:shd w:val="clear" w:color="auto" w:fill="A6A6A6"/>
            <w:vAlign w:val="center"/>
          </w:tcPr>
          <w:p w14:paraId="1E359D74" w14:textId="2301EF02" w:rsidR="002E279B" w:rsidRPr="005819C4" w:rsidRDefault="002E279B" w:rsidP="00CD4B12">
            <w:pPr>
              <w:pStyle w:val="Sinespaciado"/>
            </w:pPr>
            <w:r w:rsidRPr="005819C4">
              <w:t>Descripción</w:t>
            </w:r>
          </w:p>
        </w:tc>
      </w:tr>
      <w:tr w:rsidR="002E279B" w:rsidRPr="005819C4" w14:paraId="78748AE8" w14:textId="77777777" w:rsidTr="00FA37DF">
        <w:trPr>
          <w:trHeight w:val="297"/>
        </w:trPr>
        <w:tc>
          <w:tcPr>
            <w:tcW w:w="5000" w:type="pct"/>
            <w:gridSpan w:val="5"/>
            <w:shd w:val="clear" w:color="auto" w:fill="BF8F00" w:themeFill="accent4" w:themeFillShade="BF"/>
          </w:tcPr>
          <w:p w14:paraId="742988DD" w14:textId="194C31FA" w:rsidR="002E279B" w:rsidRPr="005819C4" w:rsidRDefault="002E279B" w:rsidP="00CD4B12">
            <w:pPr>
              <w:pStyle w:val="Sinespaciado"/>
              <w:rPr>
                <w:b/>
                <w:color w:val="FFFFFF" w:themeColor="background1"/>
              </w:rPr>
            </w:pPr>
            <w:r w:rsidRPr="005819C4">
              <w:rPr>
                <w:b/>
                <w:color w:val="FFFFFF" w:themeColor="background1"/>
              </w:rPr>
              <w:t>Orden</w:t>
            </w:r>
          </w:p>
        </w:tc>
      </w:tr>
      <w:tr w:rsidR="006F3218" w:rsidRPr="005819C4" w14:paraId="333A27CF" w14:textId="51B4A33E" w:rsidTr="008A5302">
        <w:trPr>
          <w:trHeight w:val="410"/>
        </w:trPr>
        <w:tc>
          <w:tcPr>
            <w:tcW w:w="1129" w:type="pct"/>
            <w:shd w:val="clear" w:color="auto" w:fill="auto"/>
            <w:tcMar>
              <w:top w:w="0" w:type="dxa"/>
              <w:left w:w="108" w:type="dxa"/>
              <w:bottom w:w="0" w:type="dxa"/>
              <w:right w:w="108" w:type="dxa"/>
            </w:tcMar>
            <w:vAlign w:val="center"/>
          </w:tcPr>
          <w:p w14:paraId="2B91EBA0" w14:textId="7A69F53F" w:rsidR="006F3218" w:rsidRPr="005819C4" w:rsidRDefault="006F3218" w:rsidP="00CD4B12">
            <w:pPr>
              <w:pStyle w:val="Sinespaciado"/>
            </w:pPr>
            <w:r w:rsidRPr="005819C4">
              <w:t>Número orden</w:t>
            </w:r>
          </w:p>
        </w:tc>
        <w:tc>
          <w:tcPr>
            <w:tcW w:w="865" w:type="pct"/>
            <w:shd w:val="clear" w:color="auto" w:fill="auto"/>
            <w:tcMar>
              <w:top w:w="0" w:type="dxa"/>
              <w:left w:w="108" w:type="dxa"/>
              <w:bottom w:w="0" w:type="dxa"/>
              <w:right w:w="108" w:type="dxa"/>
            </w:tcMar>
            <w:vAlign w:val="center"/>
          </w:tcPr>
          <w:p w14:paraId="18092E19" w14:textId="3ECB08B9" w:rsidR="006F3218" w:rsidRPr="005819C4" w:rsidRDefault="006F3218" w:rsidP="00CD4B12">
            <w:pPr>
              <w:pStyle w:val="Sinespaciado"/>
            </w:pPr>
            <w:proofErr w:type="spellStart"/>
            <w:r w:rsidRPr="005819C4">
              <w:t>order</w:t>
            </w:r>
            <w:proofErr w:type="spellEnd"/>
            <w:r w:rsidRPr="005819C4">
              <w:t>-no</w:t>
            </w:r>
          </w:p>
        </w:tc>
        <w:tc>
          <w:tcPr>
            <w:tcW w:w="599" w:type="pct"/>
            <w:vAlign w:val="center"/>
          </w:tcPr>
          <w:p w14:paraId="78649147" w14:textId="6C3DAEB3" w:rsidR="006F3218" w:rsidRPr="005819C4" w:rsidRDefault="006F3218" w:rsidP="00CD4B12">
            <w:pPr>
              <w:pStyle w:val="Sinespaciado"/>
            </w:pPr>
            <w:r w:rsidRPr="005819C4">
              <w:t>&lt;</w:t>
            </w:r>
            <w:proofErr w:type="spellStart"/>
            <w:r w:rsidRPr="005819C4">
              <w:t>order</w:t>
            </w:r>
            <w:proofErr w:type="spellEnd"/>
            <w:r w:rsidRPr="005819C4">
              <w:t xml:space="preserve"> </w:t>
            </w:r>
            <w:proofErr w:type="spellStart"/>
            <w:r w:rsidRPr="005819C4">
              <w:t>order</w:t>
            </w:r>
            <w:proofErr w:type="spellEnd"/>
            <w:r w:rsidRPr="005819C4">
              <w:t>-no&gt;</w:t>
            </w:r>
          </w:p>
        </w:tc>
        <w:tc>
          <w:tcPr>
            <w:tcW w:w="800" w:type="pct"/>
            <w:vMerge w:val="restart"/>
            <w:vAlign w:val="center"/>
          </w:tcPr>
          <w:p w14:paraId="3D471256" w14:textId="25EB6FE5" w:rsidR="006F3218" w:rsidRPr="005819C4" w:rsidRDefault="006F3218" w:rsidP="00CD4B12">
            <w:pPr>
              <w:pStyle w:val="Sinespaciado"/>
              <w:rPr>
                <w:color w:val="000000"/>
                <w:sz w:val="20"/>
                <w:szCs w:val="20"/>
              </w:rPr>
            </w:pPr>
            <w:r w:rsidRPr="005819C4">
              <w:rPr>
                <w:color w:val="000000"/>
                <w:sz w:val="20"/>
                <w:szCs w:val="20"/>
              </w:rPr>
              <w:t>Split Ordenes</w:t>
            </w:r>
          </w:p>
        </w:tc>
        <w:tc>
          <w:tcPr>
            <w:tcW w:w="1607" w:type="pct"/>
            <w:vAlign w:val="center"/>
          </w:tcPr>
          <w:p w14:paraId="5C6522BE" w14:textId="474334D9" w:rsidR="006F3218" w:rsidRPr="005819C4" w:rsidRDefault="006F3218" w:rsidP="00CD4B12">
            <w:pPr>
              <w:pStyle w:val="Sinespaciado"/>
            </w:pPr>
            <w:r w:rsidRPr="005819C4">
              <w:t>Contiene el número de la orden maestra generada.</w:t>
            </w:r>
          </w:p>
        </w:tc>
      </w:tr>
      <w:tr w:rsidR="006F3218" w:rsidRPr="005819C4" w14:paraId="58388AC1" w14:textId="5E7A66FF" w:rsidTr="008A5302">
        <w:tc>
          <w:tcPr>
            <w:tcW w:w="1129" w:type="pct"/>
            <w:shd w:val="clear" w:color="auto" w:fill="auto"/>
            <w:tcMar>
              <w:top w:w="0" w:type="dxa"/>
              <w:left w:w="108" w:type="dxa"/>
              <w:bottom w:w="0" w:type="dxa"/>
              <w:right w:w="108" w:type="dxa"/>
            </w:tcMar>
            <w:vAlign w:val="center"/>
          </w:tcPr>
          <w:p w14:paraId="591608EA" w14:textId="68A182B0" w:rsidR="006F3218" w:rsidRPr="005819C4" w:rsidRDefault="006F3218" w:rsidP="00CD4B12">
            <w:pPr>
              <w:pStyle w:val="Sinespaciado"/>
            </w:pPr>
            <w:r w:rsidRPr="005819C4">
              <w:t>Orden</w:t>
            </w:r>
          </w:p>
        </w:tc>
        <w:tc>
          <w:tcPr>
            <w:tcW w:w="865" w:type="pct"/>
            <w:shd w:val="clear" w:color="auto" w:fill="auto"/>
            <w:tcMar>
              <w:top w:w="0" w:type="dxa"/>
              <w:left w:w="108" w:type="dxa"/>
              <w:bottom w:w="0" w:type="dxa"/>
              <w:right w:w="108" w:type="dxa"/>
            </w:tcMar>
            <w:vAlign w:val="center"/>
          </w:tcPr>
          <w:p w14:paraId="46E19C5E" w14:textId="6E83E92B" w:rsidR="006F3218" w:rsidRPr="005819C4" w:rsidRDefault="006F3218" w:rsidP="00CD4B12">
            <w:pPr>
              <w:pStyle w:val="Sinespaciado"/>
            </w:pPr>
            <w:proofErr w:type="spellStart"/>
            <w:r w:rsidRPr="005819C4">
              <w:t>order</w:t>
            </w:r>
            <w:proofErr w:type="spellEnd"/>
          </w:p>
        </w:tc>
        <w:tc>
          <w:tcPr>
            <w:tcW w:w="599" w:type="pct"/>
            <w:vAlign w:val="center"/>
          </w:tcPr>
          <w:p w14:paraId="67A5537C" w14:textId="1CFA67C9" w:rsidR="006F3218" w:rsidRPr="005819C4" w:rsidRDefault="006F3218" w:rsidP="00CD4B12">
            <w:pPr>
              <w:pStyle w:val="Sinespaciado"/>
            </w:pPr>
            <w:proofErr w:type="spellStart"/>
            <w:r w:rsidRPr="005819C4">
              <w:t>String</w:t>
            </w:r>
            <w:proofErr w:type="spellEnd"/>
            <w:r w:rsidRPr="005819C4">
              <w:t xml:space="preserve"> de la orden </w:t>
            </w:r>
          </w:p>
        </w:tc>
        <w:tc>
          <w:tcPr>
            <w:tcW w:w="800" w:type="pct"/>
            <w:vMerge/>
            <w:vAlign w:val="center"/>
          </w:tcPr>
          <w:p w14:paraId="4635FD54" w14:textId="451147A7" w:rsidR="006F3218" w:rsidRPr="005819C4" w:rsidRDefault="006F3218" w:rsidP="00CD4B12">
            <w:pPr>
              <w:pStyle w:val="Sinespaciado"/>
              <w:rPr>
                <w:color w:val="000000"/>
                <w:sz w:val="20"/>
                <w:szCs w:val="20"/>
              </w:rPr>
            </w:pPr>
          </w:p>
        </w:tc>
        <w:tc>
          <w:tcPr>
            <w:tcW w:w="1607" w:type="pct"/>
            <w:vAlign w:val="center"/>
          </w:tcPr>
          <w:p w14:paraId="2F2EE856" w14:textId="066D9A10" w:rsidR="006F3218" w:rsidRPr="005819C4" w:rsidRDefault="006F3218" w:rsidP="00CD4B12">
            <w:pPr>
              <w:pStyle w:val="Sinespaciado"/>
            </w:pPr>
            <w:r w:rsidRPr="005819C4">
              <w:t xml:space="preserve">Contiene la estructura completa del  XML de la orden generada con formato </w:t>
            </w:r>
            <w:proofErr w:type="spellStart"/>
            <w:r w:rsidRPr="005819C4">
              <w:t>Salesforce</w:t>
            </w:r>
            <w:proofErr w:type="spellEnd"/>
          </w:p>
        </w:tc>
      </w:tr>
      <w:tr w:rsidR="006F3218" w:rsidRPr="005819C4" w14:paraId="09DF5BB3" w14:textId="77777777" w:rsidTr="008A5302">
        <w:tc>
          <w:tcPr>
            <w:tcW w:w="1129" w:type="pct"/>
            <w:shd w:val="clear" w:color="auto" w:fill="auto"/>
            <w:tcMar>
              <w:top w:w="0" w:type="dxa"/>
              <w:left w:w="108" w:type="dxa"/>
              <w:bottom w:w="0" w:type="dxa"/>
              <w:right w:w="108" w:type="dxa"/>
            </w:tcMar>
            <w:vAlign w:val="center"/>
          </w:tcPr>
          <w:p w14:paraId="399959AA" w14:textId="1A96BC18" w:rsidR="006F3218" w:rsidRPr="005819C4" w:rsidRDefault="006F3218" w:rsidP="00CD4B12">
            <w:pPr>
              <w:pStyle w:val="Sinespaciado"/>
            </w:pPr>
            <w:r w:rsidRPr="005819C4">
              <w:t>Número de tienda</w:t>
            </w:r>
          </w:p>
        </w:tc>
        <w:tc>
          <w:tcPr>
            <w:tcW w:w="865" w:type="pct"/>
            <w:shd w:val="clear" w:color="auto" w:fill="auto"/>
            <w:tcMar>
              <w:top w:w="0" w:type="dxa"/>
              <w:left w:w="108" w:type="dxa"/>
              <w:bottom w:w="0" w:type="dxa"/>
              <w:right w:w="108" w:type="dxa"/>
            </w:tcMar>
            <w:vAlign w:val="center"/>
          </w:tcPr>
          <w:p w14:paraId="4B11A779" w14:textId="588A2146" w:rsidR="006F3218" w:rsidRPr="005819C4" w:rsidRDefault="006F3218" w:rsidP="00CD4B12">
            <w:pPr>
              <w:pStyle w:val="Sinespaciado"/>
            </w:pPr>
            <w:r w:rsidRPr="005819C4">
              <w:t>store-</w:t>
            </w:r>
            <w:proofErr w:type="spellStart"/>
            <w:r w:rsidRPr="005819C4">
              <w:t>num</w:t>
            </w:r>
            <w:proofErr w:type="spellEnd"/>
          </w:p>
        </w:tc>
        <w:tc>
          <w:tcPr>
            <w:tcW w:w="599" w:type="pct"/>
            <w:vAlign w:val="center"/>
          </w:tcPr>
          <w:p w14:paraId="00A061FD" w14:textId="69C4FF32" w:rsidR="006F3218" w:rsidRPr="005819C4" w:rsidRDefault="006F3218" w:rsidP="00CD4B12">
            <w:pPr>
              <w:pStyle w:val="Sinespaciado"/>
            </w:pPr>
            <w:r w:rsidRPr="005819C4">
              <w:t>&lt;store-</w:t>
            </w:r>
            <w:proofErr w:type="spellStart"/>
            <w:r w:rsidRPr="005819C4">
              <w:t>number</w:t>
            </w:r>
            <w:proofErr w:type="spellEnd"/>
            <w:r w:rsidRPr="005819C4">
              <w:t>&gt;</w:t>
            </w:r>
          </w:p>
        </w:tc>
        <w:tc>
          <w:tcPr>
            <w:tcW w:w="800" w:type="pct"/>
            <w:vMerge/>
            <w:vAlign w:val="center"/>
          </w:tcPr>
          <w:p w14:paraId="7BAB8CA1" w14:textId="77777777" w:rsidR="006F3218" w:rsidRPr="005819C4" w:rsidRDefault="006F3218" w:rsidP="00CD4B12">
            <w:pPr>
              <w:pStyle w:val="Sinespaciado"/>
              <w:rPr>
                <w:color w:val="000000"/>
                <w:sz w:val="20"/>
                <w:szCs w:val="20"/>
              </w:rPr>
            </w:pPr>
          </w:p>
        </w:tc>
        <w:tc>
          <w:tcPr>
            <w:tcW w:w="1607" w:type="pct"/>
            <w:vAlign w:val="center"/>
          </w:tcPr>
          <w:p w14:paraId="7F52A931" w14:textId="20446A37" w:rsidR="006F3218" w:rsidRPr="005819C4" w:rsidRDefault="006F3218" w:rsidP="00CD4B12">
            <w:pPr>
              <w:pStyle w:val="Sinespaciado"/>
            </w:pPr>
            <w:r w:rsidRPr="005819C4">
              <w:t xml:space="preserve">Contiene el número de la </w:t>
            </w:r>
            <w:commentRangeStart w:id="48"/>
            <w:commentRangeStart w:id="49"/>
            <w:r w:rsidRPr="005819C4">
              <w:t>tienda</w:t>
            </w:r>
            <w:commentRangeEnd w:id="48"/>
            <w:r w:rsidR="00131110">
              <w:rPr>
                <w:rStyle w:val="Refdecomentario"/>
                <w:rFonts w:eastAsia="Calibri"/>
              </w:rPr>
              <w:commentReference w:id="48"/>
            </w:r>
            <w:commentRangeEnd w:id="49"/>
            <w:r w:rsidR="00DC496A">
              <w:rPr>
                <w:rStyle w:val="Refdecomentario"/>
                <w:rFonts w:eastAsia="Calibri"/>
              </w:rPr>
              <w:commentReference w:id="49"/>
            </w:r>
            <w:del w:id="50" w:author="Alcántara Ávila, Humberto" w:date="2021-03-18T16:29:00Z">
              <w:r w:rsidRPr="005819C4" w:rsidDel="00131110">
                <w:delText xml:space="preserve"> </w:delText>
              </w:r>
            </w:del>
          </w:p>
        </w:tc>
      </w:tr>
      <w:tr w:rsidR="006F3218" w:rsidRPr="005819C4" w14:paraId="52E98516" w14:textId="77777777" w:rsidTr="008A5302">
        <w:tc>
          <w:tcPr>
            <w:tcW w:w="1129" w:type="pct"/>
            <w:shd w:val="clear" w:color="auto" w:fill="auto"/>
            <w:tcMar>
              <w:top w:w="0" w:type="dxa"/>
              <w:left w:w="108" w:type="dxa"/>
              <w:bottom w:w="0" w:type="dxa"/>
              <w:right w:w="108" w:type="dxa"/>
            </w:tcMar>
            <w:vAlign w:val="center"/>
          </w:tcPr>
          <w:p w14:paraId="4677DD6D" w14:textId="345DC21D" w:rsidR="006F3218" w:rsidRPr="005819C4" w:rsidRDefault="006F3218" w:rsidP="00CD4B12">
            <w:pPr>
              <w:pStyle w:val="Sinespaciado"/>
            </w:pPr>
            <w:r w:rsidRPr="005819C4">
              <w:t>Número de UE</w:t>
            </w:r>
          </w:p>
        </w:tc>
        <w:tc>
          <w:tcPr>
            <w:tcW w:w="865" w:type="pct"/>
            <w:shd w:val="clear" w:color="auto" w:fill="auto"/>
            <w:tcMar>
              <w:top w:w="0" w:type="dxa"/>
              <w:left w:w="108" w:type="dxa"/>
              <w:bottom w:w="0" w:type="dxa"/>
              <w:right w:w="108" w:type="dxa"/>
            </w:tcMar>
            <w:vAlign w:val="center"/>
          </w:tcPr>
          <w:p w14:paraId="7F766C5F" w14:textId="3605F8C3" w:rsidR="006F3218" w:rsidRPr="005819C4" w:rsidRDefault="006F3218" w:rsidP="00CD4B12">
            <w:pPr>
              <w:pStyle w:val="Sinespaciado"/>
            </w:pPr>
            <w:proofErr w:type="spellStart"/>
            <w:r w:rsidRPr="005819C4">
              <w:t>ue</w:t>
            </w:r>
            <w:proofErr w:type="spellEnd"/>
            <w:r w:rsidRPr="005819C4">
              <w:t>-no</w:t>
            </w:r>
          </w:p>
        </w:tc>
        <w:tc>
          <w:tcPr>
            <w:tcW w:w="599" w:type="pct"/>
            <w:vAlign w:val="center"/>
          </w:tcPr>
          <w:p w14:paraId="4367445F" w14:textId="31F935C4" w:rsidR="006F3218" w:rsidRPr="005819C4" w:rsidRDefault="006F3218" w:rsidP="00CD4B12">
            <w:pPr>
              <w:pStyle w:val="Sinespaciado"/>
            </w:pPr>
            <w:r w:rsidRPr="005819C4">
              <w:t>N/A</w:t>
            </w:r>
          </w:p>
        </w:tc>
        <w:tc>
          <w:tcPr>
            <w:tcW w:w="800" w:type="pct"/>
            <w:vMerge/>
            <w:vAlign w:val="center"/>
          </w:tcPr>
          <w:p w14:paraId="2D659027" w14:textId="77777777" w:rsidR="006F3218" w:rsidRPr="005819C4" w:rsidRDefault="006F3218" w:rsidP="00CD4B12">
            <w:pPr>
              <w:pStyle w:val="Sinespaciado"/>
              <w:rPr>
                <w:color w:val="000000"/>
                <w:sz w:val="20"/>
                <w:szCs w:val="20"/>
              </w:rPr>
            </w:pPr>
          </w:p>
        </w:tc>
        <w:tc>
          <w:tcPr>
            <w:tcW w:w="1607" w:type="pct"/>
            <w:vAlign w:val="center"/>
          </w:tcPr>
          <w:p w14:paraId="54D324C8" w14:textId="77777777" w:rsidR="005D00FA" w:rsidRPr="005819C4" w:rsidRDefault="006F3218" w:rsidP="005D00FA">
            <w:pPr>
              <w:pStyle w:val="Sinespaciado"/>
            </w:pPr>
            <w:r w:rsidRPr="005819C4">
              <w:t>Contiene el número de la unidad de ejecución generada.</w:t>
            </w:r>
          </w:p>
          <w:p w14:paraId="7D28672D" w14:textId="4336F45B" w:rsidR="006F3218" w:rsidRPr="005819C4" w:rsidRDefault="006F3218" w:rsidP="005D00FA">
            <w:pPr>
              <w:pStyle w:val="Sinespaciado"/>
            </w:pPr>
            <w:r w:rsidRPr="005819C4">
              <w:t xml:space="preserve">Este dato se genera de acuerdo a la ‘N’ cantidad de UE resultantes de la orden para ser </w:t>
            </w:r>
            <w:commentRangeStart w:id="51"/>
            <w:commentRangeStart w:id="52"/>
            <w:r w:rsidRPr="005819C4">
              <w:t>surtidas</w:t>
            </w:r>
            <w:commentRangeEnd w:id="51"/>
            <w:r w:rsidR="00EE0B3D">
              <w:rPr>
                <w:rStyle w:val="Refdecomentario"/>
                <w:rFonts w:eastAsia="Calibri"/>
              </w:rPr>
              <w:commentReference w:id="51"/>
            </w:r>
            <w:commentRangeEnd w:id="52"/>
            <w:r w:rsidR="00DC496A">
              <w:rPr>
                <w:rStyle w:val="Refdecomentario"/>
                <w:rFonts w:eastAsia="Calibri"/>
              </w:rPr>
              <w:commentReference w:id="52"/>
            </w:r>
            <w:r w:rsidRPr="005819C4">
              <w:t>.</w:t>
            </w:r>
          </w:p>
        </w:tc>
      </w:tr>
      <w:tr w:rsidR="006F3218" w:rsidRPr="005819C4" w14:paraId="01E7CB58" w14:textId="77777777" w:rsidTr="008A5302">
        <w:tc>
          <w:tcPr>
            <w:tcW w:w="1129" w:type="pct"/>
            <w:shd w:val="clear" w:color="auto" w:fill="auto"/>
            <w:tcMar>
              <w:top w:w="0" w:type="dxa"/>
              <w:left w:w="108" w:type="dxa"/>
              <w:bottom w:w="0" w:type="dxa"/>
              <w:right w:w="108" w:type="dxa"/>
            </w:tcMar>
            <w:vAlign w:val="center"/>
          </w:tcPr>
          <w:p w14:paraId="6A5121BE" w14:textId="215D797B" w:rsidR="006F3218" w:rsidRPr="005819C4" w:rsidRDefault="006F3218" w:rsidP="00CD4B12">
            <w:pPr>
              <w:pStyle w:val="Sinespaciado"/>
            </w:pPr>
            <w:r w:rsidRPr="005819C4">
              <w:t>Estatus de UE</w:t>
            </w:r>
          </w:p>
        </w:tc>
        <w:tc>
          <w:tcPr>
            <w:tcW w:w="865" w:type="pct"/>
            <w:shd w:val="clear" w:color="auto" w:fill="auto"/>
            <w:tcMar>
              <w:top w:w="0" w:type="dxa"/>
              <w:left w:w="108" w:type="dxa"/>
              <w:bottom w:w="0" w:type="dxa"/>
              <w:right w:w="108" w:type="dxa"/>
            </w:tcMar>
            <w:vAlign w:val="center"/>
          </w:tcPr>
          <w:p w14:paraId="45887673" w14:textId="3CF8472F" w:rsidR="006F3218" w:rsidRPr="005819C4" w:rsidRDefault="006F3218" w:rsidP="00CD4B12">
            <w:pPr>
              <w:pStyle w:val="Sinespaciado"/>
            </w:pPr>
            <w:r w:rsidRPr="005819C4">
              <w:t>status-</w:t>
            </w:r>
            <w:proofErr w:type="spellStart"/>
            <w:r w:rsidRPr="005819C4">
              <w:t>ue</w:t>
            </w:r>
            <w:proofErr w:type="spellEnd"/>
          </w:p>
        </w:tc>
        <w:tc>
          <w:tcPr>
            <w:tcW w:w="599" w:type="pct"/>
            <w:vAlign w:val="center"/>
          </w:tcPr>
          <w:p w14:paraId="5FAA12D0" w14:textId="7AE4AAD3" w:rsidR="006F3218" w:rsidRPr="005819C4" w:rsidRDefault="006F3218" w:rsidP="00CD4B12">
            <w:pPr>
              <w:pStyle w:val="Sinespaciado"/>
            </w:pPr>
            <w:r w:rsidRPr="005819C4">
              <w:t>N/A</w:t>
            </w:r>
          </w:p>
        </w:tc>
        <w:tc>
          <w:tcPr>
            <w:tcW w:w="800" w:type="pct"/>
            <w:vMerge/>
            <w:vAlign w:val="center"/>
          </w:tcPr>
          <w:p w14:paraId="438C03DA" w14:textId="77777777" w:rsidR="006F3218" w:rsidRPr="005819C4" w:rsidRDefault="006F3218" w:rsidP="00CD4B12">
            <w:pPr>
              <w:pStyle w:val="Sinespaciado"/>
              <w:rPr>
                <w:color w:val="000000"/>
                <w:sz w:val="20"/>
                <w:szCs w:val="20"/>
              </w:rPr>
            </w:pPr>
          </w:p>
        </w:tc>
        <w:tc>
          <w:tcPr>
            <w:tcW w:w="1607" w:type="pct"/>
            <w:vAlign w:val="center"/>
          </w:tcPr>
          <w:p w14:paraId="19A1A2AB" w14:textId="77777777" w:rsidR="006F3218" w:rsidRPr="005819C4" w:rsidRDefault="006F3218" w:rsidP="00CD4B12">
            <w:pPr>
              <w:pStyle w:val="Sinespaciado"/>
              <w:rPr>
                <w:color w:val="000000"/>
                <w:sz w:val="20"/>
                <w:szCs w:val="20"/>
              </w:rPr>
            </w:pPr>
            <w:r w:rsidRPr="005819C4">
              <w:rPr>
                <w:color w:val="000000"/>
                <w:sz w:val="20"/>
                <w:szCs w:val="20"/>
              </w:rPr>
              <w:t>Contiene el estatus de la unidad de ejecución. Este dato es resultante del procesamiento de la UE.</w:t>
            </w:r>
          </w:p>
          <w:p w14:paraId="68EA3E14" w14:textId="771A5141" w:rsidR="008F7EAA" w:rsidRPr="005819C4" w:rsidRDefault="008F7EAA" w:rsidP="00CD4B12">
            <w:pPr>
              <w:pStyle w:val="Sinespaciado"/>
              <w:rPr>
                <w:color w:val="000000"/>
                <w:sz w:val="20"/>
                <w:szCs w:val="20"/>
              </w:rPr>
            </w:pPr>
            <w:r w:rsidRPr="005819C4">
              <w:rPr>
                <w:color w:val="000000"/>
                <w:sz w:val="20"/>
                <w:szCs w:val="20"/>
              </w:rPr>
              <w:t xml:space="preserve">0 – </w:t>
            </w:r>
            <w:commentRangeStart w:id="53"/>
            <w:r w:rsidRPr="005819C4">
              <w:rPr>
                <w:color w:val="000000"/>
                <w:sz w:val="20"/>
                <w:szCs w:val="20"/>
              </w:rPr>
              <w:t>Split</w:t>
            </w:r>
            <w:commentRangeEnd w:id="53"/>
            <w:r w:rsidR="00DF4C7C">
              <w:rPr>
                <w:rStyle w:val="Refdecomentario"/>
                <w:rFonts w:eastAsia="Calibri"/>
              </w:rPr>
              <w:commentReference w:id="53"/>
            </w:r>
          </w:p>
          <w:p w14:paraId="60064EF2" w14:textId="73D9716F" w:rsidR="008F7EAA" w:rsidRPr="005819C4" w:rsidRDefault="008F7EAA" w:rsidP="00CD4B12">
            <w:pPr>
              <w:pStyle w:val="Sinespaciado"/>
              <w:rPr>
                <w:color w:val="000000"/>
                <w:sz w:val="20"/>
                <w:szCs w:val="20"/>
              </w:rPr>
            </w:pPr>
            <w:r w:rsidRPr="005819C4">
              <w:rPr>
                <w:color w:val="000000"/>
                <w:sz w:val="20"/>
                <w:szCs w:val="20"/>
              </w:rPr>
              <w:t>1 – surtido</w:t>
            </w:r>
          </w:p>
          <w:p w14:paraId="09B80CA9" w14:textId="39017B6A" w:rsidR="008F7EAA" w:rsidRPr="005819C4" w:rsidRDefault="008F7EAA" w:rsidP="00CD4B12">
            <w:pPr>
              <w:pStyle w:val="Sinespaciado"/>
              <w:rPr>
                <w:color w:val="000000"/>
                <w:sz w:val="20"/>
                <w:szCs w:val="20"/>
              </w:rPr>
            </w:pPr>
            <w:r w:rsidRPr="005819C4">
              <w:rPr>
                <w:color w:val="000000"/>
                <w:sz w:val="20"/>
                <w:szCs w:val="20"/>
              </w:rPr>
              <w:t xml:space="preserve">2 – </w:t>
            </w:r>
            <w:proofErr w:type="spellStart"/>
            <w:r w:rsidRPr="005819C4">
              <w:rPr>
                <w:color w:val="000000"/>
                <w:sz w:val="20"/>
                <w:szCs w:val="20"/>
              </w:rPr>
              <w:t>picking</w:t>
            </w:r>
            <w:proofErr w:type="spellEnd"/>
          </w:p>
          <w:p w14:paraId="155C3E60" w14:textId="31DD56EE" w:rsidR="008F7EAA" w:rsidRPr="005819C4" w:rsidRDefault="008F7EAA" w:rsidP="00CD4B12">
            <w:pPr>
              <w:pStyle w:val="Sinespaciado"/>
              <w:rPr>
                <w:color w:val="000000"/>
                <w:sz w:val="20"/>
                <w:szCs w:val="20"/>
              </w:rPr>
            </w:pPr>
            <w:r w:rsidRPr="005819C4">
              <w:rPr>
                <w:color w:val="000000"/>
                <w:sz w:val="20"/>
                <w:szCs w:val="20"/>
              </w:rPr>
              <w:t>3 – cobro</w:t>
            </w:r>
          </w:p>
          <w:p w14:paraId="180EA487" w14:textId="77777777" w:rsidR="008F7EAA" w:rsidRPr="005819C4" w:rsidRDefault="008F7EAA" w:rsidP="008F7EAA">
            <w:pPr>
              <w:pStyle w:val="Sinespaciado"/>
              <w:rPr>
                <w:color w:val="000000"/>
                <w:sz w:val="20"/>
                <w:szCs w:val="20"/>
              </w:rPr>
            </w:pPr>
            <w:r w:rsidRPr="005819C4">
              <w:rPr>
                <w:color w:val="000000"/>
                <w:sz w:val="20"/>
                <w:szCs w:val="20"/>
              </w:rPr>
              <w:t>4 – empaque</w:t>
            </w:r>
          </w:p>
          <w:p w14:paraId="04CA9D1F" w14:textId="3B39C882" w:rsidR="008F7EAA" w:rsidRPr="005819C4" w:rsidRDefault="008F7EAA" w:rsidP="008F7EAA">
            <w:pPr>
              <w:pStyle w:val="Sinespaciado"/>
              <w:rPr>
                <w:color w:val="000000"/>
                <w:sz w:val="20"/>
                <w:szCs w:val="20"/>
              </w:rPr>
            </w:pPr>
            <w:r w:rsidRPr="005819C4">
              <w:rPr>
                <w:color w:val="000000"/>
                <w:sz w:val="20"/>
                <w:szCs w:val="20"/>
              </w:rPr>
              <w:t>5 – transporte</w:t>
            </w:r>
          </w:p>
          <w:p w14:paraId="1F35005B" w14:textId="4C05B336" w:rsidR="008F7EAA" w:rsidRPr="005819C4" w:rsidRDefault="008F7EAA" w:rsidP="00360181">
            <w:pPr>
              <w:pStyle w:val="Sinespaciado"/>
              <w:rPr>
                <w:color w:val="000000"/>
                <w:sz w:val="20"/>
                <w:szCs w:val="20"/>
              </w:rPr>
            </w:pPr>
            <w:r w:rsidRPr="005819C4">
              <w:rPr>
                <w:color w:val="000000"/>
                <w:sz w:val="20"/>
                <w:szCs w:val="20"/>
              </w:rPr>
              <w:t>6 – entrega</w:t>
            </w:r>
          </w:p>
        </w:tc>
      </w:tr>
      <w:tr w:rsidR="006F3218" w:rsidRPr="005819C4" w14:paraId="38E0B42D" w14:textId="77777777" w:rsidTr="008A5302">
        <w:tc>
          <w:tcPr>
            <w:tcW w:w="1129" w:type="pct"/>
            <w:shd w:val="clear" w:color="auto" w:fill="auto"/>
            <w:tcMar>
              <w:top w:w="0" w:type="dxa"/>
              <w:left w:w="108" w:type="dxa"/>
              <w:bottom w:w="0" w:type="dxa"/>
              <w:right w:w="108" w:type="dxa"/>
            </w:tcMar>
            <w:vAlign w:val="center"/>
          </w:tcPr>
          <w:p w14:paraId="4B3A6DC3" w14:textId="6BFA6C13" w:rsidR="006F3218" w:rsidRPr="005819C4" w:rsidRDefault="006F3218" w:rsidP="00CD4B12">
            <w:pPr>
              <w:pStyle w:val="Sinespaciado"/>
              <w:rPr>
                <w:color w:val="000000"/>
                <w:sz w:val="20"/>
                <w:szCs w:val="20"/>
              </w:rPr>
            </w:pPr>
            <w:r w:rsidRPr="005819C4">
              <w:rPr>
                <w:color w:val="000000"/>
                <w:sz w:val="20"/>
                <w:szCs w:val="20"/>
              </w:rPr>
              <w:t>Fecha/Hora de creación</w:t>
            </w:r>
          </w:p>
        </w:tc>
        <w:tc>
          <w:tcPr>
            <w:tcW w:w="865" w:type="pct"/>
            <w:shd w:val="clear" w:color="auto" w:fill="auto"/>
            <w:tcMar>
              <w:top w:w="0" w:type="dxa"/>
              <w:left w:w="108" w:type="dxa"/>
              <w:bottom w:w="0" w:type="dxa"/>
              <w:right w:w="108" w:type="dxa"/>
            </w:tcMar>
            <w:vAlign w:val="center"/>
          </w:tcPr>
          <w:p w14:paraId="1B91AB02" w14:textId="43361020" w:rsidR="006F3218" w:rsidRPr="005819C4" w:rsidRDefault="006F3218" w:rsidP="00CD4B12">
            <w:pPr>
              <w:pStyle w:val="Sinespaciado"/>
              <w:rPr>
                <w:color w:val="000000"/>
                <w:sz w:val="20"/>
                <w:szCs w:val="20"/>
              </w:rPr>
            </w:pPr>
            <w:proofErr w:type="spellStart"/>
            <w:r w:rsidRPr="005819C4">
              <w:rPr>
                <w:color w:val="000000"/>
                <w:sz w:val="20"/>
                <w:szCs w:val="20"/>
              </w:rPr>
              <w:t>order</w:t>
            </w:r>
            <w:proofErr w:type="spellEnd"/>
            <w:r w:rsidRPr="005819C4">
              <w:rPr>
                <w:color w:val="000000"/>
                <w:sz w:val="20"/>
                <w:szCs w:val="20"/>
              </w:rPr>
              <w:t>-date</w:t>
            </w:r>
          </w:p>
        </w:tc>
        <w:tc>
          <w:tcPr>
            <w:tcW w:w="599" w:type="pct"/>
            <w:vAlign w:val="center"/>
          </w:tcPr>
          <w:p w14:paraId="2087079B" w14:textId="56948FEB" w:rsidR="006F3218" w:rsidRPr="005819C4" w:rsidRDefault="006F3218" w:rsidP="00CD4B12">
            <w:pPr>
              <w:pStyle w:val="Sinespaciado"/>
              <w:rPr>
                <w:color w:val="000000"/>
                <w:sz w:val="20"/>
                <w:szCs w:val="20"/>
              </w:rPr>
            </w:pPr>
            <w:r w:rsidRPr="005819C4">
              <w:rPr>
                <w:color w:val="000000"/>
                <w:sz w:val="20"/>
                <w:szCs w:val="20"/>
              </w:rPr>
              <w:t>&lt;</w:t>
            </w:r>
            <w:proofErr w:type="spellStart"/>
            <w:r w:rsidRPr="005819C4">
              <w:rPr>
                <w:color w:val="000000"/>
                <w:sz w:val="20"/>
                <w:szCs w:val="20"/>
              </w:rPr>
              <w:t>order</w:t>
            </w:r>
            <w:proofErr w:type="spellEnd"/>
            <w:r w:rsidRPr="005819C4">
              <w:rPr>
                <w:color w:val="000000"/>
                <w:sz w:val="20"/>
                <w:szCs w:val="20"/>
              </w:rPr>
              <w:t>-date&gt;</w:t>
            </w:r>
          </w:p>
        </w:tc>
        <w:tc>
          <w:tcPr>
            <w:tcW w:w="800" w:type="pct"/>
            <w:vMerge/>
            <w:vAlign w:val="center"/>
          </w:tcPr>
          <w:p w14:paraId="60F39182" w14:textId="77777777" w:rsidR="006F3218" w:rsidRPr="005819C4" w:rsidRDefault="006F3218" w:rsidP="00CD4B12">
            <w:pPr>
              <w:pStyle w:val="Sinespaciado"/>
              <w:rPr>
                <w:color w:val="000000"/>
                <w:sz w:val="20"/>
                <w:szCs w:val="20"/>
              </w:rPr>
            </w:pPr>
          </w:p>
        </w:tc>
        <w:tc>
          <w:tcPr>
            <w:tcW w:w="1607" w:type="pct"/>
            <w:vAlign w:val="center"/>
          </w:tcPr>
          <w:p w14:paraId="3E5A250C" w14:textId="6D7C9F2E" w:rsidR="006F3218" w:rsidRPr="005819C4" w:rsidRDefault="006F3218" w:rsidP="00CD4B12">
            <w:pPr>
              <w:pStyle w:val="Sinespaciado"/>
              <w:rPr>
                <w:color w:val="000000"/>
                <w:sz w:val="20"/>
                <w:szCs w:val="20"/>
              </w:rPr>
            </w:pPr>
            <w:r w:rsidRPr="005819C4">
              <w:rPr>
                <w:color w:val="000000"/>
                <w:sz w:val="20"/>
                <w:szCs w:val="20"/>
              </w:rPr>
              <w:t>Contiene la fecha y hora de creación de la orden</w:t>
            </w:r>
          </w:p>
        </w:tc>
      </w:tr>
      <w:tr w:rsidR="006F3218" w:rsidRPr="005819C4" w14:paraId="416415A7" w14:textId="77777777" w:rsidTr="00C123F3">
        <w:tc>
          <w:tcPr>
            <w:tcW w:w="1129" w:type="pct"/>
            <w:shd w:val="clear" w:color="auto" w:fill="FFF2CC" w:themeFill="accent4" w:themeFillTint="33"/>
            <w:tcMar>
              <w:top w:w="0" w:type="dxa"/>
              <w:left w:w="108" w:type="dxa"/>
              <w:bottom w:w="0" w:type="dxa"/>
              <w:right w:w="108" w:type="dxa"/>
            </w:tcMar>
            <w:vAlign w:val="center"/>
          </w:tcPr>
          <w:p w14:paraId="11767766" w14:textId="78B42D0B" w:rsidR="006F3218" w:rsidRPr="005819C4" w:rsidRDefault="006F3218" w:rsidP="00CD4B12">
            <w:pPr>
              <w:pStyle w:val="Sinespaciado"/>
              <w:rPr>
                <w:color w:val="000000"/>
                <w:sz w:val="20"/>
                <w:szCs w:val="20"/>
              </w:rPr>
            </w:pPr>
            <w:r w:rsidRPr="005819C4">
              <w:rPr>
                <w:color w:val="000000"/>
                <w:sz w:val="20"/>
                <w:szCs w:val="20"/>
              </w:rPr>
              <w:t>Fecha/Hora de entrega</w:t>
            </w:r>
            <w:ins w:id="54" w:author="Alcántara Ávila, Humberto" w:date="2021-03-18T16:42:00Z">
              <w:r w:rsidR="00B51E09">
                <w:rPr>
                  <w:color w:val="000000"/>
                  <w:sz w:val="20"/>
                  <w:szCs w:val="20"/>
                </w:rPr>
                <w:t xml:space="preserve"> compromiso</w:t>
              </w:r>
            </w:ins>
          </w:p>
        </w:tc>
        <w:tc>
          <w:tcPr>
            <w:tcW w:w="865" w:type="pct"/>
            <w:shd w:val="clear" w:color="auto" w:fill="FFF2CC" w:themeFill="accent4" w:themeFillTint="33"/>
            <w:tcMar>
              <w:top w:w="0" w:type="dxa"/>
              <w:left w:w="108" w:type="dxa"/>
              <w:bottom w:w="0" w:type="dxa"/>
              <w:right w:w="108" w:type="dxa"/>
            </w:tcMar>
            <w:vAlign w:val="center"/>
          </w:tcPr>
          <w:p w14:paraId="08CF32BD" w14:textId="625E4720" w:rsidR="006F3218" w:rsidRPr="005819C4" w:rsidRDefault="006F3218" w:rsidP="00CD4B12">
            <w:pPr>
              <w:pStyle w:val="Sinespaciado"/>
              <w:rPr>
                <w:color w:val="000000"/>
                <w:sz w:val="20"/>
                <w:szCs w:val="20"/>
              </w:rPr>
            </w:pPr>
            <w:proofErr w:type="spellStart"/>
            <w:r w:rsidRPr="005819C4">
              <w:rPr>
                <w:color w:val="000000"/>
                <w:sz w:val="20"/>
                <w:szCs w:val="20"/>
              </w:rPr>
              <w:t>order</w:t>
            </w:r>
            <w:proofErr w:type="spellEnd"/>
            <w:r w:rsidRPr="005819C4">
              <w:rPr>
                <w:color w:val="000000"/>
                <w:sz w:val="20"/>
                <w:szCs w:val="20"/>
              </w:rPr>
              <w:t>-</w:t>
            </w:r>
            <w:proofErr w:type="spellStart"/>
            <w:r w:rsidRPr="005819C4">
              <w:rPr>
                <w:color w:val="000000"/>
                <w:sz w:val="20"/>
                <w:szCs w:val="20"/>
              </w:rPr>
              <w:t>delivery</w:t>
            </w:r>
            <w:proofErr w:type="spellEnd"/>
            <w:r w:rsidRPr="005819C4">
              <w:rPr>
                <w:color w:val="000000"/>
                <w:sz w:val="20"/>
                <w:szCs w:val="20"/>
              </w:rPr>
              <w:t>-date</w:t>
            </w:r>
          </w:p>
        </w:tc>
        <w:tc>
          <w:tcPr>
            <w:tcW w:w="599" w:type="pct"/>
            <w:shd w:val="clear" w:color="auto" w:fill="FFF2CC" w:themeFill="accent4" w:themeFillTint="33"/>
            <w:vAlign w:val="center"/>
          </w:tcPr>
          <w:p w14:paraId="3FC9465D" w14:textId="70DA92C1" w:rsidR="006F3218" w:rsidRPr="005819C4" w:rsidRDefault="006F3218" w:rsidP="00CD4B12">
            <w:pPr>
              <w:pStyle w:val="Sinespaciado"/>
              <w:rPr>
                <w:color w:val="000000"/>
                <w:sz w:val="20"/>
                <w:szCs w:val="20"/>
              </w:rPr>
            </w:pPr>
            <w:r w:rsidRPr="005819C4">
              <w:rPr>
                <w:color w:val="000000"/>
                <w:sz w:val="20"/>
                <w:szCs w:val="20"/>
              </w:rPr>
              <w:t xml:space="preserve">Dato obtenido desde la estructura de </w:t>
            </w:r>
            <w:proofErr w:type="spellStart"/>
            <w:r w:rsidRPr="005819C4">
              <w:rPr>
                <w:color w:val="000000"/>
                <w:sz w:val="20"/>
                <w:szCs w:val="20"/>
              </w:rPr>
              <w:t>Salesforce</w:t>
            </w:r>
            <w:proofErr w:type="spellEnd"/>
          </w:p>
        </w:tc>
        <w:tc>
          <w:tcPr>
            <w:tcW w:w="800" w:type="pct"/>
            <w:vMerge/>
            <w:vAlign w:val="center"/>
          </w:tcPr>
          <w:p w14:paraId="6573784A" w14:textId="77777777" w:rsidR="006F3218" w:rsidRPr="005819C4" w:rsidRDefault="006F3218" w:rsidP="00CD4B12">
            <w:pPr>
              <w:pStyle w:val="Sinespaciado"/>
              <w:rPr>
                <w:color w:val="000000"/>
                <w:sz w:val="20"/>
                <w:szCs w:val="20"/>
              </w:rPr>
            </w:pPr>
          </w:p>
        </w:tc>
        <w:tc>
          <w:tcPr>
            <w:tcW w:w="1607" w:type="pct"/>
            <w:shd w:val="clear" w:color="auto" w:fill="FFF2CC" w:themeFill="accent4" w:themeFillTint="33"/>
            <w:vAlign w:val="center"/>
          </w:tcPr>
          <w:p w14:paraId="0FDA365C" w14:textId="3A57C363" w:rsidR="006F3218" w:rsidRPr="005819C4" w:rsidRDefault="006F3218" w:rsidP="00C123F3">
            <w:pPr>
              <w:pStyle w:val="Sinespaciado"/>
              <w:rPr>
                <w:color w:val="000000"/>
                <w:sz w:val="20"/>
                <w:szCs w:val="20"/>
              </w:rPr>
            </w:pPr>
            <w:r w:rsidRPr="005819C4">
              <w:rPr>
                <w:color w:val="000000"/>
                <w:sz w:val="20"/>
                <w:szCs w:val="20"/>
                <w:shd w:val="clear" w:color="auto" w:fill="FFF2CC" w:themeFill="accent4" w:themeFillTint="33"/>
              </w:rPr>
              <w:t>Contiene</w:t>
            </w:r>
            <w:r w:rsidRPr="005819C4">
              <w:rPr>
                <w:color w:val="000000"/>
                <w:sz w:val="20"/>
                <w:szCs w:val="20"/>
              </w:rPr>
              <w:t xml:space="preserve"> la fecha y</w:t>
            </w:r>
            <w:r w:rsidR="00800A65" w:rsidRPr="005819C4">
              <w:rPr>
                <w:color w:val="000000"/>
                <w:sz w:val="20"/>
                <w:szCs w:val="20"/>
              </w:rPr>
              <w:t xml:space="preserve"> hora</w:t>
            </w:r>
            <w:r w:rsidR="00C123F3" w:rsidRPr="005819C4">
              <w:rPr>
                <w:color w:val="000000"/>
                <w:sz w:val="20"/>
                <w:szCs w:val="20"/>
              </w:rPr>
              <w:t xml:space="preserve"> </w:t>
            </w:r>
            <w:r w:rsidR="00BF0A36" w:rsidRPr="005819C4">
              <w:rPr>
                <w:color w:val="000000"/>
                <w:sz w:val="20"/>
                <w:szCs w:val="20"/>
              </w:rPr>
              <w:t>compromiso de</w:t>
            </w:r>
            <w:r w:rsidR="00800A65" w:rsidRPr="005819C4">
              <w:rPr>
                <w:color w:val="000000"/>
                <w:sz w:val="20"/>
                <w:szCs w:val="20"/>
              </w:rPr>
              <w:t xml:space="preserve"> entrega de la </w:t>
            </w:r>
            <w:commentRangeStart w:id="55"/>
            <w:commentRangeStart w:id="56"/>
            <w:r w:rsidR="00800A65" w:rsidRPr="005819C4">
              <w:rPr>
                <w:color w:val="000000"/>
                <w:sz w:val="20"/>
                <w:szCs w:val="20"/>
              </w:rPr>
              <w:t>orden</w:t>
            </w:r>
            <w:commentRangeEnd w:id="55"/>
            <w:r w:rsidR="00853098">
              <w:rPr>
                <w:rStyle w:val="Refdecomentario"/>
                <w:rFonts w:eastAsia="Calibri"/>
              </w:rPr>
              <w:commentReference w:id="55"/>
            </w:r>
            <w:commentRangeEnd w:id="56"/>
            <w:r w:rsidR="00DC496A">
              <w:rPr>
                <w:rStyle w:val="Refdecomentario"/>
                <w:rFonts w:eastAsia="Calibri"/>
              </w:rPr>
              <w:commentReference w:id="56"/>
            </w:r>
            <w:r w:rsidR="00800A65" w:rsidRPr="005819C4">
              <w:rPr>
                <w:color w:val="000000"/>
                <w:sz w:val="20"/>
                <w:szCs w:val="20"/>
              </w:rPr>
              <w:t>.</w:t>
            </w:r>
          </w:p>
        </w:tc>
      </w:tr>
      <w:tr w:rsidR="006F3218" w:rsidRPr="005819C4" w14:paraId="3753822A" w14:textId="77777777" w:rsidTr="008A5302">
        <w:tc>
          <w:tcPr>
            <w:tcW w:w="1129" w:type="pct"/>
            <w:shd w:val="clear" w:color="auto" w:fill="auto"/>
            <w:tcMar>
              <w:top w:w="0" w:type="dxa"/>
              <w:left w:w="108" w:type="dxa"/>
              <w:bottom w:w="0" w:type="dxa"/>
              <w:right w:w="108" w:type="dxa"/>
            </w:tcMar>
            <w:vAlign w:val="center"/>
          </w:tcPr>
          <w:p w14:paraId="217FB3B1" w14:textId="47B13574" w:rsidR="006F3218" w:rsidRPr="005819C4" w:rsidRDefault="006F3218" w:rsidP="00CD4B12">
            <w:pPr>
              <w:pStyle w:val="Sinespaciado"/>
              <w:rPr>
                <w:color w:val="000000"/>
                <w:sz w:val="20"/>
                <w:szCs w:val="20"/>
              </w:rPr>
            </w:pPr>
            <w:r w:rsidRPr="005819C4">
              <w:rPr>
                <w:color w:val="000000"/>
                <w:sz w:val="20"/>
                <w:szCs w:val="20"/>
              </w:rPr>
              <w:t>Origen</w:t>
            </w:r>
            <w:ins w:id="57" w:author="Alcántara Ávila, Humberto" w:date="2021-03-18T16:46:00Z">
              <w:r w:rsidR="002830F5">
                <w:rPr>
                  <w:color w:val="000000"/>
                  <w:sz w:val="20"/>
                  <w:szCs w:val="20"/>
                </w:rPr>
                <w:t xml:space="preserve"> de Venta</w:t>
              </w:r>
            </w:ins>
          </w:p>
        </w:tc>
        <w:tc>
          <w:tcPr>
            <w:tcW w:w="865" w:type="pct"/>
            <w:shd w:val="clear" w:color="auto" w:fill="auto"/>
            <w:tcMar>
              <w:top w:w="0" w:type="dxa"/>
              <w:left w:w="108" w:type="dxa"/>
              <w:bottom w:w="0" w:type="dxa"/>
              <w:right w:w="108" w:type="dxa"/>
            </w:tcMar>
            <w:vAlign w:val="center"/>
          </w:tcPr>
          <w:p w14:paraId="3B1D3EC1" w14:textId="6771FD4C" w:rsidR="006F3218" w:rsidRPr="005819C4" w:rsidRDefault="006F3218" w:rsidP="00CD4B12">
            <w:pPr>
              <w:pStyle w:val="Sinespaciado"/>
              <w:rPr>
                <w:color w:val="000000"/>
                <w:sz w:val="20"/>
                <w:szCs w:val="20"/>
              </w:rPr>
            </w:pPr>
            <w:proofErr w:type="spellStart"/>
            <w:r w:rsidRPr="005819C4">
              <w:rPr>
                <w:color w:val="000000"/>
                <w:sz w:val="20"/>
                <w:szCs w:val="20"/>
              </w:rPr>
              <w:t>created-by</w:t>
            </w:r>
            <w:proofErr w:type="spellEnd"/>
          </w:p>
        </w:tc>
        <w:tc>
          <w:tcPr>
            <w:tcW w:w="599" w:type="pct"/>
            <w:vAlign w:val="center"/>
          </w:tcPr>
          <w:p w14:paraId="55BC432D" w14:textId="4778DF86" w:rsidR="006F3218" w:rsidRPr="005819C4" w:rsidRDefault="006F3218" w:rsidP="00CD4B12">
            <w:pPr>
              <w:pStyle w:val="Sinespaciado"/>
              <w:rPr>
                <w:color w:val="000000"/>
                <w:sz w:val="20"/>
                <w:szCs w:val="20"/>
              </w:rPr>
            </w:pPr>
            <w:r w:rsidRPr="005819C4">
              <w:rPr>
                <w:color w:val="000000"/>
                <w:sz w:val="20"/>
                <w:szCs w:val="20"/>
              </w:rPr>
              <w:t>&lt;</w:t>
            </w:r>
            <w:proofErr w:type="spellStart"/>
            <w:r w:rsidRPr="005819C4">
              <w:rPr>
                <w:color w:val="000000"/>
                <w:sz w:val="20"/>
                <w:szCs w:val="20"/>
              </w:rPr>
              <w:t>created-by</w:t>
            </w:r>
            <w:proofErr w:type="spellEnd"/>
            <w:r w:rsidRPr="005819C4">
              <w:rPr>
                <w:color w:val="000000"/>
                <w:sz w:val="20"/>
                <w:szCs w:val="20"/>
              </w:rPr>
              <w:t>&gt;</w:t>
            </w:r>
          </w:p>
        </w:tc>
        <w:tc>
          <w:tcPr>
            <w:tcW w:w="800" w:type="pct"/>
            <w:vMerge/>
            <w:vAlign w:val="center"/>
          </w:tcPr>
          <w:p w14:paraId="7439BF25" w14:textId="77777777" w:rsidR="006F3218" w:rsidRPr="005819C4" w:rsidRDefault="006F3218" w:rsidP="00CD4B12">
            <w:pPr>
              <w:pStyle w:val="Sinespaciado"/>
              <w:rPr>
                <w:color w:val="000000"/>
                <w:sz w:val="20"/>
                <w:szCs w:val="20"/>
              </w:rPr>
            </w:pPr>
          </w:p>
        </w:tc>
        <w:tc>
          <w:tcPr>
            <w:tcW w:w="1607" w:type="pct"/>
            <w:shd w:val="clear" w:color="auto" w:fill="auto"/>
            <w:vAlign w:val="center"/>
          </w:tcPr>
          <w:p w14:paraId="6BFD4774" w14:textId="19DAA6B2" w:rsidR="006F3218" w:rsidRPr="005819C4" w:rsidRDefault="006F3218" w:rsidP="00CD4B12">
            <w:pPr>
              <w:pStyle w:val="Sinespaciado"/>
              <w:rPr>
                <w:color w:val="000000"/>
                <w:sz w:val="20"/>
                <w:szCs w:val="20"/>
              </w:rPr>
            </w:pPr>
            <w:r w:rsidRPr="005819C4">
              <w:rPr>
                <w:color w:val="000000"/>
                <w:sz w:val="20"/>
                <w:szCs w:val="20"/>
              </w:rPr>
              <w:t>Contiene el origen de donde se generó la orden (Internet/Android/IOS/</w:t>
            </w:r>
            <w:proofErr w:type="spellStart"/>
            <w:r w:rsidRPr="005819C4">
              <w:rPr>
                <w:color w:val="000000"/>
                <w:sz w:val="20"/>
                <w:szCs w:val="20"/>
              </w:rPr>
              <w:t>Call</w:t>
            </w:r>
            <w:proofErr w:type="spellEnd"/>
            <w:r w:rsidRPr="005819C4">
              <w:rPr>
                <w:color w:val="000000"/>
                <w:sz w:val="20"/>
                <w:szCs w:val="20"/>
              </w:rPr>
              <w:t xml:space="preserve"> Center/Teléfono)</w:t>
            </w:r>
          </w:p>
        </w:tc>
      </w:tr>
      <w:tr w:rsidR="006F3218" w:rsidRPr="005819C4" w14:paraId="554A335E" w14:textId="77777777" w:rsidTr="008A5302">
        <w:tc>
          <w:tcPr>
            <w:tcW w:w="1129" w:type="pct"/>
            <w:shd w:val="clear" w:color="auto" w:fill="auto"/>
            <w:tcMar>
              <w:top w:w="0" w:type="dxa"/>
              <w:left w:w="108" w:type="dxa"/>
              <w:bottom w:w="0" w:type="dxa"/>
              <w:right w:w="108" w:type="dxa"/>
            </w:tcMar>
            <w:vAlign w:val="center"/>
          </w:tcPr>
          <w:p w14:paraId="4F2E3901" w14:textId="094CA0B8" w:rsidR="006F3218" w:rsidRPr="005819C4" w:rsidRDefault="006F3218" w:rsidP="00CD4B12">
            <w:pPr>
              <w:pStyle w:val="Sinespaciado"/>
              <w:rPr>
                <w:color w:val="000000"/>
                <w:sz w:val="20"/>
                <w:szCs w:val="20"/>
              </w:rPr>
            </w:pPr>
            <w:r w:rsidRPr="005819C4">
              <w:rPr>
                <w:color w:val="000000"/>
                <w:sz w:val="20"/>
                <w:szCs w:val="20"/>
              </w:rPr>
              <w:t>Tipo de entrega</w:t>
            </w:r>
          </w:p>
        </w:tc>
        <w:tc>
          <w:tcPr>
            <w:tcW w:w="865" w:type="pct"/>
            <w:shd w:val="clear" w:color="auto" w:fill="auto"/>
            <w:tcMar>
              <w:top w:w="0" w:type="dxa"/>
              <w:left w:w="108" w:type="dxa"/>
              <w:bottom w:w="0" w:type="dxa"/>
              <w:right w:w="108" w:type="dxa"/>
            </w:tcMar>
            <w:vAlign w:val="center"/>
          </w:tcPr>
          <w:p w14:paraId="3B4DAE76" w14:textId="01DE501E" w:rsidR="006F3218" w:rsidRPr="005819C4" w:rsidRDefault="006F3218" w:rsidP="00CD4B12">
            <w:pPr>
              <w:pStyle w:val="Sinespaciado"/>
              <w:rPr>
                <w:color w:val="000000"/>
                <w:sz w:val="20"/>
                <w:szCs w:val="20"/>
              </w:rPr>
            </w:pPr>
            <w:proofErr w:type="spellStart"/>
            <w:r w:rsidRPr="005819C4">
              <w:rPr>
                <w:color w:val="000000"/>
                <w:sz w:val="20"/>
                <w:szCs w:val="20"/>
              </w:rPr>
              <w:t>delivery-type</w:t>
            </w:r>
            <w:proofErr w:type="spellEnd"/>
          </w:p>
        </w:tc>
        <w:tc>
          <w:tcPr>
            <w:tcW w:w="599" w:type="pct"/>
            <w:shd w:val="clear" w:color="auto" w:fill="auto"/>
            <w:vAlign w:val="center"/>
          </w:tcPr>
          <w:p w14:paraId="24ED1768" w14:textId="425D332A" w:rsidR="006F3218" w:rsidRPr="005819C4" w:rsidRDefault="00D05B09" w:rsidP="00CD4B12">
            <w:pPr>
              <w:pStyle w:val="Sinespaciado"/>
              <w:rPr>
                <w:color w:val="000000"/>
                <w:sz w:val="20"/>
                <w:szCs w:val="20"/>
              </w:rPr>
            </w:pPr>
            <w:r w:rsidRPr="005819C4">
              <w:rPr>
                <w:color w:val="000000"/>
                <w:sz w:val="20"/>
                <w:szCs w:val="20"/>
              </w:rPr>
              <w:t>&lt;</w:t>
            </w:r>
            <w:proofErr w:type="spellStart"/>
            <w:r w:rsidRPr="005819C4">
              <w:rPr>
                <w:color w:val="000000"/>
                <w:sz w:val="20"/>
                <w:szCs w:val="20"/>
              </w:rPr>
              <w:t>shipping-method</w:t>
            </w:r>
            <w:proofErr w:type="spellEnd"/>
            <w:r w:rsidRPr="005819C4">
              <w:rPr>
                <w:color w:val="000000"/>
                <w:sz w:val="20"/>
                <w:szCs w:val="20"/>
              </w:rPr>
              <w:t>&gt;</w:t>
            </w:r>
          </w:p>
        </w:tc>
        <w:tc>
          <w:tcPr>
            <w:tcW w:w="800" w:type="pct"/>
            <w:vMerge/>
            <w:vAlign w:val="center"/>
          </w:tcPr>
          <w:p w14:paraId="15FAC066" w14:textId="77777777" w:rsidR="006F3218" w:rsidRPr="005819C4" w:rsidRDefault="006F3218" w:rsidP="00CD4B12">
            <w:pPr>
              <w:pStyle w:val="Sinespaciado"/>
              <w:rPr>
                <w:color w:val="000000"/>
                <w:sz w:val="20"/>
                <w:szCs w:val="20"/>
              </w:rPr>
            </w:pPr>
          </w:p>
        </w:tc>
        <w:tc>
          <w:tcPr>
            <w:tcW w:w="1607" w:type="pct"/>
            <w:shd w:val="clear" w:color="auto" w:fill="auto"/>
            <w:vAlign w:val="center"/>
          </w:tcPr>
          <w:p w14:paraId="2E2AA934" w14:textId="6666EF64" w:rsidR="006F3218" w:rsidRPr="005819C4" w:rsidRDefault="006F3218" w:rsidP="00CD4B12">
            <w:pPr>
              <w:pStyle w:val="Sinespaciado"/>
              <w:rPr>
                <w:color w:val="000000"/>
                <w:sz w:val="20"/>
                <w:szCs w:val="20"/>
              </w:rPr>
            </w:pPr>
            <w:r w:rsidRPr="005819C4">
              <w:rPr>
                <w:color w:val="000000"/>
                <w:sz w:val="20"/>
                <w:szCs w:val="20"/>
              </w:rPr>
              <w:t>Contiene el tipo de entrega de la orden (a domicilio/en tienda)</w:t>
            </w:r>
          </w:p>
        </w:tc>
      </w:tr>
      <w:tr w:rsidR="006F3218" w:rsidRPr="005819C4" w14:paraId="0F2E640E" w14:textId="77777777" w:rsidTr="008A5302">
        <w:trPr>
          <w:trHeight w:val="304"/>
        </w:trPr>
        <w:tc>
          <w:tcPr>
            <w:tcW w:w="1129" w:type="pct"/>
            <w:shd w:val="clear" w:color="auto" w:fill="auto"/>
            <w:tcMar>
              <w:top w:w="0" w:type="dxa"/>
              <w:left w:w="108" w:type="dxa"/>
              <w:bottom w:w="0" w:type="dxa"/>
              <w:right w:w="108" w:type="dxa"/>
            </w:tcMar>
            <w:vAlign w:val="center"/>
          </w:tcPr>
          <w:p w14:paraId="261A5D50" w14:textId="663C83F0" w:rsidR="006F3218" w:rsidRPr="005819C4" w:rsidRDefault="006F3218" w:rsidP="00CD4B12">
            <w:pPr>
              <w:pStyle w:val="Sinespaciado"/>
              <w:rPr>
                <w:color w:val="000000"/>
                <w:sz w:val="20"/>
                <w:szCs w:val="20"/>
              </w:rPr>
            </w:pPr>
            <w:r w:rsidRPr="005819C4">
              <w:rPr>
                <w:color w:val="000000"/>
                <w:sz w:val="20"/>
                <w:szCs w:val="20"/>
              </w:rPr>
              <w:t>Tipo de UE</w:t>
            </w:r>
          </w:p>
        </w:tc>
        <w:tc>
          <w:tcPr>
            <w:tcW w:w="865" w:type="pct"/>
            <w:shd w:val="clear" w:color="auto" w:fill="auto"/>
            <w:tcMar>
              <w:top w:w="0" w:type="dxa"/>
              <w:left w:w="108" w:type="dxa"/>
              <w:bottom w:w="0" w:type="dxa"/>
              <w:right w:w="108" w:type="dxa"/>
            </w:tcMar>
            <w:vAlign w:val="center"/>
          </w:tcPr>
          <w:p w14:paraId="5C7A8899" w14:textId="70260D6B" w:rsidR="006F3218" w:rsidRPr="005819C4" w:rsidRDefault="006F3218" w:rsidP="00CD4B12">
            <w:pPr>
              <w:pStyle w:val="Sinespaciado"/>
              <w:rPr>
                <w:color w:val="000000"/>
                <w:sz w:val="20"/>
                <w:szCs w:val="20"/>
              </w:rPr>
            </w:pPr>
            <w:proofErr w:type="spellStart"/>
            <w:r w:rsidRPr="005819C4">
              <w:rPr>
                <w:color w:val="000000"/>
                <w:sz w:val="20"/>
                <w:szCs w:val="20"/>
              </w:rPr>
              <w:t>ue-type</w:t>
            </w:r>
            <w:proofErr w:type="spellEnd"/>
          </w:p>
        </w:tc>
        <w:tc>
          <w:tcPr>
            <w:tcW w:w="599" w:type="pct"/>
            <w:vAlign w:val="center"/>
          </w:tcPr>
          <w:p w14:paraId="58B14582" w14:textId="3ED6FBD5" w:rsidR="006F3218" w:rsidRPr="005819C4" w:rsidRDefault="006F3218" w:rsidP="00CD4B12">
            <w:pPr>
              <w:pStyle w:val="Sinespaciado"/>
              <w:rPr>
                <w:color w:val="000000"/>
                <w:sz w:val="20"/>
                <w:szCs w:val="20"/>
              </w:rPr>
            </w:pPr>
            <w:r w:rsidRPr="005819C4">
              <w:rPr>
                <w:color w:val="000000"/>
                <w:sz w:val="20"/>
                <w:szCs w:val="20"/>
              </w:rPr>
              <w:t>N/A</w:t>
            </w:r>
          </w:p>
        </w:tc>
        <w:tc>
          <w:tcPr>
            <w:tcW w:w="800" w:type="pct"/>
            <w:vMerge/>
            <w:vAlign w:val="center"/>
          </w:tcPr>
          <w:p w14:paraId="3DE158BE" w14:textId="77777777" w:rsidR="006F3218" w:rsidRPr="005819C4" w:rsidRDefault="006F3218" w:rsidP="00CD4B12">
            <w:pPr>
              <w:pStyle w:val="Sinespaciado"/>
              <w:rPr>
                <w:color w:val="000000"/>
                <w:sz w:val="20"/>
                <w:szCs w:val="20"/>
              </w:rPr>
            </w:pPr>
          </w:p>
        </w:tc>
        <w:tc>
          <w:tcPr>
            <w:tcW w:w="1607" w:type="pct"/>
            <w:shd w:val="clear" w:color="auto" w:fill="auto"/>
            <w:vAlign w:val="center"/>
          </w:tcPr>
          <w:p w14:paraId="63D73ACF" w14:textId="7D74FEF0" w:rsidR="006F3218" w:rsidRPr="005819C4" w:rsidRDefault="006F3218" w:rsidP="000832F7">
            <w:pPr>
              <w:pStyle w:val="Sinespaciado"/>
              <w:rPr>
                <w:color w:val="000000"/>
                <w:sz w:val="20"/>
                <w:szCs w:val="20"/>
              </w:rPr>
            </w:pPr>
            <w:r w:rsidRPr="005819C4">
              <w:rPr>
                <w:color w:val="000000"/>
                <w:sz w:val="20"/>
                <w:szCs w:val="20"/>
              </w:rPr>
              <w:t xml:space="preserve">Contiene el tipo de la unidad de ejecución (SETC, </w:t>
            </w:r>
            <w:ins w:id="58" w:author="Alcántara Ávila, Humberto" w:date="2021-03-18T16:50:00Z">
              <w:r w:rsidR="000832F7">
                <w:rPr>
                  <w:color w:val="000000"/>
                  <w:sz w:val="20"/>
                  <w:szCs w:val="20"/>
                </w:rPr>
                <w:t xml:space="preserve">Mercancías Generales </w:t>
              </w:r>
            </w:ins>
            <w:del w:id="59" w:author="Alcántara Ávila, Humberto" w:date="2021-03-18T16:50:00Z">
              <w:r w:rsidRPr="005819C4" w:rsidDel="000832F7">
                <w:rPr>
                  <w:color w:val="000000"/>
                  <w:sz w:val="20"/>
                  <w:szCs w:val="20"/>
                </w:rPr>
                <w:delText>Soriana.com</w:delText>
              </w:r>
            </w:del>
            <w:r w:rsidRPr="005819C4">
              <w:rPr>
                <w:color w:val="000000"/>
                <w:sz w:val="20"/>
                <w:szCs w:val="20"/>
              </w:rPr>
              <w:t>, etc.) Este dato sirve como referencia para identificar el origen de la UE.</w:t>
            </w:r>
          </w:p>
        </w:tc>
      </w:tr>
      <w:tr w:rsidR="000832F7" w:rsidRPr="005819C4" w14:paraId="29F65945" w14:textId="77777777" w:rsidTr="008A5302">
        <w:trPr>
          <w:trHeight w:val="304"/>
          <w:ins w:id="60" w:author="Alcántara Ávila, Humberto" w:date="2021-03-18T16:50:00Z"/>
        </w:trPr>
        <w:tc>
          <w:tcPr>
            <w:tcW w:w="1129" w:type="pct"/>
            <w:shd w:val="clear" w:color="auto" w:fill="auto"/>
            <w:tcMar>
              <w:top w:w="0" w:type="dxa"/>
              <w:left w:w="108" w:type="dxa"/>
              <w:bottom w:w="0" w:type="dxa"/>
              <w:right w:w="108" w:type="dxa"/>
            </w:tcMar>
            <w:vAlign w:val="center"/>
          </w:tcPr>
          <w:p w14:paraId="1FFE7AD2" w14:textId="520A53DE" w:rsidR="000832F7" w:rsidRDefault="000832F7" w:rsidP="00CD4B12">
            <w:pPr>
              <w:pStyle w:val="Sinespaciado"/>
              <w:rPr>
                <w:ins w:id="61" w:author="Alcántara Ávila, Humberto" w:date="2021-03-18T16:50:00Z"/>
                <w:color w:val="000000"/>
                <w:sz w:val="20"/>
                <w:szCs w:val="20"/>
              </w:rPr>
            </w:pPr>
            <w:ins w:id="62" w:author="Alcántara Ávila, Humberto" w:date="2021-03-18T16:51:00Z">
              <w:r>
                <w:rPr>
                  <w:color w:val="000000"/>
                  <w:sz w:val="20"/>
                  <w:szCs w:val="20"/>
                </w:rPr>
                <w:t xml:space="preserve">Tipo de </w:t>
              </w:r>
              <w:r w:rsidR="00A32D9E">
                <w:rPr>
                  <w:color w:val="000000"/>
                  <w:sz w:val="20"/>
                  <w:szCs w:val="20"/>
                </w:rPr>
                <w:t>Almacen Origen de la UE</w:t>
              </w:r>
            </w:ins>
          </w:p>
        </w:tc>
        <w:tc>
          <w:tcPr>
            <w:tcW w:w="865" w:type="pct"/>
            <w:shd w:val="clear" w:color="auto" w:fill="auto"/>
            <w:tcMar>
              <w:top w:w="0" w:type="dxa"/>
              <w:left w:w="108" w:type="dxa"/>
              <w:bottom w:w="0" w:type="dxa"/>
              <w:right w:w="108" w:type="dxa"/>
            </w:tcMar>
            <w:vAlign w:val="center"/>
          </w:tcPr>
          <w:p w14:paraId="00BA81E4" w14:textId="77777777" w:rsidR="000832F7" w:rsidRDefault="000832F7" w:rsidP="00CD4B12">
            <w:pPr>
              <w:pStyle w:val="Sinespaciado"/>
              <w:rPr>
                <w:ins w:id="63" w:author="Alcántara Ávila, Humberto" w:date="2021-03-18T16:50:00Z"/>
                <w:color w:val="000000"/>
                <w:sz w:val="20"/>
                <w:szCs w:val="20"/>
              </w:rPr>
            </w:pPr>
          </w:p>
        </w:tc>
        <w:tc>
          <w:tcPr>
            <w:tcW w:w="599" w:type="pct"/>
            <w:vAlign w:val="center"/>
          </w:tcPr>
          <w:p w14:paraId="0E15B2C4" w14:textId="77777777" w:rsidR="000832F7" w:rsidRDefault="000832F7" w:rsidP="00CD4B12">
            <w:pPr>
              <w:pStyle w:val="Sinespaciado"/>
              <w:rPr>
                <w:ins w:id="64" w:author="Alcántara Ávila, Humberto" w:date="2021-03-18T16:50:00Z"/>
                <w:color w:val="000000"/>
                <w:sz w:val="20"/>
                <w:szCs w:val="20"/>
              </w:rPr>
            </w:pPr>
          </w:p>
        </w:tc>
        <w:tc>
          <w:tcPr>
            <w:tcW w:w="800" w:type="pct"/>
            <w:vAlign w:val="center"/>
          </w:tcPr>
          <w:p w14:paraId="7177BFC0" w14:textId="77777777" w:rsidR="000832F7" w:rsidRPr="005819C4" w:rsidRDefault="000832F7" w:rsidP="00CD4B12">
            <w:pPr>
              <w:pStyle w:val="Sinespaciado"/>
              <w:rPr>
                <w:ins w:id="65" w:author="Alcántara Ávila, Humberto" w:date="2021-03-18T16:50:00Z"/>
                <w:color w:val="000000"/>
                <w:sz w:val="20"/>
                <w:szCs w:val="20"/>
              </w:rPr>
            </w:pPr>
          </w:p>
        </w:tc>
        <w:tc>
          <w:tcPr>
            <w:tcW w:w="1607" w:type="pct"/>
            <w:shd w:val="clear" w:color="auto" w:fill="auto"/>
            <w:vAlign w:val="center"/>
          </w:tcPr>
          <w:p w14:paraId="495E904B" w14:textId="4F952B6A" w:rsidR="000832F7" w:rsidRDefault="00A32D9E" w:rsidP="00CD4B12">
            <w:pPr>
              <w:pStyle w:val="Sinespaciado"/>
              <w:rPr>
                <w:ins w:id="66" w:author="Alcántara Ávila, Humberto" w:date="2021-03-18T16:52:00Z"/>
                <w:color w:val="000000"/>
                <w:sz w:val="20"/>
                <w:szCs w:val="20"/>
              </w:rPr>
            </w:pPr>
            <w:ins w:id="67" w:author="Alcántara Ávila, Humberto" w:date="2021-03-18T16:51:00Z">
              <w:r>
                <w:rPr>
                  <w:color w:val="000000"/>
                  <w:sz w:val="20"/>
                  <w:szCs w:val="20"/>
                </w:rPr>
                <w:t xml:space="preserve">Los tipos de Almacenes como referencia </w:t>
              </w:r>
            </w:ins>
            <w:ins w:id="68" w:author="Alcántara Ávila, Humberto" w:date="2021-03-18T16:52:00Z">
              <w:r w:rsidR="00ED6892">
                <w:rPr>
                  <w:color w:val="000000"/>
                  <w:sz w:val="20"/>
                  <w:szCs w:val="20"/>
                </w:rPr>
                <w:t>serían</w:t>
              </w:r>
            </w:ins>
            <w:ins w:id="69" w:author="Alcántara Ávila, Humberto" w:date="2021-03-18T16:51:00Z">
              <w:r>
                <w:rPr>
                  <w:color w:val="000000"/>
                  <w:sz w:val="20"/>
                  <w:szCs w:val="20"/>
                </w:rPr>
                <w:t xml:space="preserve"> </w:t>
              </w:r>
            </w:ins>
            <w:ins w:id="70" w:author="Alcántara Ávila, Humberto" w:date="2021-03-18T16:52:00Z">
              <w:r>
                <w:rPr>
                  <w:color w:val="000000"/>
                  <w:sz w:val="20"/>
                  <w:szCs w:val="20"/>
                </w:rPr>
                <w:t>los siguientes:</w:t>
              </w:r>
            </w:ins>
          </w:p>
          <w:p w14:paraId="4BD275B2" w14:textId="77777777" w:rsidR="00A32D9E" w:rsidRDefault="00A32D9E" w:rsidP="00CD4B12">
            <w:pPr>
              <w:pStyle w:val="Sinespaciado"/>
              <w:rPr>
                <w:ins w:id="71" w:author="Alcántara Ávila, Humberto" w:date="2021-03-18T16:52:00Z"/>
                <w:color w:val="000000"/>
                <w:sz w:val="20"/>
                <w:szCs w:val="20"/>
              </w:rPr>
            </w:pPr>
          </w:p>
          <w:p w14:paraId="1A041716" w14:textId="6AE2D068" w:rsidR="00A32D9E" w:rsidRDefault="00A32D9E" w:rsidP="00CD4B12">
            <w:pPr>
              <w:pStyle w:val="Sinespaciado"/>
              <w:rPr>
                <w:ins w:id="72" w:author="Alcántara Ávila, Humberto" w:date="2021-03-18T16:50:00Z"/>
                <w:color w:val="000000"/>
                <w:sz w:val="20"/>
                <w:szCs w:val="20"/>
              </w:rPr>
            </w:pPr>
            <w:ins w:id="73" w:author="Alcántara Ávila, Humberto" w:date="2021-03-18T16:52:00Z">
              <w:r>
                <w:rPr>
                  <w:color w:val="000000"/>
                  <w:sz w:val="20"/>
                  <w:szCs w:val="20"/>
                </w:rPr>
                <w:t xml:space="preserve">DSV, DST, </w:t>
              </w:r>
              <w:r w:rsidR="00ED6892">
                <w:rPr>
                  <w:color w:val="000000"/>
                  <w:sz w:val="20"/>
                  <w:szCs w:val="20"/>
                </w:rPr>
                <w:t>CEDIS</w:t>
              </w:r>
            </w:ins>
            <w:ins w:id="74" w:author="Alcántara Ávila, Humberto" w:date="2021-03-18T16:53:00Z">
              <w:r w:rsidR="00ED6892">
                <w:rPr>
                  <w:color w:val="000000"/>
                  <w:sz w:val="20"/>
                  <w:szCs w:val="20"/>
                </w:rPr>
                <w:t>, SETC</w:t>
              </w:r>
            </w:ins>
          </w:p>
        </w:tc>
      </w:tr>
      <w:tr w:rsidR="003D127C" w:rsidRPr="005819C4" w14:paraId="62018B8A" w14:textId="77777777" w:rsidTr="008A5302">
        <w:trPr>
          <w:trHeight w:val="304"/>
        </w:trPr>
        <w:tc>
          <w:tcPr>
            <w:tcW w:w="1129" w:type="pct"/>
            <w:shd w:val="clear" w:color="auto" w:fill="auto"/>
            <w:tcMar>
              <w:top w:w="0" w:type="dxa"/>
              <w:left w:w="108" w:type="dxa"/>
              <w:bottom w:w="0" w:type="dxa"/>
              <w:right w:w="108" w:type="dxa"/>
            </w:tcMar>
            <w:vAlign w:val="center"/>
          </w:tcPr>
          <w:p w14:paraId="2D334C9F" w14:textId="6250D2A3" w:rsidR="003D127C" w:rsidRPr="005819C4" w:rsidRDefault="003D127C" w:rsidP="00CD4B12">
            <w:pPr>
              <w:pStyle w:val="Sinespaciado"/>
              <w:rPr>
                <w:color w:val="000000"/>
                <w:sz w:val="20"/>
                <w:szCs w:val="20"/>
              </w:rPr>
            </w:pPr>
            <w:r>
              <w:rPr>
                <w:color w:val="000000"/>
                <w:sz w:val="20"/>
                <w:szCs w:val="20"/>
              </w:rPr>
              <w:lastRenderedPageBreak/>
              <w:t xml:space="preserve">RMA </w:t>
            </w:r>
            <w:proofErr w:type="spellStart"/>
            <w:r>
              <w:rPr>
                <w:color w:val="000000"/>
                <w:sz w:val="20"/>
                <w:szCs w:val="20"/>
              </w:rPr>
              <w:t>flag</w:t>
            </w:r>
            <w:proofErr w:type="spellEnd"/>
          </w:p>
        </w:tc>
        <w:tc>
          <w:tcPr>
            <w:tcW w:w="865" w:type="pct"/>
            <w:shd w:val="clear" w:color="auto" w:fill="auto"/>
            <w:tcMar>
              <w:top w:w="0" w:type="dxa"/>
              <w:left w:w="108" w:type="dxa"/>
              <w:bottom w:w="0" w:type="dxa"/>
              <w:right w:w="108" w:type="dxa"/>
            </w:tcMar>
            <w:vAlign w:val="center"/>
          </w:tcPr>
          <w:p w14:paraId="240F3D3D" w14:textId="2F1D4AFD" w:rsidR="003D127C" w:rsidRPr="005819C4" w:rsidRDefault="003D127C" w:rsidP="00CD4B12">
            <w:pPr>
              <w:pStyle w:val="Sinespaciado"/>
              <w:rPr>
                <w:color w:val="000000"/>
                <w:sz w:val="20"/>
                <w:szCs w:val="20"/>
              </w:rPr>
            </w:pPr>
            <w:r>
              <w:rPr>
                <w:color w:val="000000"/>
                <w:sz w:val="20"/>
                <w:szCs w:val="20"/>
              </w:rPr>
              <w:t>Bit-RMA</w:t>
            </w:r>
          </w:p>
        </w:tc>
        <w:tc>
          <w:tcPr>
            <w:tcW w:w="599" w:type="pct"/>
            <w:vAlign w:val="center"/>
          </w:tcPr>
          <w:p w14:paraId="77AD1FF4" w14:textId="11D29B43" w:rsidR="003D127C" w:rsidRPr="005819C4" w:rsidRDefault="003D127C" w:rsidP="00CD4B12">
            <w:pPr>
              <w:pStyle w:val="Sinespaciado"/>
              <w:rPr>
                <w:color w:val="000000"/>
                <w:sz w:val="20"/>
                <w:szCs w:val="20"/>
              </w:rPr>
            </w:pPr>
            <w:r>
              <w:rPr>
                <w:color w:val="000000"/>
                <w:sz w:val="20"/>
                <w:szCs w:val="20"/>
              </w:rPr>
              <w:t>N/A</w:t>
            </w:r>
          </w:p>
        </w:tc>
        <w:tc>
          <w:tcPr>
            <w:tcW w:w="800" w:type="pct"/>
            <w:vAlign w:val="center"/>
          </w:tcPr>
          <w:p w14:paraId="47AFC8D4" w14:textId="77777777" w:rsidR="003D127C" w:rsidRPr="005819C4" w:rsidRDefault="003D127C" w:rsidP="00CD4B12">
            <w:pPr>
              <w:pStyle w:val="Sinespaciado"/>
              <w:rPr>
                <w:color w:val="000000"/>
                <w:sz w:val="20"/>
                <w:szCs w:val="20"/>
              </w:rPr>
            </w:pPr>
          </w:p>
        </w:tc>
        <w:tc>
          <w:tcPr>
            <w:tcW w:w="1607" w:type="pct"/>
            <w:shd w:val="clear" w:color="auto" w:fill="auto"/>
            <w:vAlign w:val="center"/>
          </w:tcPr>
          <w:p w14:paraId="39206401" w14:textId="77777777" w:rsidR="003D127C" w:rsidRDefault="003D127C" w:rsidP="00CD4B12">
            <w:pPr>
              <w:pStyle w:val="Sinespaciado"/>
              <w:rPr>
                <w:color w:val="000000"/>
                <w:sz w:val="20"/>
                <w:szCs w:val="20"/>
              </w:rPr>
            </w:pPr>
            <w:r>
              <w:rPr>
                <w:color w:val="000000"/>
                <w:sz w:val="20"/>
                <w:szCs w:val="20"/>
              </w:rPr>
              <w:t>Flujos de cancelación, devolución y sustitución.</w:t>
            </w:r>
          </w:p>
          <w:p w14:paraId="3DB84A27" w14:textId="307656A1" w:rsidR="003D127C" w:rsidRPr="005819C4" w:rsidRDefault="003D127C" w:rsidP="003D127C">
            <w:pPr>
              <w:pStyle w:val="Sinespaciado"/>
              <w:rPr>
                <w:color w:val="000000"/>
                <w:sz w:val="20"/>
                <w:szCs w:val="20"/>
              </w:rPr>
            </w:pPr>
            <w:r>
              <w:rPr>
                <w:color w:val="000000"/>
                <w:sz w:val="20"/>
                <w:szCs w:val="20"/>
              </w:rPr>
              <w:t>Falso, verdadero</w:t>
            </w:r>
          </w:p>
        </w:tc>
      </w:tr>
      <w:tr w:rsidR="003D127C" w:rsidRPr="005819C4" w14:paraId="7294A5BD" w14:textId="77777777" w:rsidTr="008A5302">
        <w:trPr>
          <w:trHeight w:val="304"/>
        </w:trPr>
        <w:tc>
          <w:tcPr>
            <w:tcW w:w="1129" w:type="pct"/>
            <w:shd w:val="clear" w:color="auto" w:fill="auto"/>
            <w:tcMar>
              <w:top w:w="0" w:type="dxa"/>
              <w:left w:w="108" w:type="dxa"/>
              <w:bottom w:w="0" w:type="dxa"/>
              <w:right w:w="108" w:type="dxa"/>
            </w:tcMar>
            <w:vAlign w:val="center"/>
          </w:tcPr>
          <w:p w14:paraId="5E3B80EA" w14:textId="4AF53C80" w:rsidR="003D127C" w:rsidRDefault="003D127C" w:rsidP="003D127C">
            <w:pPr>
              <w:pStyle w:val="Sinespaciado"/>
              <w:rPr>
                <w:color w:val="000000"/>
                <w:sz w:val="20"/>
                <w:szCs w:val="20"/>
              </w:rPr>
            </w:pPr>
            <w:r>
              <w:rPr>
                <w:color w:val="000000"/>
                <w:sz w:val="20"/>
                <w:szCs w:val="20"/>
              </w:rPr>
              <w:t>RMA Orden</w:t>
            </w:r>
          </w:p>
        </w:tc>
        <w:tc>
          <w:tcPr>
            <w:tcW w:w="865" w:type="pct"/>
            <w:shd w:val="clear" w:color="auto" w:fill="auto"/>
            <w:tcMar>
              <w:top w:w="0" w:type="dxa"/>
              <w:left w:w="108" w:type="dxa"/>
              <w:bottom w:w="0" w:type="dxa"/>
              <w:right w:w="108" w:type="dxa"/>
            </w:tcMar>
            <w:vAlign w:val="center"/>
          </w:tcPr>
          <w:p w14:paraId="2BCD8B84" w14:textId="21967816" w:rsidR="003D127C" w:rsidRDefault="003D127C" w:rsidP="003D127C">
            <w:pPr>
              <w:pStyle w:val="Sinespaciado"/>
              <w:rPr>
                <w:color w:val="000000"/>
                <w:sz w:val="20"/>
                <w:szCs w:val="20"/>
              </w:rPr>
            </w:pPr>
            <w:r>
              <w:rPr>
                <w:color w:val="000000"/>
                <w:sz w:val="20"/>
                <w:szCs w:val="20"/>
              </w:rPr>
              <w:t>Orden-RMA</w:t>
            </w:r>
          </w:p>
        </w:tc>
        <w:tc>
          <w:tcPr>
            <w:tcW w:w="599" w:type="pct"/>
            <w:vAlign w:val="center"/>
          </w:tcPr>
          <w:p w14:paraId="076E201F" w14:textId="04C52FEF" w:rsidR="003D127C" w:rsidRDefault="003D127C" w:rsidP="003D127C">
            <w:pPr>
              <w:pStyle w:val="Sinespaciado"/>
              <w:rPr>
                <w:color w:val="000000"/>
                <w:sz w:val="20"/>
                <w:szCs w:val="20"/>
              </w:rPr>
            </w:pPr>
            <w:r>
              <w:rPr>
                <w:color w:val="000000"/>
                <w:sz w:val="20"/>
                <w:szCs w:val="20"/>
              </w:rPr>
              <w:t>N/A</w:t>
            </w:r>
          </w:p>
        </w:tc>
        <w:tc>
          <w:tcPr>
            <w:tcW w:w="800" w:type="pct"/>
            <w:vAlign w:val="center"/>
          </w:tcPr>
          <w:p w14:paraId="26D2FE95" w14:textId="77777777" w:rsidR="003D127C" w:rsidRPr="005819C4" w:rsidRDefault="003D127C" w:rsidP="003D127C">
            <w:pPr>
              <w:pStyle w:val="Sinespaciado"/>
              <w:rPr>
                <w:color w:val="000000"/>
                <w:sz w:val="20"/>
                <w:szCs w:val="20"/>
              </w:rPr>
            </w:pPr>
          </w:p>
        </w:tc>
        <w:tc>
          <w:tcPr>
            <w:tcW w:w="1607" w:type="pct"/>
            <w:shd w:val="clear" w:color="auto" w:fill="auto"/>
            <w:vAlign w:val="center"/>
          </w:tcPr>
          <w:p w14:paraId="46E624C5" w14:textId="77777777" w:rsidR="003D127C" w:rsidDel="009007FE" w:rsidRDefault="003D127C" w:rsidP="003D127C">
            <w:pPr>
              <w:pStyle w:val="Sinespaciado"/>
              <w:rPr>
                <w:del w:id="75" w:author="Alcántara Ávila, Humberto" w:date="2021-03-18T17:07:00Z"/>
                <w:color w:val="000000"/>
                <w:sz w:val="20"/>
                <w:szCs w:val="20"/>
              </w:rPr>
            </w:pPr>
            <w:r>
              <w:rPr>
                <w:color w:val="000000"/>
                <w:sz w:val="20"/>
                <w:szCs w:val="20"/>
              </w:rPr>
              <w:t xml:space="preserve">Orden que se </w:t>
            </w:r>
            <w:commentRangeStart w:id="76"/>
            <w:commentRangeStart w:id="77"/>
            <w:r>
              <w:rPr>
                <w:color w:val="000000"/>
                <w:sz w:val="20"/>
                <w:szCs w:val="20"/>
              </w:rPr>
              <w:t>cancelo</w:t>
            </w:r>
            <w:commentRangeEnd w:id="76"/>
            <w:r w:rsidR="00FD2BCB">
              <w:rPr>
                <w:rStyle w:val="Refdecomentario"/>
                <w:rFonts w:eastAsia="Calibri"/>
              </w:rPr>
              <w:commentReference w:id="76"/>
            </w:r>
            <w:commentRangeEnd w:id="77"/>
            <w:r w:rsidR="005D6EB8">
              <w:rPr>
                <w:rStyle w:val="Refdecomentario"/>
                <w:rFonts w:eastAsia="Calibri"/>
              </w:rPr>
              <w:commentReference w:id="77"/>
            </w:r>
          </w:p>
          <w:p w14:paraId="077D7240" w14:textId="7312F3D0" w:rsidR="003D127C" w:rsidRDefault="003D127C" w:rsidP="003D127C">
            <w:pPr>
              <w:pStyle w:val="Sinespaciado"/>
              <w:rPr>
                <w:color w:val="000000"/>
                <w:sz w:val="20"/>
                <w:szCs w:val="20"/>
              </w:rPr>
            </w:pPr>
          </w:p>
        </w:tc>
      </w:tr>
      <w:tr w:rsidR="00C54F8C" w:rsidRPr="005819C4" w14:paraId="0FCBD309" w14:textId="77777777" w:rsidTr="008A5302">
        <w:trPr>
          <w:trHeight w:val="304"/>
          <w:ins w:id="78" w:author="Alcántara Ávila, Humberto" w:date="2021-03-19T16:41:00Z"/>
        </w:trPr>
        <w:tc>
          <w:tcPr>
            <w:tcW w:w="1129" w:type="pct"/>
            <w:shd w:val="clear" w:color="auto" w:fill="auto"/>
            <w:tcMar>
              <w:top w:w="0" w:type="dxa"/>
              <w:left w:w="108" w:type="dxa"/>
              <w:bottom w:w="0" w:type="dxa"/>
              <w:right w:w="108" w:type="dxa"/>
            </w:tcMar>
            <w:vAlign w:val="center"/>
          </w:tcPr>
          <w:p w14:paraId="3B40E231" w14:textId="48E5DEDA" w:rsidR="00C54F8C" w:rsidRDefault="00C54F8C" w:rsidP="005D6EB8">
            <w:pPr>
              <w:pStyle w:val="Sinespaciado"/>
              <w:rPr>
                <w:ins w:id="79" w:author="Alcántara Ávila, Humberto" w:date="2021-03-19T16:41:00Z"/>
                <w:color w:val="000000"/>
                <w:sz w:val="20"/>
                <w:szCs w:val="20"/>
              </w:rPr>
              <w:pPrChange w:id="80" w:author="eliseo gijon romero" w:date="2021-04-07T13:42:00Z">
                <w:pPr>
                  <w:pStyle w:val="Sinespaciado"/>
                </w:pPr>
              </w:pPrChange>
            </w:pPr>
            <w:ins w:id="81" w:author="Alcántara Ávila, Humberto" w:date="2021-03-19T16:42:00Z">
              <w:r>
                <w:rPr>
                  <w:color w:val="000000"/>
                  <w:sz w:val="20"/>
                  <w:szCs w:val="20"/>
                </w:rPr>
                <w:t>BIG T.</w:t>
              </w:r>
              <w:del w:id="82" w:author="eliseo gijon romero" w:date="2021-04-07T13:42:00Z">
                <w:r w:rsidDel="005D6EB8">
                  <w:rPr>
                    <w:color w:val="000000"/>
                    <w:sz w:val="20"/>
                    <w:szCs w:val="20"/>
                  </w:rPr>
                  <w:delText xml:space="preserve"> </w:delText>
                </w:r>
              </w:del>
              <w:r>
                <w:rPr>
                  <w:color w:val="000000"/>
                  <w:sz w:val="20"/>
                  <w:szCs w:val="20"/>
                </w:rPr>
                <w:t>FLAG</w:t>
              </w:r>
            </w:ins>
          </w:p>
        </w:tc>
        <w:tc>
          <w:tcPr>
            <w:tcW w:w="865" w:type="pct"/>
            <w:shd w:val="clear" w:color="auto" w:fill="auto"/>
            <w:tcMar>
              <w:top w:w="0" w:type="dxa"/>
              <w:left w:w="108" w:type="dxa"/>
              <w:bottom w:w="0" w:type="dxa"/>
              <w:right w:w="108" w:type="dxa"/>
            </w:tcMar>
            <w:vAlign w:val="center"/>
          </w:tcPr>
          <w:p w14:paraId="43324ABE" w14:textId="3F652E6A" w:rsidR="00C54F8C" w:rsidRDefault="005D6EB8" w:rsidP="003D127C">
            <w:pPr>
              <w:pStyle w:val="Sinespaciado"/>
              <w:rPr>
                <w:ins w:id="83" w:author="Alcántara Ávila, Humberto" w:date="2021-03-19T16:41:00Z"/>
                <w:color w:val="000000"/>
                <w:sz w:val="20"/>
                <w:szCs w:val="20"/>
              </w:rPr>
            </w:pPr>
            <w:ins w:id="84" w:author="eliseo gijon romero" w:date="2021-04-07T13:42:00Z">
              <w:r>
                <w:rPr>
                  <w:color w:val="000000"/>
                  <w:sz w:val="20"/>
                  <w:szCs w:val="20"/>
                </w:rPr>
                <w:t>Big-</w:t>
              </w:r>
            </w:ins>
            <w:ins w:id="85" w:author="eliseo gijon romero" w:date="2021-04-07T13:43:00Z">
              <w:r>
                <w:rPr>
                  <w:color w:val="000000"/>
                  <w:sz w:val="20"/>
                  <w:szCs w:val="20"/>
                </w:rPr>
                <w:t>T-</w:t>
              </w:r>
              <w:proofErr w:type="spellStart"/>
              <w:r>
                <w:rPr>
                  <w:color w:val="000000"/>
                  <w:sz w:val="20"/>
                  <w:szCs w:val="20"/>
                </w:rPr>
                <w:t>Flag</w:t>
              </w:r>
            </w:ins>
            <w:proofErr w:type="spellEnd"/>
          </w:p>
        </w:tc>
        <w:tc>
          <w:tcPr>
            <w:tcW w:w="599" w:type="pct"/>
            <w:vAlign w:val="center"/>
          </w:tcPr>
          <w:p w14:paraId="7B6A25CC" w14:textId="27B27113" w:rsidR="00C54F8C" w:rsidRDefault="005D6EB8" w:rsidP="003D127C">
            <w:pPr>
              <w:pStyle w:val="Sinespaciado"/>
              <w:rPr>
                <w:ins w:id="86" w:author="Alcántara Ávila, Humberto" w:date="2021-03-19T16:41:00Z"/>
                <w:color w:val="000000"/>
                <w:sz w:val="20"/>
                <w:szCs w:val="20"/>
              </w:rPr>
            </w:pPr>
            <w:ins w:id="87" w:author="eliseo gijon romero" w:date="2021-04-07T13:43:00Z">
              <w:r>
                <w:rPr>
                  <w:color w:val="000000"/>
                  <w:sz w:val="20"/>
                  <w:szCs w:val="20"/>
                </w:rPr>
                <w:t>N/A</w:t>
              </w:r>
            </w:ins>
          </w:p>
        </w:tc>
        <w:tc>
          <w:tcPr>
            <w:tcW w:w="800" w:type="pct"/>
            <w:vAlign w:val="center"/>
          </w:tcPr>
          <w:p w14:paraId="32390DF4" w14:textId="77777777" w:rsidR="00C54F8C" w:rsidRPr="005819C4" w:rsidRDefault="00C54F8C" w:rsidP="003D127C">
            <w:pPr>
              <w:pStyle w:val="Sinespaciado"/>
              <w:rPr>
                <w:ins w:id="88" w:author="Alcántara Ávila, Humberto" w:date="2021-03-19T16:41:00Z"/>
                <w:color w:val="000000"/>
                <w:sz w:val="20"/>
                <w:szCs w:val="20"/>
              </w:rPr>
            </w:pPr>
          </w:p>
        </w:tc>
        <w:tc>
          <w:tcPr>
            <w:tcW w:w="1607" w:type="pct"/>
            <w:shd w:val="clear" w:color="auto" w:fill="auto"/>
            <w:vAlign w:val="center"/>
          </w:tcPr>
          <w:p w14:paraId="6BE28363" w14:textId="77777777" w:rsidR="00C54F8C" w:rsidRDefault="005D6EB8" w:rsidP="003D127C">
            <w:pPr>
              <w:pStyle w:val="Sinespaciado"/>
              <w:rPr>
                <w:ins w:id="89" w:author="eliseo gijon romero" w:date="2021-04-07T13:43:00Z"/>
                <w:color w:val="000000"/>
                <w:sz w:val="20"/>
                <w:szCs w:val="20"/>
              </w:rPr>
            </w:pPr>
            <w:ins w:id="90" w:author="eliseo gijon romero" w:date="2021-04-07T13:43:00Z">
              <w:r>
                <w:rPr>
                  <w:color w:val="000000"/>
                  <w:sz w:val="20"/>
                  <w:szCs w:val="20"/>
                </w:rPr>
                <w:t>Indica si el UE contiene productos tipificados como Big Ticket.</w:t>
              </w:r>
            </w:ins>
          </w:p>
          <w:p w14:paraId="51D91372" w14:textId="7E75E174" w:rsidR="005D6EB8" w:rsidRDefault="005D6EB8" w:rsidP="003D127C">
            <w:pPr>
              <w:pStyle w:val="Sinespaciado"/>
              <w:rPr>
                <w:ins w:id="91" w:author="Alcántara Ávila, Humberto" w:date="2021-03-19T16:41:00Z"/>
                <w:color w:val="000000"/>
                <w:sz w:val="20"/>
                <w:szCs w:val="20"/>
              </w:rPr>
            </w:pPr>
            <w:ins w:id="92" w:author="eliseo gijon romero" w:date="2021-04-07T13:43:00Z">
              <w:r>
                <w:rPr>
                  <w:color w:val="000000"/>
                  <w:sz w:val="20"/>
                  <w:szCs w:val="20"/>
                </w:rPr>
                <w:t>Falso, Verdadero</w:t>
              </w:r>
            </w:ins>
          </w:p>
        </w:tc>
      </w:tr>
      <w:tr w:rsidR="003D127C" w:rsidRPr="005819C4" w14:paraId="7428ED29" w14:textId="77777777" w:rsidTr="005D00FA">
        <w:trPr>
          <w:trHeight w:val="304"/>
        </w:trPr>
        <w:tc>
          <w:tcPr>
            <w:tcW w:w="5000" w:type="pct"/>
            <w:gridSpan w:val="5"/>
            <w:shd w:val="clear" w:color="auto" w:fill="2F5496" w:themeFill="accent1" w:themeFillShade="BF"/>
            <w:tcMar>
              <w:top w:w="0" w:type="dxa"/>
              <w:left w:w="108" w:type="dxa"/>
              <w:bottom w:w="0" w:type="dxa"/>
              <w:right w:w="108" w:type="dxa"/>
            </w:tcMar>
            <w:vAlign w:val="center"/>
          </w:tcPr>
          <w:p w14:paraId="669B701D" w14:textId="3040C713" w:rsidR="003D127C" w:rsidRPr="005819C4" w:rsidRDefault="003D127C" w:rsidP="003D127C">
            <w:pPr>
              <w:pStyle w:val="Sinespaciado"/>
              <w:rPr>
                <w:b/>
                <w:color w:val="FFFFFF" w:themeColor="background1"/>
                <w:sz w:val="20"/>
                <w:szCs w:val="20"/>
              </w:rPr>
            </w:pPr>
            <w:r w:rsidRPr="005819C4">
              <w:rPr>
                <w:b/>
                <w:color w:val="FFFFFF" w:themeColor="background1"/>
                <w:sz w:val="20"/>
                <w:szCs w:val="20"/>
              </w:rPr>
              <w:t xml:space="preserve">Datos del </w:t>
            </w:r>
            <w:proofErr w:type="spellStart"/>
            <w:r w:rsidRPr="005819C4">
              <w:rPr>
                <w:b/>
                <w:color w:val="FFFFFF" w:themeColor="background1"/>
                <w:sz w:val="20"/>
                <w:szCs w:val="20"/>
              </w:rPr>
              <w:t>split</w:t>
            </w:r>
            <w:proofErr w:type="spellEnd"/>
          </w:p>
        </w:tc>
      </w:tr>
      <w:tr w:rsidR="003D127C" w:rsidRPr="005819C4" w14:paraId="3EDB425F" w14:textId="77777777" w:rsidTr="00C123F3">
        <w:trPr>
          <w:trHeight w:val="304"/>
        </w:trPr>
        <w:tc>
          <w:tcPr>
            <w:tcW w:w="1129" w:type="pct"/>
            <w:shd w:val="clear" w:color="auto" w:fill="D9E2F3" w:themeFill="accent1" w:themeFillTint="33"/>
            <w:tcMar>
              <w:top w:w="0" w:type="dxa"/>
              <w:left w:w="108" w:type="dxa"/>
              <w:bottom w:w="0" w:type="dxa"/>
              <w:right w:w="108" w:type="dxa"/>
            </w:tcMar>
            <w:vAlign w:val="center"/>
          </w:tcPr>
          <w:p w14:paraId="380243A1" w14:textId="574CDF9F" w:rsidR="003D127C" w:rsidRPr="005819C4" w:rsidRDefault="003D127C" w:rsidP="003D127C">
            <w:pPr>
              <w:pStyle w:val="Sinespaciado"/>
              <w:rPr>
                <w:color w:val="000000"/>
                <w:sz w:val="20"/>
                <w:szCs w:val="20"/>
              </w:rPr>
            </w:pPr>
            <w:r w:rsidRPr="005819C4">
              <w:rPr>
                <w:color w:val="000000"/>
                <w:sz w:val="20"/>
                <w:szCs w:val="20"/>
              </w:rPr>
              <w:t>Causa de Split</w:t>
            </w:r>
          </w:p>
        </w:tc>
        <w:tc>
          <w:tcPr>
            <w:tcW w:w="865" w:type="pct"/>
            <w:shd w:val="clear" w:color="auto" w:fill="D9E2F3" w:themeFill="accent1" w:themeFillTint="33"/>
            <w:tcMar>
              <w:top w:w="0" w:type="dxa"/>
              <w:left w:w="108" w:type="dxa"/>
              <w:bottom w:w="0" w:type="dxa"/>
              <w:right w:w="108" w:type="dxa"/>
            </w:tcMar>
            <w:vAlign w:val="center"/>
          </w:tcPr>
          <w:p w14:paraId="49E93C32" w14:textId="34441A06" w:rsidR="003D127C" w:rsidRPr="005819C4" w:rsidRDefault="003D127C" w:rsidP="003D127C">
            <w:pPr>
              <w:pStyle w:val="Sinespaciado"/>
              <w:rPr>
                <w:color w:val="000000"/>
                <w:sz w:val="20"/>
                <w:szCs w:val="20"/>
              </w:rPr>
            </w:pPr>
            <w:r w:rsidRPr="005819C4">
              <w:rPr>
                <w:color w:val="000000"/>
                <w:sz w:val="20"/>
                <w:szCs w:val="20"/>
              </w:rPr>
              <w:t>Split-</w:t>
            </w:r>
            <w:proofErr w:type="spellStart"/>
            <w:r w:rsidRPr="005819C4">
              <w:rPr>
                <w:color w:val="000000"/>
                <w:sz w:val="20"/>
                <w:szCs w:val="20"/>
              </w:rPr>
              <w:t>Method</w:t>
            </w:r>
            <w:proofErr w:type="spellEnd"/>
          </w:p>
        </w:tc>
        <w:tc>
          <w:tcPr>
            <w:tcW w:w="599" w:type="pct"/>
            <w:shd w:val="clear" w:color="auto" w:fill="D9E2F3" w:themeFill="accent1" w:themeFillTint="33"/>
            <w:vAlign w:val="center"/>
          </w:tcPr>
          <w:p w14:paraId="13B739A9" w14:textId="2541EFF3" w:rsidR="003D127C" w:rsidRPr="005819C4" w:rsidRDefault="003D127C" w:rsidP="003D127C">
            <w:pPr>
              <w:pStyle w:val="Sinespaciado"/>
              <w:rPr>
                <w:color w:val="000000"/>
                <w:sz w:val="20"/>
                <w:szCs w:val="20"/>
              </w:rPr>
            </w:pPr>
            <w:r w:rsidRPr="005819C4">
              <w:rPr>
                <w:color w:val="000000"/>
                <w:sz w:val="20"/>
                <w:szCs w:val="20"/>
              </w:rPr>
              <w:t>N/A</w:t>
            </w:r>
          </w:p>
        </w:tc>
        <w:tc>
          <w:tcPr>
            <w:tcW w:w="800" w:type="pct"/>
            <w:shd w:val="clear" w:color="auto" w:fill="D9E2F3" w:themeFill="accent1" w:themeFillTint="33"/>
            <w:vAlign w:val="center"/>
          </w:tcPr>
          <w:p w14:paraId="772BC6A8" w14:textId="355AE5DC" w:rsidR="003D127C" w:rsidRDefault="003D127C" w:rsidP="003D127C">
            <w:pPr>
              <w:pStyle w:val="Sinespaciado"/>
              <w:rPr>
                <w:color w:val="000000"/>
                <w:sz w:val="20"/>
                <w:szCs w:val="20"/>
              </w:rPr>
            </w:pPr>
            <w:r w:rsidRPr="005819C4">
              <w:rPr>
                <w:color w:val="000000"/>
                <w:sz w:val="20"/>
                <w:szCs w:val="20"/>
              </w:rPr>
              <w:t>Split de Ordenes</w:t>
            </w:r>
          </w:p>
          <w:p w14:paraId="7B30F45F" w14:textId="77777777" w:rsidR="003D127C" w:rsidRPr="003D127C" w:rsidRDefault="003D127C" w:rsidP="003D127C"/>
        </w:tc>
        <w:tc>
          <w:tcPr>
            <w:tcW w:w="1607" w:type="pct"/>
            <w:shd w:val="clear" w:color="auto" w:fill="D9E2F3" w:themeFill="accent1" w:themeFillTint="33"/>
            <w:vAlign w:val="center"/>
          </w:tcPr>
          <w:p w14:paraId="7B56889B" w14:textId="2597EF95" w:rsidR="003D127C" w:rsidRPr="005819C4" w:rsidRDefault="003D127C" w:rsidP="003D127C">
            <w:pPr>
              <w:pStyle w:val="Sinespaciado"/>
              <w:rPr>
                <w:color w:val="000000"/>
                <w:sz w:val="20"/>
                <w:szCs w:val="20"/>
              </w:rPr>
            </w:pPr>
            <w:r w:rsidRPr="005819C4">
              <w:rPr>
                <w:color w:val="000000"/>
                <w:sz w:val="20"/>
                <w:szCs w:val="20"/>
              </w:rPr>
              <w:t>0 – artículos en catálogos de tienda</w:t>
            </w:r>
          </w:p>
          <w:p w14:paraId="1CC1FD59" w14:textId="2B9C72DC" w:rsidR="003D127C" w:rsidRPr="005819C4" w:rsidRDefault="003D127C" w:rsidP="003D127C">
            <w:pPr>
              <w:pStyle w:val="Sinespaciado"/>
              <w:rPr>
                <w:color w:val="000000"/>
                <w:sz w:val="20"/>
                <w:szCs w:val="20"/>
              </w:rPr>
            </w:pPr>
            <w:r w:rsidRPr="005819C4">
              <w:rPr>
                <w:color w:val="000000"/>
                <w:sz w:val="20"/>
                <w:szCs w:val="20"/>
              </w:rPr>
              <w:t>1 – artículos en catálogos extendidos</w:t>
            </w:r>
          </w:p>
          <w:p w14:paraId="31BCF002" w14:textId="77777777" w:rsidR="000154E6" w:rsidRDefault="003D127C" w:rsidP="003D127C">
            <w:pPr>
              <w:pStyle w:val="Sinespaciado"/>
              <w:rPr>
                <w:ins w:id="93" w:author="Alcántara Ávila, Humberto" w:date="2021-03-18T17:24:00Z"/>
                <w:color w:val="000000"/>
                <w:sz w:val="20"/>
                <w:szCs w:val="20"/>
              </w:rPr>
            </w:pPr>
            <w:r w:rsidRPr="005819C4">
              <w:rPr>
                <w:color w:val="000000"/>
                <w:sz w:val="20"/>
                <w:szCs w:val="20"/>
              </w:rPr>
              <w:t xml:space="preserve">2 – artículos </w:t>
            </w:r>
            <w:proofErr w:type="spellStart"/>
            <w:r w:rsidRPr="005819C4">
              <w:rPr>
                <w:color w:val="000000"/>
                <w:sz w:val="20"/>
                <w:szCs w:val="20"/>
              </w:rPr>
              <w:t>BigTicket</w:t>
            </w:r>
            <w:proofErr w:type="spellEnd"/>
            <w:r w:rsidRPr="005819C4">
              <w:rPr>
                <w:color w:val="000000"/>
                <w:sz w:val="20"/>
                <w:szCs w:val="20"/>
              </w:rPr>
              <w:t xml:space="preserve"> (x criterios </w:t>
            </w:r>
            <w:commentRangeStart w:id="94"/>
            <w:commentRangeStart w:id="95"/>
            <w:r w:rsidRPr="005819C4">
              <w:rPr>
                <w:color w:val="000000"/>
                <w:sz w:val="20"/>
                <w:szCs w:val="20"/>
              </w:rPr>
              <w:t>varios</w:t>
            </w:r>
            <w:commentRangeEnd w:id="94"/>
            <w:r w:rsidR="000154E6">
              <w:rPr>
                <w:rStyle w:val="Refdecomentario"/>
                <w:rFonts w:eastAsia="Calibri"/>
              </w:rPr>
              <w:commentReference w:id="94"/>
            </w:r>
            <w:commentRangeEnd w:id="95"/>
            <w:r w:rsidR="005D6EB8">
              <w:rPr>
                <w:rStyle w:val="Refdecomentario"/>
                <w:rFonts w:eastAsia="Calibri"/>
              </w:rPr>
              <w:commentReference w:id="95"/>
            </w:r>
            <w:r w:rsidRPr="005819C4">
              <w:rPr>
                <w:color w:val="000000"/>
                <w:sz w:val="20"/>
                <w:szCs w:val="20"/>
              </w:rPr>
              <w:t>)</w:t>
            </w:r>
            <w:ins w:id="96" w:author="Alcántara Ávila, Humberto" w:date="2021-03-18T17:24:00Z">
              <w:r w:rsidR="000154E6">
                <w:rPr>
                  <w:color w:val="000000"/>
                  <w:sz w:val="20"/>
                  <w:szCs w:val="20"/>
                </w:rPr>
                <w:t xml:space="preserve"> </w:t>
              </w:r>
            </w:ins>
          </w:p>
          <w:bookmarkStart w:id="97" w:name="_MON_1677593365"/>
          <w:bookmarkEnd w:id="97"/>
          <w:p w14:paraId="6571190F" w14:textId="38503D51" w:rsidR="003D127C" w:rsidRPr="005819C4" w:rsidRDefault="00DA31CC" w:rsidP="003D127C">
            <w:pPr>
              <w:pStyle w:val="Sinespaciado"/>
              <w:rPr>
                <w:color w:val="000000"/>
                <w:sz w:val="20"/>
                <w:szCs w:val="20"/>
              </w:rPr>
            </w:pPr>
            <w:ins w:id="98" w:author="Alcántara Ávila, Humberto" w:date="2021-03-18T17:23:00Z">
              <w:r>
                <w:rPr>
                  <w:color w:val="000000"/>
                  <w:sz w:val="20"/>
                  <w:szCs w:val="20"/>
                </w:rPr>
                <w:object w:dxaOrig="1534" w:dyaOrig="997" w14:anchorId="274B58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pt;height:49.85pt" o:ole="">
                    <v:imagedata r:id="rId17" o:title=""/>
                  </v:shape>
                  <o:OLEObject Type="Embed" ProgID="Word.Document.12" ShapeID="_x0000_i1025" DrawAspect="Icon" ObjectID="_1679312403" r:id="rId18">
                    <o:FieldCodes>\s</o:FieldCodes>
                  </o:OLEObject>
                </w:object>
              </w:r>
            </w:ins>
          </w:p>
        </w:tc>
      </w:tr>
      <w:tr w:rsidR="003D127C" w:rsidRPr="005819C4" w14:paraId="5E9D3111" w14:textId="77777777" w:rsidTr="0075597B">
        <w:trPr>
          <w:trHeight w:val="304"/>
        </w:trPr>
        <w:tc>
          <w:tcPr>
            <w:tcW w:w="1129" w:type="pct"/>
            <w:shd w:val="clear" w:color="auto" w:fill="D9E2F3" w:themeFill="accent1" w:themeFillTint="33"/>
            <w:tcMar>
              <w:top w:w="0" w:type="dxa"/>
              <w:left w:w="108" w:type="dxa"/>
              <w:bottom w:w="0" w:type="dxa"/>
              <w:right w:w="108" w:type="dxa"/>
            </w:tcMar>
            <w:vAlign w:val="center"/>
          </w:tcPr>
          <w:p w14:paraId="47BED8CA" w14:textId="4500F7FA" w:rsidR="003D127C" w:rsidRPr="005819C4" w:rsidRDefault="003D127C" w:rsidP="003D127C">
            <w:pPr>
              <w:pStyle w:val="Sinespaciado"/>
              <w:rPr>
                <w:color w:val="000000"/>
                <w:sz w:val="20"/>
                <w:szCs w:val="20"/>
              </w:rPr>
            </w:pPr>
            <w:r w:rsidRPr="003D127C">
              <w:rPr>
                <w:color w:val="000000"/>
                <w:sz w:val="18"/>
                <w:szCs w:val="20"/>
              </w:rPr>
              <w:t>Origen (tienda/almacén</w:t>
            </w:r>
            <w:ins w:id="99" w:author="eliseo gijon romero" w:date="2021-04-07T13:46:00Z">
              <w:r w:rsidR="005D6EB8">
                <w:rPr>
                  <w:color w:val="000000"/>
                  <w:sz w:val="18"/>
                  <w:szCs w:val="20"/>
                </w:rPr>
                <w:t>/CP</w:t>
              </w:r>
            </w:ins>
            <w:r w:rsidRPr="003D127C">
              <w:rPr>
                <w:color w:val="000000"/>
                <w:sz w:val="18"/>
                <w:szCs w:val="20"/>
              </w:rPr>
              <w:t>)</w:t>
            </w:r>
          </w:p>
        </w:tc>
        <w:tc>
          <w:tcPr>
            <w:tcW w:w="865" w:type="pct"/>
            <w:shd w:val="clear" w:color="auto" w:fill="D9E2F3" w:themeFill="accent1" w:themeFillTint="33"/>
            <w:tcMar>
              <w:top w:w="0" w:type="dxa"/>
              <w:left w:w="108" w:type="dxa"/>
              <w:bottom w:w="0" w:type="dxa"/>
              <w:right w:w="108" w:type="dxa"/>
            </w:tcMar>
          </w:tcPr>
          <w:p w14:paraId="7F8F901A" w14:textId="50BE760C" w:rsidR="003D127C" w:rsidRPr="005819C4" w:rsidRDefault="003D127C" w:rsidP="003D127C">
            <w:pPr>
              <w:pStyle w:val="Sinespaciado"/>
              <w:rPr>
                <w:color w:val="000000"/>
                <w:sz w:val="20"/>
                <w:szCs w:val="20"/>
              </w:rPr>
            </w:pPr>
            <w:proofErr w:type="spellStart"/>
            <w:r w:rsidRPr="003D127C">
              <w:rPr>
                <w:color w:val="000000"/>
                <w:sz w:val="18"/>
                <w:szCs w:val="20"/>
              </w:rPr>
              <w:t>item-source</w:t>
            </w:r>
            <w:proofErr w:type="spellEnd"/>
          </w:p>
        </w:tc>
        <w:tc>
          <w:tcPr>
            <w:tcW w:w="599" w:type="pct"/>
            <w:shd w:val="clear" w:color="auto" w:fill="D9E2F3" w:themeFill="accent1" w:themeFillTint="33"/>
            <w:vAlign w:val="center"/>
          </w:tcPr>
          <w:p w14:paraId="419823AA" w14:textId="35C38E04" w:rsidR="003D127C" w:rsidRPr="005819C4" w:rsidRDefault="003D127C" w:rsidP="003D127C">
            <w:pPr>
              <w:pStyle w:val="Sinespaciado"/>
              <w:rPr>
                <w:color w:val="000000"/>
                <w:sz w:val="20"/>
                <w:szCs w:val="20"/>
              </w:rPr>
            </w:pPr>
            <w:r w:rsidRPr="003D127C">
              <w:rPr>
                <w:color w:val="000000"/>
                <w:sz w:val="18"/>
                <w:szCs w:val="20"/>
              </w:rPr>
              <w:t>N/A</w:t>
            </w:r>
          </w:p>
        </w:tc>
        <w:tc>
          <w:tcPr>
            <w:tcW w:w="800" w:type="pct"/>
            <w:shd w:val="clear" w:color="auto" w:fill="D9E2F3" w:themeFill="accent1" w:themeFillTint="33"/>
            <w:vAlign w:val="center"/>
          </w:tcPr>
          <w:p w14:paraId="04C1D325" w14:textId="77777777" w:rsidR="003D127C" w:rsidRDefault="003D127C" w:rsidP="003D127C">
            <w:pPr>
              <w:pStyle w:val="Sinespaciado"/>
              <w:rPr>
                <w:color w:val="000000"/>
                <w:sz w:val="20"/>
                <w:szCs w:val="20"/>
              </w:rPr>
            </w:pPr>
            <w:r w:rsidRPr="005819C4">
              <w:rPr>
                <w:color w:val="000000"/>
                <w:sz w:val="20"/>
                <w:szCs w:val="20"/>
              </w:rPr>
              <w:t>Split de Ordenes</w:t>
            </w:r>
          </w:p>
          <w:p w14:paraId="049D1218" w14:textId="77777777" w:rsidR="003D127C" w:rsidRPr="005819C4" w:rsidRDefault="003D127C" w:rsidP="003D127C">
            <w:pPr>
              <w:pStyle w:val="Sinespaciado"/>
              <w:rPr>
                <w:color w:val="000000"/>
                <w:sz w:val="20"/>
                <w:szCs w:val="20"/>
              </w:rPr>
            </w:pPr>
          </w:p>
        </w:tc>
        <w:tc>
          <w:tcPr>
            <w:tcW w:w="1607" w:type="pct"/>
            <w:shd w:val="clear" w:color="auto" w:fill="D9E2F3" w:themeFill="accent1" w:themeFillTint="33"/>
            <w:vAlign w:val="center"/>
          </w:tcPr>
          <w:p w14:paraId="1B04B7CB" w14:textId="77777777" w:rsidR="003D127C" w:rsidRDefault="003D127C" w:rsidP="003D127C">
            <w:pPr>
              <w:pStyle w:val="Sinespaciado"/>
              <w:rPr>
                <w:ins w:id="100" w:author="Alcántara Ávila, Humberto" w:date="2021-03-18T17:39:00Z"/>
                <w:color w:val="000000"/>
                <w:sz w:val="20"/>
                <w:szCs w:val="20"/>
              </w:rPr>
            </w:pPr>
            <w:r w:rsidRPr="005819C4">
              <w:rPr>
                <w:color w:val="000000"/>
                <w:sz w:val="20"/>
                <w:szCs w:val="20"/>
              </w:rPr>
              <w:t xml:space="preserve">Especifica el almacén/tienda origen desde donde se surtiría el </w:t>
            </w:r>
            <w:commentRangeStart w:id="101"/>
            <w:commentRangeStart w:id="102"/>
            <w:r w:rsidRPr="005819C4">
              <w:rPr>
                <w:color w:val="000000"/>
                <w:sz w:val="20"/>
                <w:szCs w:val="20"/>
              </w:rPr>
              <w:t>artículo</w:t>
            </w:r>
            <w:commentRangeEnd w:id="101"/>
            <w:r w:rsidR="006669B5">
              <w:rPr>
                <w:rStyle w:val="Refdecomentario"/>
                <w:rFonts w:eastAsia="Calibri"/>
              </w:rPr>
              <w:commentReference w:id="101"/>
            </w:r>
            <w:commentRangeEnd w:id="102"/>
            <w:r w:rsidR="005D6EB8">
              <w:rPr>
                <w:rStyle w:val="Refdecomentario"/>
                <w:rFonts w:eastAsia="Calibri"/>
              </w:rPr>
              <w:commentReference w:id="102"/>
            </w:r>
            <w:r w:rsidRPr="005819C4">
              <w:rPr>
                <w:color w:val="000000"/>
                <w:sz w:val="20"/>
                <w:szCs w:val="20"/>
              </w:rPr>
              <w:t>.</w:t>
            </w:r>
          </w:p>
          <w:p w14:paraId="1F0BB473" w14:textId="77777777" w:rsidR="00863162" w:rsidRDefault="00863162" w:rsidP="003D127C">
            <w:pPr>
              <w:pStyle w:val="Sinespaciado"/>
              <w:rPr>
                <w:ins w:id="103" w:author="Alcántara Ávila, Humberto" w:date="2021-03-18T17:39:00Z"/>
                <w:color w:val="000000"/>
                <w:sz w:val="20"/>
                <w:szCs w:val="20"/>
              </w:rPr>
            </w:pPr>
          </w:p>
          <w:p w14:paraId="1F16611E" w14:textId="77777777" w:rsidR="00863162" w:rsidRDefault="00863162" w:rsidP="00863162">
            <w:pPr>
              <w:pStyle w:val="Sinespaciado"/>
              <w:rPr>
                <w:ins w:id="104" w:author="Alcántara Ávila, Humberto" w:date="2021-03-18T17:39:00Z"/>
                <w:color w:val="000000"/>
                <w:sz w:val="20"/>
                <w:szCs w:val="20"/>
              </w:rPr>
            </w:pPr>
            <w:ins w:id="105" w:author="Alcántara Ávila, Humberto" w:date="2021-03-18T17:39:00Z">
              <w:r>
                <w:rPr>
                  <w:color w:val="000000"/>
                  <w:sz w:val="20"/>
                  <w:szCs w:val="20"/>
                </w:rPr>
                <w:t>La información que debe contener este punto son los siguientes valores que hacen referencia al número de identificación y descripción como por ejemplo:</w:t>
              </w:r>
            </w:ins>
          </w:p>
          <w:p w14:paraId="38987E5C" w14:textId="77777777" w:rsidR="00863162" w:rsidRDefault="00863162" w:rsidP="00863162">
            <w:pPr>
              <w:pStyle w:val="Sinespaciado"/>
              <w:rPr>
                <w:ins w:id="106" w:author="Alcántara Ávila, Humberto" w:date="2021-03-18T17:39:00Z"/>
                <w:color w:val="000000"/>
                <w:sz w:val="20"/>
                <w:szCs w:val="20"/>
              </w:rPr>
            </w:pPr>
          </w:p>
          <w:p w14:paraId="4D346DAE" w14:textId="77777777" w:rsidR="00863162" w:rsidRDefault="00863162" w:rsidP="00863162">
            <w:pPr>
              <w:pStyle w:val="Sinespaciado"/>
              <w:rPr>
                <w:ins w:id="107" w:author="Alcántara Ávila, Humberto" w:date="2021-03-18T17:39:00Z"/>
                <w:color w:val="000000"/>
                <w:sz w:val="20"/>
                <w:szCs w:val="20"/>
              </w:rPr>
            </w:pPr>
            <w:ins w:id="108" w:author="Alcántara Ávila, Humberto" w:date="2021-03-18T17:39:00Z">
              <w:r>
                <w:rPr>
                  <w:color w:val="000000"/>
                  <w:sz w:val="20"/>
                  <w:szCs w:val="20"/>
                </w:rPr>
                <w:t>24 Sucursal Cumbres</w:t>
              </w:r>
            </w:ins>
          </w:p>
          <w:p w14:paraId="6F609961" w14:textId="77777777" w:rsidR="00863162" w:rsidRDefault="00863162" w:rsidP="00863162">
            <w:pPr>
              <w:pStyle w:val="Sinespaciado"/>
              <w:rPr>
                <w:ins w:id="109" w:author="Alcántara Ávila, Humberto" w:date="2021-03-18T17:39:00Z"/>
                <w:color w:val="000000"/>
                <w:sz w:val="20"/>
                <w:szCs w:val="20"/>
              </w:rPr>
            </w:pPr>
            <w:ins w:id="110" w:author="Alcántara Ávila, Humberto" w:date="2021-03-18T17:39:00Z">
              <w:r>
                <w:rPr>
                  <w:color w:val="000000"/>
                  <w:sz w:val="20"/>
                  <w:szCs w:val="20"/>
                </w:rPr>
                <w:t>5688 Cedis Mexico</w:t>
              </w:r>
            </w:ins>
          </w:p>
          <w:p w14:paraId="67E91107" w14:textId="77777777" w:rsidR="00863162" w:rsidRDefault="00863162" w:rsidP="00863162">
            <w:pPr>
              <w:pStyle w:val="Sinespaciado"/>
              <w:rPr>
                <w:ins w:id="111" w:author="Alcántara Ávila, Humberto" w:date="2021-03-18T17:39:00Z"/>
                <w:color w:val="000000"/>
                <w:sz w:val="20"/>
                <w:szCs w:val="20"/>
              </w:rPr>
            </w:pPr>
            <w:ins w:id="112" w:author="Alcántara Ávila, Humberto" w:date="2021-03-18T17:39:00Z">
              <w:r>
                <w:rPr>
                  <w:color w:val="000000"/>
                  <w:sz w:val="20"/>
                  <w:szCs w:val="20"/>
                </w:rPr>
                <w:t>14482 Moderno</w:t>
              </w:r>
            </w:ins>
          </w:p>
          <w:p w14:paraId="733F1DDF" w14:textId="77777777" w:rsidR="00863162" w:rsidRDefault="00863162" w:rsidP="00863162">
            <w:pPr>
              <w:pStyle w:val="Sinespaciado"/>
              <w:rPr>
                <w:ins w:id="113" w:author="Alcántara Ávila, Humberto" w:date="2021-03-18T17:39:00Z"/>
                <w:color w:val="000000"/>
                <w:sz w:val="20"/>
                <w:szCs w:val="20"/>
              </w:rPr>
            </w:pPr>
            <w:ins w:id="114" w:author="Alcántara Ávila, Humberto" w:date="2021-03-18T17:39:00Z">
              <w:r>
                <w:rPr>
                  <w:color w:val="000000"/>
                  <w:sz w:val="20"/>
                  <w:szCs w:val="20"/>
                </w:rPr>
                <w:t xml:space="preserve">395053 </w:t>
              </w:r>
              <w:proofErr w:type="spellStart"/>
              <w:r>
                <w:rPr>
                  <w:color w:val="000000"/>
                  <w:sz w:val="20"/>
                  <w:szCs w:val="20"/>
                </w:rPr>
                <w:t>Italika</w:t>
              </w:r>
              <w:proofErr w:type="spellEnd"/>
            </w:ins>
          </w:p>
          <w:p w14:paraId="18CBD453" w14:textId="23E2879E" w:rsidR="005D6EB8" w:rsidRPr="005819C4" w:rsidRDefault="00863162" w:rsidP="00863162">
            <w:pPr>
              <w:pStyle w:val="Sinespaciado"/>
              <w:rPr>
                <w:color w:val="000000"/>
                <w:sz w:val="20"/>
                <w:szCs w:val="20"/>
              </w:rPr>
            </w:pPr>
            <w:ins w:id="115" w:author="Alcántara Ávila, Humberto" w:date="2021-03-18T17:39:00Z">
              <w:r>
                <w:rPr>
                  <w:color w:val="000000"/>
                  <w:sz w:val="20"/>
                  <w:szCs w:val="20"/>
                </w:rPr>
                <w:t>………</w:t>
              </w:r>
            </w:ins>
          </w:p>
        </w:tc>
      </w:tr>
      <w:tr w:rsidR="003D127C" w:rsidRPr="005819C4" w14:paraId="6D27E0C7" w14:textId="77777777" w:rsidTr="00D40D29">
        <w:trPr>
          <w:trHeight w:val="304"/>
        </w:trPr>
        <w:tc>
          <w:tcPr>
            <w:tcW w:w="5000" w:type="pct"/>
            <w:gridSpan w:val="5"/>
            <w:shd w:val="clear" w:color="auto" w:fill="BF8F00" w:themeFill="accent4" w:themeFillShade="BF"/>
            <w:tcMar>
              <w:top w:w="0" w:type="dxa"/>
              <w:left w:w="108" w:type="dxa"/>
              <w:bottom w:w="0" w:type="dxa"/>
              <w:right w:w="108" w:type="dxa"/>
            </w:tcMar>
            <w:vAlign w:val="center"/>
          </w:tcPr>
          <w:p w14:paraId="1D2D47CA" w14:textId="20EA0D55" w:rsidR="003D127C" w:rsidRPr="005819C4" w:rsidRDefault="003D127C" w:rsidP="003D127C">
            <w:pPr>
              <w:pStyle w:val="Sinespaciado"/>
              <w:rPr>
                <w:b/>
                <w:color w:val="FFFFFF" w:themeColor="background1"/>
                <w:sz w:val="20"/>
                <w:szCs w:val="20"/>
              </w:rPr>
            </w:pPr>
            <w:r w:rsidRPr="005819C4">
              <w:rPr>
                <w:b/>
                <w:color w:val="FFFFFF" w:themeColor="background1"/>
                <w:sz w:val="20"/>
                <w:szCs w:val="20"/>
              </w:rPr>
              <w:t>Datos del surtido</w:t>
            </w:r>
          </w:p>
        </w:tc>
      </w:tr>
      <w:tr w:rsidR="003D127C" w:rsidRPr="005819C4" w14:paraId="4B91DF33" w14:textId="77777777" w:rsidTr="008A5302">
        <w:trPr>
          <w:trHeight w:val="304"/>
        </w:trPr>
        <w:tc>
          <w:tcPr>
            <w:tcW w:w="1129" w:type="pct"/>
            <w:shd w:val="clear" w:color="auto" w:fill="auto"/>
            <w:tcMar>
              <w:top w:w="0" w:type="dxa"/>
              <w:left w:w="108" w:type="dxa"/>
              <w:bottom w:w="0" w:type="dxa"/>
              <w:right w:w="108" w:type="dxa"/>
            </w:tcMar>
            <w:vAlign w:val="center"/>
          </w:tcPr>
          <w:p w14:paraId="52DDBAFE" w14:textId="4A1B9DC9" w:rsidR="003D127C" w:rsidRPr="00BA6EED" w:rsidRDefault="003D127C" w:rsidP="003D127C">
            <w:pPr>
              <w:pStyle w:val="Sinespaciado"/>
              <w:rPr>
                <w:color w:val="000000"/>
                <w:sz w:val="20"/>
                <w:szCs w:val="20"/>
              </w:rPr>
            </w:pPr>
            <w:r w:rsidRPr="00BA6EED">
              <w:rPr>
                <w:color w:val="000000"/>
                <w:sz w:val="20"/>
                <w:szCs w:val="20"/>
              </w:rPr>
              <w:t xml:space="preserve">¿Es </w:t>
            </w:r>
            <w:proofErr w:type="spellStart"/>
            <w:r w:rsidRPr="00BA6EED">
              <w:rPr>
                <w:color w:val="000000"/>
                <w:sz w:val="20"/>
                <w:szCs w:val="20"/>
              </w:rPr>
              <w:t>Picking</w:t>
            </w:r>
            <w:proofErr w:type="spellEnd"/>
            <w:r w:rsidRPr="00BA6EED">
              <w:rPr>
                <w:color w:val="000000"/>
                <w:sz w:val="20"/>
                <w:szCs w:val="20"/>
              </w:rPr>
              <w:t xml:space="preserve"> Manual?</w:t>
            </w:r>
            <w:r w:rsidR="00BA6EED" w:rsidRPr="00BA6EED">
              <w:rPr>
                <w:color w:val="000000"/>
                <w:sz w:val="20"/>
                <w:szCs w:val="20"/>
              </w:rPr>
              <w:t xml:space="preserve"> </w:t>
            </w:r>
          </w:p>
        </w:tc>
        <w:tc>
          <w:tcPr>
            <w:tcW w:w="865" w:type="pct"/>
            <w:shd w:val="clear" w:color="auto" w:fill="auto"/>
            <w:tcMar>
              <w:top w:w="0" w:type="dxa"/>
              <w:left w:w="108" w:type="dxa"/>
              <w:bottom w:w="0" w:type="dxa"/>
              <w:right w:w="108" w:type="dxa"/>
            </w:tcMar>
            <w:vAlign w:val="center"/>
          </w:tcPr>
          <w:p w14:paraId="1F5B7359" w14:textId="28C83ADD" w:rsidR="003D127C" w:rsidRPr="005819C4" w:rsidRDefault="003D127C" w:rsidP="003D127C">
            <w:pPr>
              <w:pStyle w:val="Sinespaciado"/>
              <w:rPr>
                <w:color w:val="000000"/>
                <w:sz w:val="20"/>
                <w:szCs w:val="20"/>
              </w:rPr>
            </w:pPr>
            <w:proofErr w:type="spellStart"/>
            <w:r w:rsidRPr="005819C4">
              <w:rPr>
                <w:color w:val="000000"/>
                <w:sz w:val="20"/>
                <w:szCs w:val="20"/>
              </w:rPr>
              <w:t>IsPickingManual</w:t>
            </w:r>
            <w:proofErr w:type="spellEnd"/>
          </w:p>
        </w:tc>
        <w:tc>
          <w:tcPr>
            <w:tcW w:w="599" w:type="pct"/>
            <w:shd w:val="clear" w:color="auto" w:fill="auto"/>
            <w:vAlign w:val="center"/>
          </w:tcPr>
          <w:p w14:paraId="1264E557" w14:textId="3732158F" w:rsidR="003D127C" w:rsidRPr="005819C4" w:rsidRDefault="003D127C" w:rsidP="003D127C">
            <w:pPr>
              <w:pStyle w:val="Sinespaciado"/>
              <w:rPr>
                <w:color w:val="000000"/>
                <w:sz w:val="20"/>
                <w:szCs w:val="20"/>
              </w:rPr>
            </w:pPr>
            <w:proofErr w:type="spellStart"/>
            <w:r w:rsidRPr="005819C4">
              <w:rPr>
                <w:color w:val="000000"/>
                <w:sz w:val="20"/>
                <w:szCs w:val="20"/>
              </w:rPr>
              <w:t>Boolean</w:t>
            </w:r>
            <w:proofErr w:type="spellEnd"/>
          </w:p>
        </w:tc>
        <w:tc>
          <w:tcPr>
            <w:tcW w:w="800" w:type="pct"/>
            <w:vMerge w:val="restart"/>
            <w:shd w:val="clear" w:color="auto" w:fill="auto"/>
            <w:vAlign w:val="center"/>
          </w:tcPr>
          <w:p w14:paraId="43BF0370" w14:textId="7B45A614" w:rsidR="003D127C" w:rsidRPr="005819C4" w:rsidRDefault="003D127C" w:rsidP="003D127C">
            <w:pPr>
              <w:pStyle w:val="Sinespaciado"/>
              <w:rPr>
                <w:color w:val="000000"/>
                <w:sz w:val="20"/>
                <w:szCs w:val="20"/>
              </w:rPr>
            </w:pPr>
            <w:r w:rsidRPr="005819C4">
              <w:rPr>
                <w:color w:val="000000"/>
                <w:sz w:val="20"/>
                <w:szCs w:val="20"/>
              </w:rPr>
              <w:t>Etapa de Surtido</w:t>
            </w:r>
          </w:p>
        </w:tc>
        <w:tc>
          <w:tcPr>
            <w:tcW w:w="1607" w:type="pct"/>
            <w:shd w:val="clear" w:color="auto" w:fill="auto"/>
            <w:vAlign w:val="center"/>
          </w:tcPr>
          <w:p w14:paraId="056D6033" w14:textId="5CAACB3E" w:rsidR="003D127C" w:rsidRPr="005819C4" w:rsidRDefault="003D127C" w:rsidP="003D127C">
            <w:pPr>
              <w:pStyle w:val="Sinespaciado"/>
              <w:rPr>
                <w:color w:val="000000"/>
                <w:sz w:val="20"/>
                <w:szCs w:val="20"/>
              </w:rPr>
            </w:pPr>
            <w:r w:rsidRPr="005819C4">
              <w:rPr>
                <w:color w:val="000000"/>
                <w:sz w:val="20"/>
                <w:szCs w:val="20"/>
              </w:rPr>
              <w:t>Si – true, es un bypass automático</w:t>
            </w:r>
          </w:p>
          <w:p w14:paraId="11F3A872" w14:textId="5EA4A09E" w:rsidR="003D127C" w:rsidRPr="005819C4" w:rsidRDefault="003D127C" w:rsidP="003D127C">
            <w:pPr>
              <w:pStyle w:val="Sinespaciado"/>
              <w:rPr>
                <w:color w:val="000000"/>
                <w:sz w:val="20"/>
                <w:szCs w:val="20"/>
              </w:rPr>
            </w:pPr>
            <w:r w:rsidRPr="005819C4">
              <w:rPr>
                <w:color w:val="000000"/>
                <w:sz w:val="20"/>
                <w:szCs w:val="20"/>
              </w:rPr>
              <w:t xml:space="preserve">No – false, se requiere consumo de servicio de </w:t>
            </w:r>
            <w:proofErr w:type="spellStart"/>
            <w:r w:rsidRPr="005819C4">
              <w:rPr>
                <w:color w:val="000000"/>
                <w:sz w:val="20"/>
                <w:szCs w:val="20"/>
              </w:rPr>
              <w:t>TyC</w:t>
            </w:r>
            <w:proofErr w:type="spellEnd"/>
            <w:r w:rsidRPr="005819C4">
              <w:rPr>
                <w:color w:val="000000"/>
                <w:sz w:val="20"/>
                <w:szCs w:val="20"/>
              </w:rPr>
              <w:t>.</w:t>
            </w:r>
          </w:p>
        </w:tc>
      </w:tr>
      <w:tr w:rsidR="003D127C" w:rsidRPr="005819C4" w14:paraId="72F0A2A4" w14:textId="77777777" w:rsidTr="001A0071">
        <w:trPr>
          <w:trHeight w:val="304"/>
        </w:trPr>
        <w:tc>
          <w:tcPr>
            <w:tcW w:w="1129" w:type="pct"/>
            <w:shd w:val="clear" w:color="auto" w:fill="auto"/>
            <w:tcMar>
              <w:top w:w="0" w:type="dxa"/>
              <w:left w:w="108" w:type="dxa"/>
              <w:bottom w:w="0" w:type="dxa"/>
              <w:right w:w="108" w:type="dxa"/>
            </w:tcMar>
          </w:tcPr>
          <w:p w14:paraId="3F623C00" w14:textId="559AA8DD" w:rsidR="003D127C" w:rsidRPr="00BA6EED" w:rsidRDefault="003D127C" w:rsidP="003D127C">
            <w:pPr>
              <w:pStyle w:val="Sinespaciado"/>
              <w:rPr>
                <w:color w:val="000000"/>
                <w:sz w:val="20"/>
                <w:szCs w:val="20"/>
              </w:rPr>
            </w:pPr>
            <w:r w:rsidRPr="00BA6EED">
              <w:rPr>
                <w:color w:val="000000"/>
                <w:sz w:val="20"/>
                <w:szCs w:val="20"/>
              </w:rPr>
              <w:t>Id Surtidor</w:t>
            </w:r>
          </w:p>
        </w:tc>
        <w:tc>
          <w:tcPr>
            <w:tcW w:w="865" w:type="pct"/>
            <w:shd w:val="clear" w:color="auto" w:fill="auto"/>
            <w:tcMar>
              <w:top w:w="0" w:type="dxa"/>
              <w:left w:w="108" w:type="dxa"/>
              <w:bottom w:w="0" w:type="dxa"/>
              <w:right w:w="108" w:type="dxa"/>
            </w:tcMar>
          </w:tcPr>
          <w:p w14:paraId="36A4B354" w14:textId="294D0359" w:rsidR="003D127C" w:rsidRPr="005819C4" w:rsidRDefault="003D127C" w:rsidP="003D127C">
            <w:pPr>
              <w:pStyle w:val="Sinespaciado"/>
              <w:rPr>
                <w:color w:val="000000"/>
                <w:sz w:val="20"/>
                <w:szCs w:val="20"/>
              </w:rPr>
            </w:pPr>
            <w:proofErr w:type="spellStart"/>
            <w:r w:rsidRPr="005819C4">
              <w:rPr>
                <w:rFonts w:ascii="Consolas" w:hAnsi="Consolas" w:cs="Consolas"/>
                <w:color w:val="000000"/>
                <w:sz w:val="19"/>
                <w:szCs w:val="19"/>
              </w:rPr>
              <w:t>Id_Supplier</w:t>
            </w:r>
            <w:proofErr w:type="spellEnd"/>
          </w:p>
        </w:tc>
        <w:tc>
          <w:tcPr>
            <w:tcW w:w="599" w:type="pct"/>
            <w:shd w:val="clear" w:color="auto" w:fill="auto"/>
            <w:vAlign w:val="center"/>
          </w:tcPr>
          <w:p w14:paraId="6780637F" w14:textId="0A8637BD" w:rsidR="003D127C" w:rsidRPr="005819C4" w:rsidRDefault="003D127C" w:rsidP="003D127C">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4375F200" w14:textId="5D5776FB" w:rsidR="003D127C" w:rsidRPr="005819C4" w:rsidRDefault="003D127C" w:rsidP="003D127C">
            <w:pPr>
              <w:pStyle w:val="Sinespaciado"/>
              <w:rPr>
                <w:color w:val="000000"/>
                <w:sz w:val="20"/>
                <w:szCs w:val="20"/>
              </w:rPr>
            </w:pPr>
          </w:p>
        </w:tc>
        <w:tc>
          <w:tcPr>
            <w:tcW w:w="1607" w:type="pct"/>
            <w:shd w:val="clear" w:color="auto" w:fill="auto"/>
            <w:vAlign w:val="center"/>
          </w:tcPr>
          <w:p w14:paraId="1ED1D54D" w14:textId="74F8B4F1" w:rsidR="003D127C" w:rsidRPr="005819C4" w:rsidRDefault="003D127C" w:rsidP="003D127C">
            <w:pPr>
              <w:pStyle w:val="Sinespaciado"/>
              <w:rPr>
                <w:color w:val="000000"/>
                <w:sz w:val="20"/>
                <w:szCs w:val="20"/>
              </w:rPr>
            </w:pPr>
            <w:r w:rsidRPr="005819C4">
              <w:rPr>
                <w:color w:val="000000"/>
                <w:sz w:val="20"/>
                <w:szCs w:val="20"/>
              </w:rPr>
              <w:t>Id del surtidor asignado a la orden</w:t>
            </w:r>
          </w:p>
        </w:tc>
      </w:tr>
      <w:tr w:rsidR="003D127C" w:rsidRPr="005819C4" w14:paraId="0249E12C" w14:textId="77777777" w:rsidTr="00FA37DF">
        <w:trPr>
          <w:trHeight w:val="21"/>
        </w:trPr>
        <w:tc>
          <w:tcPr>
            <w:tcW w:w="5000" w:type="pct"/>
            <w:gridSpan w:val="5"/>
            <w:shd w:val="clear" w:color="auto" w:fill="BF8F00" w:themeFill="accent4" w:themeFillShade="BF"/>
            <w:vAlign w:val="center"/>
          </w:tcPr>
          <w:p w14:paraId="4CB97853" w14:textId="580BFE60" w:rsidR="003D127C" w:rsidRPr="005819C4" w:rsidRDefault="003D127C" w:rsidP="003D127C">
            <w:pPr>
              <w:pStyle w:val="Sinespaciado"/>
              <w:rPr>
                <w:b/>
                <w:color w:val="FFFFFF" w:themeColor="background1"/>
                <w:szCs w:val="20"/>
              </w:rPr>
            </w:pPr>
            <w:r w:rsidRPr="005819C4">
              <w:rPr>
                <w:b/>
                <w:color w:val="FFFFFF" w:themeColor="background1"/>
                <w:szCs w:val="20"/>
                <w:shd w:val="clear" w:color="auto" w:fill="BF8F00" w:themeFill="accent4" w:themeFillShade="BF"/>
              </w:rPr>
              <w:t>Artículos</w:t>
            </w:r>
            <w:r w:rsidRPr="005819C4">
              <w:rPr>
                <w:b/>
                <w:color w:val="FFFFFF" w:themeColor="background1"/>
                <w:szCs w:val="20"/>
              </w:rPr>
              <w:t xml:space="preserve"> a surtir</w:t>
            </w:r>
          </w:p>
        </w:tc>
      </w:tr>
      <w:tr w:rsidR="003D127C" w:rsidRPr="005819C4" w14:paraId="25EDC231" w14:textId="77777777" w:rsidTr="008A5302">
        <w:trPr>
          <w:trHeight w:val="21"/>
        </w:trPr>
        <w:tc>
          <w:tcPr>
            <w:tcW w:w="1129" w:type="pct"/>
            <w:shd w:val="clear" w:color="auto" w:fill="auto"/>
            <w:tcMar>
              <w:top w:w="0" w:type="dxa"/>
              <w:left w:w="108" w:type="dxa"/>
              <w:bottom w:w="0" w:type="dxa"/>
              <w:right w:w="108" w:type="dxa"/>
            </w:tcMar>
            <w:vAlign w:val="center"/>
          </w:tcPr>
          <w:p w14:paraId="1302BFCC" w14:textId="09835A33" w:rsidR="003D127C" w:rsidRPr="005819C4" w:rsidRDefault="003D127C" w:rsidP="003D127C">
            <w:pPr>
              <w:pStyle w:val="Sinespaciado"/>
              <w:rPr>
                <w:color w:val="000000"/>
                <w:sz w:val="20"/>
                <w:szCs w:val="20"/>
              </w:rPr>
            </w:pPr>
            <w:del w:id="116" w:author="Alcántara Ávila, Humberto" w:date="2021-03-18T17:43:00Z">
              <w:r w:rsidRPr="005819C4" w:rsidDel="00C2536D">
                <w:rPr>
                  <w:color w:val="000000"/>
                  <w:sz w:val="20"/>
                  <w:szCs w:val="20"/>
                </w:rPr>
                <w:delText xml:space="preserve">Código </w:delText>
              </w:r>
            </w:del>
            <w:ins w:id="117" w:author="Alcántara Ávila, Humberto" w:date="2021-03-18T17:43:00Z">
              <w:r w:rsidR="00C2536D">
                <w:rPr>
                  <w:color w:val="000000"/>
                  <w:sz w:val="20"/>
                  <w:szCs w:val="20"/>
                </w:rPr>
                <w:t xml:space="preserve">ID </w:t>
              </w:r>
            </w:ins>
            <w:r w:rsidRPr="005819C4">
              <w:rPr>
                <w:color w:val="000000"/>
                <w:sz w:val="20"/>
                <w:szCs w:val="20"/>
              </w:rPr>
              <w:t>de artículo</w:t>
            </w:r>
          </w:p>
        </w:tc>
        <w:tc>
          <w:tcPr>
            <w:tcW w:w="865" w:type="pct"/>
            <w:shd w:val="clear" w:color="auto" w:fill="auto"/>
            <w:tcMar>
              <w:top w:w="0" w:type="dxa"/>
              <w:left w:w="108" w:type="dxa"/>
              <w:bottom w:w="0" w:type="dxa"/>
              <w:right w:w="108" w:type="dxa"/>
            </w:tcMar>
          </w:tcPr>
          <w:p w14:paraId="6B84BAB7" w14:textId="733B2D37" w:rsidR="003D127C" w:rsidRPr="005819C4" w:rsidRDefault="003D127C" w:rsidP="003D127C">
            <w:pPr>
              <w:pStyle w:val="Sinespaciado"/>
              <w:rPr>
                <w:color w:val="000000"/>
                <w:sz w:val="20"/>
                <w:szCs w:val="20"/>
              </w:rPr>
            </w:pPr>
            <w:proofErr w:type="spellStart"/>
            <w:r w:rsidRPr="005819C4">
              <w:rPr>
                <w:color w:val="000000"/>
                <w:sz w:val="20"/>
                <w:szCs w:val="20"/>
              </w:rPr>
              <w:t>product</w:t>
            </w:r>
            <w:proofErr w:type="spellEnd"/>
            <w:r w:rsidRPr="005819C4">
              <w:rPr>
                <w:color w:val="000000"/>
                <w:sz w:val="20"/>
                <w:szCs w:val="20"/>
              </w:rPr>
              <w:t>-id</w:t>
            </w:r>
          </w:p>
        </w:tc>
        <w:tc>
          <w:tcPr>
            <w:tcW w:w="599" w:type="pct"/>
            <w:shd w:val="clear" w:color="auto" w:fill="auto"/>
            <w:vAlign w:val="center"/>
          </w:tcPr>
          <w:p w14:paraId="0C3A9DEB" w14:textId="397E92D9" w:rsidR="003D127C" w:rsidRPr="005819C4" w:rsidRDefault="003D127C" w:rsidP="003D127C">
            <w:pPr>
              <w:pStyle w:val="Sinespaciado"/>
              <w:rPr>
                <w:color w:val="000000"/>
                <w:sz w:val="20"/>
                <w:szCs w:val="20"/>
              </w:rPr>
            </w:pPr>
            <w:r w:rsidRPr="005819C4">
              <w:rPr>
                <w:color w:val="000000"/>
                <w:sz w:val="20"/>
                <w:szCs w:val="20"/>
              </w:rPr>
              <w:t>&lt;</w:t>
            </w:r>
            <w:proofErr w:type="spellStart"/>
            <w:r w:rsidRPr="005819C4">
              <w:rPr>
                <w:color w:val="000000"/>
                <w:sz w:val="20"/>
                <w:szCs w:val="20"/>
              </w:rPr>
              <w:t>product</w:t>
            </w:r>
            <w:proofErr w:type="spellEnd"/>
            <w:r w:rsidRPr="005819C4">
              <w:rPr>
                <w:color w:val="000000"/>
                <w:sz w:val="20"/>
                <w:szCs w:val="20"/>
              </w:rPr>
              <w:t>-id&gt;</w:t>
            </w:r>
          </w:p>
        </w:tc>
        <w:tc>
          <w:tcPr>
            <w:tcW w:w="800" w:type="pct"/>
            <w:vMerge w:val="restart"/>
            <w:shd w:val="clear" w:color="auto" w:fill="auto"/>
            <w:vAlign w:val="center"/>
          </w:tcPr>
          <w:p w14:paraId="41720D0E" w14:textId="00165D96" w:rsidR="003D127C" w:rsidRPr="005819C4" w:rsidRDefault="003D127C" w:rsidP="003D127C">
            <w:pPr>
              <w:pStyle w:val="Sinespaciado"/>
              <w:rPr>
                <w:color w:val="000000"/>
                <w:sz w:val="20"/>
                <w:szCs w:val="20"/>
              </w:rPr>
            </w:pPr>
            <w:r w:rsidRPr="005819C4">
              <w:rPr>
                <w:color w:val="000000"/>
                <w:sz w:val="20"/>
                <w:szCs w:val="20"/>
              </w:rPr>
              <w:t>Etapa de Surtido</w:t>
            </w:r>
          </w:p>
        </w:tc>
        <w:tc>
          <w:tcPr>
            <w:tcW w:w="1607" w:type="pct"/>
            <w:shd w:val="clear" w:color="auto" w:fill="auto"/>
            <w:vAlign w:val="center"/>
          </w:tcPr>
          <w:p w14:paraId="5DFBF4DE" w14:textId="5AEBBE8F" w:rsidR="003D127C" w:rsidRPr="005819C4" w:rsidRDefault="003D127C" w:rsidP="003D127C">
            <w:pPr>
              <w:pStyle w:val="Sinespaciado"/>
              <w:rPr>
                <w:color w:val="000000"/>
                <w:sz w:val="20"/>
                <w:szCs w:val="20"/>
              </w:rPr>
            </w:pPr>
            <w:r w:rsidRPr="005819C4">
              <w:rPr>
                <w:color w:val="000000"/>
                <w:sz w:val="20"/>
                <w:szCs w:val="20"/>
              </w:rPr>
              <w:t xml:space="preserve">Contiene el id </w:t>
            </w:r>
            <w:ins w:id="118" w:author="Alcántara Ávila, Humberto" w:date="2021-03-18T17:42:00Z">
              <w:r w:rsidR="001D0EF0">
                <w:rPr>
                  <w:color w:val="000000"/>
                  <w:sz w:val="20"/>
                  <w:szCs w:val="20"/>
                </w:rPr>
                <w:t xml:space="preserve">(Material SAP) </w:t>
              </w:r>
            </w:ins>
            <w:r w:rsidRPr="005819C4">
              <w:rPr>
                <w:color w:val="000000"/>
                <w:sz w:val="20"/>
                <w:szCs w:val="20"/>
              </w:rPr>
              <w:t>del artículo a surtir</w:t>
            </w:r>
          </w:p>
        </w:tc>
      </w:tr>
      <w:tr w:rsidR="003D127C" w:rsidRPr="005819C4" w14:paraId="6DD135EF" w14:textId="77777777" w:rsidTr="008A5302">
        <w:trPr>
          <w:trHeight w:val="21"/>
        </w:trPr>
        <w:tc>
          <w:tcPr>
            <w:tcW w:w="1129" w:type="pct"/>
            <w:shd w:val="clear" w:color="auto" w:fill="auto"/>
            <w:tcMar>
              <w:top w:w="0" w:type="dxa"/>
              <w:left w:w="108" w:type="dxa"/>
              <w:bottom w:w="0" w:type="dxa"/>
              <w:right w:w="108" w:type="dxa"/>
            </w:tcMar>
            <w:vAlign w:val="center"/>
          </w:tcPr>
          <w:p w14:paraId="49D3AD55" w14:textId="6952502C" w:rsidR="003D127C" w:rsidRPr="005819C4" w:rsidRDefault="003D127C" w:rsidP="003D127C">
            <w:pPr>
              <w:pStyle w:val="Sinespaciado"/>
              <w:rPr>
                <w:color w:val="000000"/>
                <w:sz w:val="20"/>
                <w:szCs w:val="20"/>
              </w:rPr>
            </w:pPr>
            <w:r w:rsidRPr="005819C4">
              <w:rPr>
                <w:color w:val="000000"/>
                <w:sz w:val="20"/>
                <w:szCs w:val="20"/>
              </w:rPr>
              <w:t>Código de barras</w:t>
            </w:r>
          </w:p>
        </w:tc>
        <w:tc>
          <w:tcPr>
            <w:tcW w:w="865" w:type="pct"/>
            <w:shd w:val="clear" w:color="auto" w:fill="auto"/>
            <w:tcMar>
              <w:top w:w="0" w:type="dxa"/>
              <w:left w:w="108" w:type="dxa"/>
              <w:bottom w:w="0" w:type="dxa"/>
              <w:right w:w="108" w:type="dxa"/>
            </w:tcMar>
          </w:tcPr>
          <w:p w14:paraId="58AD715D" w14:textId="3FAE6F8F" w:rsidR="003D127C" w:rsidRPr="005819C4" w:rsidRDefault="003D127C" w:rsidP="003D127C">
            <w:pPr>
              <w:pStyle w:val="Sinespaciado"/>
              <w:rPr>
                <w:color w:val="000000"/>
                <w:sz w:val="20"/>
                <w:szCs w:val="20"/>
              </w:rPr>
            </w:pPr>
            <w:proofErr w:type="spellStart"/>
            <w:r w:rsidRPr="005819C4">
              <w:rPr>
                <w:color w:val="000000"/>
                <w:sz w:val="20"/>
                <w:szCs w:val="20"/>
              </w:rPr>
              <w:t>barcode</w:t>
            </w:r>
            <w:proofErr w:type="spellEnd"/>
          </w:p>
        </w:tc>
        <w:tc>
          <w:tcPr>
            <w:tcW w:w="599" w:type="pct"/>
            <w:shd w:val="clear" w:color="auto" w:fill="auto"/>
            <w:vAlign w:val="center"/>
          </w:tcPr>
          <w:p w14:paraId="19E6AD07" w14:textId="22162338" w:rsidR="003D127C" w:rsidRPr="005819C4" w:rsidRDefault="003D127C" w:rsidP="003D127C">
            <w:pPr>
              <w:pStyle w:val="Sinespaciado"/>
              <w:rPr>
                <w:color w:val="000000"/>
                <w:sz w:val="20"/>
                <w:szCs w:val="20"/>
              </w:rPr>
            </w:pPr>
            <w:r w:rsidRPr="005819C4">
              <w:rPr>
                <w:color w:val="000000"/>
                <w:sz w:val="20"/>
                <w:szCs w:val="20"/>
              </w:rPr>
              <w:t>&lt;</w:t>
            </w:r>
            <w:proofErr w:type="spellStart"/>
            <w:r w:rsidRPr="005819C4">
              <w:rPr>
                <w:color w:val="000000"/>
                <w:sz w:val="20"/>
                <w:szCs w:val="20"/>
              </w:rPr>
              <w:t>product</w:t>
            </w:r>
            <w:proofErr w:type="spellEnd"/>
            <w:r w:rsidRPr="005819C4">
              <w:rPr>
                <w:color w:val="000000"/>
                <w:sz w:val="20"/>
                <w:szCs w:val="20"/>
              </w:rPr>
              <w:t>-id&gt;</w:t>
            </w:r>
          </w:p>
        </w:tc>
        <w:tc>
          <w:tcPr>
            <w:tcW w:w="800" w:type="pct"/>
            <w:vMerge/>
            <w:shd w:val="clear" w:color="auto" w:fill="auto"/>
            <w:vAlign w:val="center"/>
          </w:tcPr>
          <w:p w14:paraId="72E89B29" w14:textId="77777777" w:rsidR="003D127C" w:rsidRPr="005819C4" w:rsidRDefault="003D127C" w:rsidP="003D127C">
            <w:pPr>
              <w:pStyle w:val="Sinespaciado"/>
              <w:rPr>
                <w:color w:val="000000"/>
                <w:sz w:val="20"/>
                <w:szCs w:val="20"/>
              </w:rPr>
            </w:pPr>
          </w:p>
        </w:tc>
        <w:tc>
          <w:tcPr>
            <w:tcW w:w="1607" w:type="pct"/>
            <w:shd w:val="clear" w:color="auto" w:fill="auto"/>
            <w:vAlign w:val="center"/>
          </w:tcPr>
          <w:p w14:paraId="10E2F4AC" w14:textId="5ABE1495" w:rsidR="003D127C" w:rsidRPr="005819C4" w:rsidRDefault="003D127C" w:rsidP="003D127C">
            <w:pPr>
              <w:pStyle w:val="Sinespaciado"/>
              <w:rPr>
                <w:color w:val="000000"/>
                <w:sz w:val="20"/>
                <w:szCs w:val="20"/>
              </w:rPr>
            </w:pPr>
            <w:r w:rsidRPr="005819C4">
              <w:rPr>
                <w:color w:val="000000"/>
                <w:sz w:val="20"/>
                <w:szCs w:val="20"/>
              </w:rPr>
              <w:t>Contiene el código de barras del artículo a surtir</w:t>
            </w:r>
          </w:p>
        </w:tc>
      </w:tr>
      <w:tr w:rsidR="003D127C" w:rsidRPr="005819C4" w14:paraId="00DA99FD" w14:textId="77777777" w:rsidTr="008A5302">
        <w:trPr>
          <w:trHeight w:val="21"/>
        </w:trPr>
        <w:tc>
          <w:tcPr>
            <w:tcW w:w="1129" w:type="pct"/>
            <w:shd w:val="clear" w:color="auto" w:fill="auto"/>
            <w:tcMar>
              <w:top w:w="0" w:type="dxa"/>
              <w:left w:w="108" w:type="dxa"/>
              <w:bottom w:w="0" w:type="dxa"/>
              <w:right w:w="108" w:type="dxa"/>
            </w:tcMar>
            <w:vAlign w:val="center"/>
          </w:tcPr>
          <w:p w14:paraId="2252F80E" w14:textId="5DD0AC04" w:rsidR="003D127C" w:rsidRPr="005819C4" w:rsidRDefault="003D127C" w:rsidP="003D127C">
            <w:pPr>
              <w:pStyle w:val="Sinespaciado"/>
              <w:rPr>
                <w:color w:val="000000"/>
                <w:sz w:val="20"/>
                <w:szCs w:val="20"/>
              </w:rPr>
            </w:pPr>
            <w:r w:rsidRPr="005819C4">
              <w:rPr>
                <w:color w:val="000000"/>
                <w:sz w:val="20"/>
                <w:szCs w:val="20"/>
              </w:rPr>
              <w:t>Descripción</w:t>
            </w:r>
          </w:p>
        </w:tc>
        <w:tc>
          <w:tcPr>
            <w:tcW w:w="865" w:type="pct"/>
            <w:shd w:val="clear" w:color="auto" w:fill="auto"/>
            <w:tcMar>
              <w:top w:w="0" w:type="dxa"/>
              <w:left w:w="108" w:type="dxa"/>
              <w:bottom w:w="0" w:type="dxa"/>
              <w:right w:w="108" w:type="dxa"/>
            </w:tcMar>
          </w:tcPr>
          <w:p w14:paraId="640302AE" w14:textId="655FD554" w:rsidR="003D127C" w:rsidRPr="005819C4" w:rsidRDefault="003D127C" w:rsidP="003D127C">
            <w:pPr>
              <w:pStyle w:val="Sinespaciado"/>
              <w:rPr>
                <w:color w:val="000000"/>
                <w:sz w:val="20"/>
                <w:szCs w:val="20"/>
              </w:rPr>
            </w:pPr>
            <w:proofErr w:type="spellStart"/>
            <w:r w:rsidRPr="005819C4">
              <w:rPr>
                <w:color w:val="000000"/>
                <w:sz w:val="20"/>
                <w:szCs w:val="20"/>
              </w:rPr>
              <w:t>lineitem-text</w:t>
            </w:r>
            <w:proofErr w:type="spellEnd"/>
          </w:p>
        </w:tc>
        <w:tc>
          <w:tcPr>
            <w:tcW w:w="599" w:type="pct"/>
            <w:shd w:val="clear" w:color="auto" w:fill="auto"/>
            <w:vAlign w:val="center"/>
          </w:tcPr>
          <w:p w14:paraId="2FB0EE82" w14:textId="52AA37C4" w:rsidR="003D127C" w:rsidRPr="005819C4" w:rsidRDefault="003D127C" w:rsidP="003D127C">
            <w:pPr>
              <w:pStyle w:val="Sinespaciado"/>
              <w:rPr>
                <w:color w:val="000000"/>
                <w:sz w:val="20"/>
                <w:szCs w:val="20"/>
              </w:rPr>
            </w:pPr>
            <w:r w:rsidRPr="005819C4">
              <w:rPr>
                <w:color w:val="000000"/>
                <w:sz w:val="20"/>
                <w:szCs w:val="20"/>
              </w:rPr>
              <w:t>&lt;</w:t>
            </w:r>
            <w:proofErr w:type="spellStart"/>
            <w:r w:rsidRPr="005819C4">
              <w:rPr>
                <w:color w:val="000000"/>
                <w:sz w:val="20"/>
                <w:szCs w:val="20"/>
              </w:rPr>
              <w:t>product-name</w:t>
            </w:r>
            <w:proofErr w:type="spellEnd"/>
            <w:r w:rsidRPr="005819C4">
              <w:rPr>
                <w:color w:val="000000"/>
                <w:sz w:val="20"/>
                <w:szCs w:val="20"/>
              </w:rPr>
              <w:t>&gt;</w:t>
            </w:r>
          </w:p>
        </w:tc>
        <w:tc>
          <w:tcPr>
            <w:tcW w:w="800" w:type="pct"/>
            <w:vMerge/>
            <w:shd w:val="clear" w:color="auto" w:fill="auto"/>
            <w:vAlign w:val="center"/>
          </w:tcPr>
          <w:p w14:paraId="5EF5C773" w14:textId="77777777" w:rsidR="003D127C" w:rsidRPr="005819C4" w:rsidRDefault="003D127C" w:rsidP="003D127C">
            <w:pPr>
              <w:pStyle w:val="Sinespaciado"/>
              <w:rPr>
                <w:color w:val="000000"/>
                <w:sz w:val="20"/>
                <w:szCs w:val="20"/>
              </w:rPr>
            </w:pPr>
          </w:p>
        </w:tc>
        <w:tc>
          <w:tcPr>
            <w:tcW w:w="1607" w:type="pct"/>
            <w:shd w:val="clear" w:color="auto" w:fill="auto"/>
            <w:vAlign w:val="center"/>
          </w:tcPr>
          <w:p w14:paraId="628AC5FE" w14:textId="6095694E" w:rsidR="003D127C" w:rsidRPr="005819C4" w:rsidRDefault="003D127C" w:rsidP="003D127C">
            <w:pPr>
              <w:pStyle w:val="Sinespaciado"/>
              <w:rPr>
                <w:color w:val="000000"/>
                <w:sz w:val="20"/>
                <w:szCs w:val="20"/>
              </w:rPr>
            </w:pPr>
            <w:r w:rsidRPr="005819C4">
              <w:rPr>
                <w:color w:val="000000"/>
                <w:sz w:val="20"/>
                <w:szCs w:val="20"/>
              </w:rPr>
              <w:t>Contiene la descripción del artículo a surtir</w:t>
            </w:r>
          </w:p>
        </w:tc>
      </w:tr>
      <w:tr w:rsidR="003D127C" w:rsidRPr="005819C4" w14:paraId="3EF1EB82" w14:textId="77777777" w:rsidTr="008A5302">
        <w:trPr>
          <w:trHeight w:val="21"/>
        </w:trPr>
        <w:tc>
          <w:tcPr>
            <w:tcW w:w="1129" w:type="pct"/>
            <w:shd w:val="clear" w:color="auto" w:fill="auto"/>
            <w:tcMar>
              <w:top w:w="0" w:type="dxa"/>
              <w:left w:w="108" w:type="dxa"/>
              <w:bottom w:w="0" w:type="dxa"/>
              <w:right w:w="108" w:type="dxa"/>
            </w:tcMar>
            <w:vAlign w:val="center"/>
          </w:tcPr>
          <w:p w14:paraId="0F3E9272" w14:textId="34C3F729" w:rsidR="003D127C" w:rsidRPr="005819C4" w:rsidRDefault="003D127C" w:rsidP="003D127C">
            <w:pPr>
              <w:pStyle w:val="Sinespaciado"/>
              <w:rPr>
                <w:color w:val="000000"/>
                <w:sz w:val="20"/>
                <w:szCs w:val="20"/>
              </w:rPr>
            </w:pPr>
            <w:r w:rsidRPr="005819C4">
              <w:rPr>
                <w:color w:val="000000"/>
                <w:sz w:val="20"/>
                <w:szCs w:val="20"/>
              </w:rPr>
              <w:t>Cantidad pedida</w:t>
            </w:r>
          </w:p>
        </w:tc>
        <w:tc>
          <w:tcPr>
            <w:tcW w:w="865" w:type="pct"/>
            <w:shd w:val="clear" w:color="auto" w:fill="auto"/>
            <w:tcMar>
              <w:top w:w="0" w:type="dxa"/>
              <w:left w:w="108" w:type="dxa"/>
              <w:bottom w:w="0" w:type="dxa"/>
              <w:right w:w="108" w:type="dxa"/>
            </w:tcMar>
          </w:tcPr>
          <w:p w14:paraId="6E84CDB8" w14:textId="337128CA" w:rsidR="003D127C" w:rsidRPr="005819C4" w:rsidRDefault="003D127C" w:rsidP="003D127C">
            <w:pPr>
              <w:pStyle w:val="Sinespaciado"/>
              <w:rPr>
                <w:color w:val="000000"/>
                <w:sz w:val="20"/>
                <w:szCs w:val="20"/>
              </w:rPr>
            </w:pPr>
            <w:proofErr w:type="spellStart"/>
            <w:r w:rsidRPr="005819C4">
              <w:rPr>
                <w:color w:val="000000"/>
                <w:sz w:val="20"/>
                <w:szCs w:val="20"/>
              </w:rPr>
              <w:t>quantity</w:t>
            </w:r>
            <w:proofErr w:type="spellEnd"/>
          </w:p>
        </w:tc>
        <w:tc>
          <w:tcPr>
            <w:tcW w:w="599" w:type="pct"/>
            <w:shd w:val="clear" w:color="auto" w:fill="auto"/>
            <w:vAlign w:val="center"/>
          </w:tcPr>
          <w:p w14:paraId="6407B420" w14:textId="7B160452" w:rsidR="003D127C" w:rsidRPr="005819C4" w:rsidRDefault="003D127C" w:rsidP="003D127C">
            <w:pPr>
              <w:pStyle w:val="Sinespaciado"/>
              <w:rPr>
                <w:color w:val="000000"/>
                <w:sz w:val="20"/>
                <w:szCs w:val="20"/>
              </w:rPr>
            </w:pPr>
            <w:r w:rsidRPr="005819C4">
              <w:rPr>
                <w:color w:val="000000"/>
                <w:sz w:val="20"/>
                <w:szCs w:val="20"/>
              </w:rPr>
              <w:t>&lt;</w:t>
            </w:r>
            <w:proofErr w:type="spellStart"/>
            <w:r w:rsidRPr="005819C4">
              <w:rPr>
                <w:color w:val="000000"/>
                <w:sz w:val="20"/>
                <w:szCs w:val="20"/>
              </w:rPr>
              <w:t>quantity</w:t>
            </w:r>
            <w:proofErr w:type="spellEnd"/>
            <w:r w:rsidRPr="005819C4">
              <w:rPr>
                <w:color w:val="000000"/>
                <w:sz w:val="20"/>
                <w:szCs w:val="20"/>
              </w:rPr>
              <w:t xml:space="preserve"> </w:t>
            </w:r>
            <w:proofErr w:type="spellStart"/>
            <w:r w:rsidRPr="005819C4">
              <w:rPr>
                <w:color w:val="000000"/>
                <w:sz w:val="20"/>
                <w:szCs w:val="20"/>
              </w:rPr>
              <w:t>unit</w:t>
            </w:r>
            <w:proofErr w:type="spellEnd"/>
            <w:r w:rsidRPr="005819C4">
              <w:rPr>
                <w:color w:val="000000"/>
                <w:sz w:val="20"/>
                <w:szCs w:val="20"/>
              </w:rPr>
              <w:t>&gt;</w:t>
            </w:r>
          </w:p>
        </w:tc>
        <w:tc>
          <w:tcPr>
            <w:tcW w:w="800" w:type="pct"/>
            <w:vMerge/>
            <w:shd w:val="clear" w:color="auto" w:fill="auto"/>
            <w:vAlign w:val="center"/>
          </w:tcPr>
          <w:p w14:paraId="6BC054C7" w14:textId="77777777" w:rsidR="003D127C" w:rsidRPr="005819C4" w:rsidRDefault="003D127C" w:rsidP="003D127C">
            <w:pPr>
              <w:pStyle w:val="Sinespaciado"/>
              <w:rPr>
                <w:color w:val="000000"/>
                <w:sz w:val="20"/>
                <w:szCs w:val="20"/>
              </w:rPr>
            </w:pPr>
          </w:p>
        </w:tc>
        <w:tc>
          <w:tcPr>
            <w:tcW w:w="1607" w:type="pct"/>
            <w:shd w:val="clear" w:color="auto" w:fill="auto"/>
            <w:vAlign w:val="center"/>
          </w:tcPr>
          <w:p w14:paraId="77D4EF6C" w14:textId="15F1791F" w:rsidR="003D127C" w:rsidRPr="005819C4" w:rsidRDefault="003D127C" w:rsidP="003D127C">
            <w:pPr>
              <w:pStyle w:val="Sinespaciado"/>
              <w:rPr>
                <w:color w:val="000000"/>
                <w:sz w:val="20"/>
                <w:szCs w:val="20"/>
              </w:rPr>
            </w:pPr>
            <w:r w:rsidRPr="005819C4">
              <w:rPr>
                <w:color w:val="000000"/>
                <w:sz w:val="20"/>
                <w:szCs w:val="20"/>
              </w:rPr>
              <w:t xml:space="preserve">Contiene la cantidad del artículo a surtir </w:t>
            </w:r>
          </w:p>
        </w:tc>
      </w:tr>
      <w:tr w:rsidR="00263079" w:rsidRPr="005819C4" w14:paraId="5A2B3FE8" w14:textId="77777777" w:rsidTr="008A5302">
        <w:trPr>
          <w:trHeight w:val="21"/>
          <w:ins w:id="119" w:author="Alcántara Ávila, Humberto" w:date="2021-03-18T17:44:00Z"/>
        </w:trPr>
        <w:tc>
          <w:tcPr>
            <w:tcW w:w="1129" w:type="pct"/>
            <w:shd w:val="clear" w:color="auto" w:fill="auto"/>
            <w:tcMar>
              <w:top w:w="0" w:type="dxa"/>
              <w:left w:w="108" w:type="dxa"/>
              <w:bottom w:w="0" w:type="dxa"/>
              <w:right w:w="108" w:type="dxa"/>
            </w:tcMar>
            <w:vAlign w:val="center"/>
          </w:tcPr>
          <w:p w14:paraId="10BAE203" w14:textId="021A8D78" w:rsidR="00263079" w:rsidRPr="005819C4" w:rsidRDefault="00263079" w:rsidP="003D127C">
            <w:pPr>
              <w:pStyle w:val="Sinespaciado"/>
              <w:rPr>
                <w:ins w:id="120" w:author="Alcántara Ávila, Humberto" w:date="2021-03-18T17:44:00Z"/>
                <w:color w:val="000000"/>
                <w:sz w:val="20"/>
                <w:szCs w:val="20"/>
              </w:rPr>
            </w:pPr>
            <w:ins w:id="121" w:author="Alcántara Ávila, Humberto" w:date="2021-03-18T17:45:00Z">
              <w:r>
                <w:rPr>
                  <w:color w:val="000000"/>
                  <w:sz w:val="20"/>
                  <w:szCs w:val="20"/>
                </w:rPr>
                <w:t>Precio Original</w:t>
              </w:r>
            </w:ins>
          </w:p>
        </w:tc>
        <w:tc>
          <w:tcPr>
            <w:tcW w:w="865" w:type="pct"/>
            <w:shd w:val="clear" w:color="auto" w:fill="auto"/>
            <w:tcMar>
              <w:top w:w="0" w:type="dxa"/>
              <w:left w:w="108" w:type="dxa"/>
              <w:bottom w:w="0" w:type="dxa"/>
              <w:right w:w="108" w:type="dxa"/>
            </w:tcMar>
          </w:tcPr>
          <w:p w14:paraId="6C7D45CF" w14:textId="77777777" w:rsidR="00263079" w:rsidRPr="005819C4" w:rsidRDefault="00263079" w:rsidP="003D127C">
            <w:pPr>
              <w:pStyle w:val="Sinespaciado"/>
              <w:rPr>
                <w:ins w:id="122" w:author="Alcántara Ávila, Humberto" w:date="2021-03-18T17:44:00Z"/>
                <w:color w:val="000000"/>
                <w:sz w:val="20"/>
                <w:szCs w:val="20"/>
              </w:rPr>
            </w:pPr>
          </w:p>
        </w:tc>
        <w:tc>
          <w:tcPr>
            <w:tcW w:w="599" w:type="pct"/>
            <w:shd w:val="clear" w:color="auto" w:fill="auto"/>
            <w:vAlign w:val="center"/>
          </w:tcPr>
          <w:p w14:paraId="1CEC034C" w14:textId="77777777" w:rsidR="00263079" w:rsidRPr="005819C4" w:rsidRDefault="00263079" w:rsidP="003D127C">
            <w:pPr>
              <w:pStyle w:val="Sinespaciado"/>
              <w:rPr>
                <w:ins w:id="123" w:author="Alcántara Ávila, Humberto" w:date="2021-03-18T17:44:00Z"/>
                <w:color w:val="000000"/>
                <w:sz w:val="20"/>
                <w:szCs w:val="20"/>
              </w:rPr>
            </w:pPr>
          </w:p>
        </w:tc>
        <w:tc>
          <w:tcPr>
            <w:tcW w:w="800" w:type="pct"/>
            <w:vMerge/>
            <w:shd w:val="clear" w:color="auto" w:fill="auto"/>
            <w:vAlign w:val="center"/>
          </w:tcPr>
          <w:p w14:paraId="25474012" w14:textId="77777777" w:rsidR="00263079" w:rsidRPr="005819C4" w:rsidRDefault="00263079" w:rsidP="003D127C">
            <w:pPr>
              <w:pStyle w:val="Sinespaciado"/>
              <w:rPr>
                <w:ins w:id="124" w:author="Alcántara Ávila, Humberto" w:date="2021-03-18T17:44:00Z"/>
                <w:color w:val="000000"/>
                <w:sz w:val="20"/>
                <w:szCs w:val="20"/>
              </w:rPr>
            </w:pPr>
          </w:p>
        </w:tc>
        <w:tc>
          <w:tcPr>
            <w:tcW w:w="1607" w:type="pct"/>
            <w:shd w:val="clear" w:color="auto" w:fill="auto"/>
            <w:vAlign w:val="center"/>
          </w:tcPr>
          <w:p w14:paraId="3971B4A0" w14:textId="6536F231" w:rsidR="00263079" w:rsidRPr="005819C4" w:rsidRDefault="00263079" w:rsidP="00263079">
            <w:pPr>
              <w:pStyle w:val="Sinespaciado"/>
              <w:rPr>
                <w:ins w:id="125" w:author="Alcántara Ávila, Humberto" w:date="2021-03-18T17:44:00Z"/>
                <w:color w:val="000000"/>
                <w:sz w:val="20"/>
                <w:szCs w:val="20"/>
              </w:rPr>
            </w:pPr>
            <w:ins w:id="126" w:author="Alcántara Ávila, Humberto" w:date="2021-03-18T17:45:00Z">
              <w:r w:rsidRPr="005819C4">
                <w:rPr>
                  <w:color w:val="000000"/>
                  <w:sz w:val="20"/>
                  <w:szCs w:val="20"/>
                </w:rPr>
                <w:t xml:space="preserve">Contiene el precio </w:t>
              </w:r>
              <w:r>
                <w:rPr>
                  <w:color w:val="000000"/>
                  <w:sz w:val="20"/>
                  <w:szCs w:val="20"/>
                </w:rPr>
                <w:t>original</w:t>
              </w:r>
            </w:ins>
          </w:p>
        </w:tc>
      </w:tr>
      <w:tr w:rsidR="003D127C" w:rsidRPr="005819C4" w14:paraId="2C34DA81" w14:textId="77777777" w:rsidTr="008A5302">
        <w:trPr>
          <w:trHeight w:val="21"/>
        </w:trPr>
        <w:tc>
          <w:tcPr>
            <w:tcW w:w="1129" w:type="pct"/>
            <w:shd w:val="clear" w:color="auto" w:fill="auto"/>
            <w:tcMar>
              <w:top w:w="0" w:type="dxa"/>
              <w:left w:w="108" w:type="dxa"/>
              <w:bottom w:w="0" w:type="dxa"/>
              <w:right w:w="108" w:type="dxa"/>
            </w:tcMar>
            <w:vAlign w:val="center"/>
          </w:tcPr>
          <w:p w14:paraId="1A3F06B3" w14:textId="46AC0E14" w:rsidR="003D127C" w:rsidRPr="005819C4" w:rsidRDefault="003D127C" w:rsidP="003D127C">
            <w:pPr>
              <w:pStyle w:val="Sinespaciado"/>
              <w:rPr>
                <w:color w:val="000000"/>
                <w:sz w:val="20"/>
                <w:szCs w:val="20"/>
              </w:rPr>
            </w:pPr>
            <w:r w:rsidRPr="005819C4">
              <w:rPr>
                <w:color w:val="000000"/>
                <w:sz w:val="20"/>
                <w:szCs w:val="20"/>
              </w:rPr>
              <w:t>Precio</w:t>
            </w:r>
          </w:p>
        </w:tc>
        <w:tc>
          <w:tcPr>
            <w:tcW w:w="865" w:type="pct"/>
            <w:shd w:val="clear" w:color="auto" w:fill="auto"/>
            <w:tcMar>
              <w:top w:w="0" w:type="dxa"/>
              <w:left w:w="108" w:type="dxa"/>
              <w:bottom w:w="0" w:type="dxa"/>
              <w:right w:w="108" w:type="dxa"/>
            </w:tcMar>
          </w:tcPr>
          <w:p w14:paraId="7EF0B65F" w14:textId="50CF3C9D" w:rsidR="003D127C" w:rsidRPr="005819C4" w:rsidRDefault="003D127C" w:rsidP="003D127C">
            <w:pPr>
              <w:pStyle w:val="Sinespaciado"/>
              <w:rPr>
                <w:color w:val="000000"/>
                <w:sz w:val="20"/>
                <w:szCs w:val="20"/>
              </w:rPr>
            </w:pPr>
            <w:proofErr w:type="spellStart"/>
            <w:r w:rsidRPr="005819C4">
              <w:rPr>
                <w:color w:val="000000"/>
                <w:sz w:val="20"/>
                <w:szCs w:val="20"/>
              </w:rPr>
              <w:t>price</w:t>
            </w:r>
            <w:proofErr w:type="spellEnd"/>
          </w:p>
        </w:tc>
        <w:tc>
          <w:tcPr>
            <w:tcW w:w="599" w:type="pct"/>
            <w:shd w:val="clear" w:color="auto" w:fill="auto"/>
            <w:vAlign w:val="center"/>
          </w:tcPr>
          <w:p w14:paraId="16D31670" w14:textId="5ECA8967" w:rsidR="003D127C" w:rsidRPr="005819C4" w:rsidRDefault="003D127C" w:rsidP="003D127C">
            <w:pPr>
              <w:pStyle w:val="Sinespaciado"/>
              <w:rPr>
                <w:color w:val="000000"/>
                <w:sz w:val="20"/>
                <w:szCs w:val="20"/>
              </w:rPr>
            </w:pPr>
            <w:r w:rsidRPr="005819C4">
              <w:rPr>
                <w:color w:val="000000"/>
                <w:sz w:val="20"/>
                <w:szCs w:val="20"/>
              </w:rPr>
              <w:t>&lt;net-</w:t>
            </w:r>
            <w:proofErr w:type="spellStart"/>
            <w:r w:rsidRPr="005819C4">
              <w:rPr>
                <w:color w:val="000000"/>
                <w:sz w:val="20"/>
                <w:szCs w:val="20"/>
              </w:rPr>
              <w:t>price</w:t>
            </w:r>
            <w:proofErr w:type="spellEnd"/>
            <w:r w:rsidRPr="005819C4">
              <w:rPr>
                <w:color w:val="000000"/>
                <w:sz w:val="20"/>
                <w:szCs w:val="20"/>
              </w:rPr>
              <w:t>&gt;</w:t>
            </w:r>
          </w:p>
        </w:tc>
        <w:tc>
          <w:tcPr>
            <w:tcW w:w="800" w:type="pct"/>
            <w:vMerge/>
            <w:shd w:val="clear" w:color="auto" w:fill="auto"/>
            <w:vAlign w:val="center"/>
          </w:tcPr>
          <w:p w14:paraId="181400FE" w14:textId="77777777" w:rsidR="003D127C" w:rsidRPr="005819C4" w:rsidRDefault="003D127C" w:rsidP="003D127C">
            <w:pPr>
              <w:pStyle w:val="Sinespaciado"/>
              <w:rPr>
                <w:color w:val="000000"/>
                <w:sz w:val="20"/>
                <w:szCs w:val="20"/>
              </w:rPr>
            </w:pPr>
          </w:p>
        </w:tc>
        <w:tc>
          <w:tcPr>
            <w:tcW w:w="1607" w:type="pct"/>
            <w:shd w:val="clear" w:color="auto" w:fill="auto"/>
            <w:vAlign w:val="center"/>
          </w:tcPr>
          <w:p w14:paraId="7391674D" w14:textId="587135C9" w:rsidR="003D127C" w:rsidRPr="005819C4" w:rsidRDefault="003D127C" w:rsidP="003D127C">
            <w:pPr>
              <w:pStyle w:val="Sinespaciado"/>
              <w:rPr>
                <w:color w:val="000000"/>
                <w:sz w:val="20"/>
                <w:szCs w:val="20"/>
              </w:rPr>
            </w:pPr>
            <w:r w:rsidRPr="005819C4">
              <w:rPr>
                <w:color w:val="000000"/>
                <w:sz w:val="20"/>
                <w:szCs w:val="20"/>
              </w:rPr>
              <w:t>Contiene el precio final</w:t>
            </w:r>
            <w:ins w:id="127" w:author="Alcántara Ávila, Humberto" w:date="2021-03-18T17:46:00Z">
              <w:r w:rsidR="00EE4923">
                <w:rPr>
                  <w:color w:val="000000"/>
                  <w:sz w:val="20"/>
                  <w:szCs w:val="20"/>
                </w:rPr>
                <w:t xml:space="preserve"> o promoción</w:t>
              </w:r>
            </w:ins>
            <w:r w:rsidRPr="005819C4">
              <w:rPr>
                <w:color w:val="000000"/>
                <w:sz w:val="20"/>
                <w:szCs w:val="20"/>
              </w:rPr>
              <w:t xml:space="preserve"> del artículo a surtir</w:t>
            </w:r>
          </w:p>
        </w:tc>
      </w:tr>
      <w:tr w:rsidR="003D127C" w:rsidRPr="005819C4" w14:paraId="4292E3AD" w14:textId="77777777" w:rsidTr="008A5302">
        <w:trPr>
          <w:trHeight w:val="30"/>
        </w:trPr>
        <w:tc>
          <w:tcPr>
            <w:tcW w:w="1129" w:type="pct"/>
            <w:shd w:val="clear" w:color="auto" w:fill="auto"/>
            <w:tcMar>
              <w:top w:w="0" w:type="dxa"/>
              <w:left w:w="108" w:type="dxa"/>
              <w:bottom w:w="0" w:type="dxa"/>
              <w:right w:w="108" w:type="dxa"/>
            </w:tcMar>
            <w:vAlign w:val="center"/>
          </w:tcPr>
          <w:p w14:paraId="3D7D6E8D" w14:textId="3CFB2C50" w:rsidR="003D127C" w:rsidRPr="005819C4" w:rsidRDefault="003D127C" w:rsidP="003D127C">
            <w:pPr>
              <w:pStyle w:val="Sinespaciado"/>
              <w:rPr>
                <w:color w:val="000000"/>
                <w:sz w:val="20"/>
                <w:szCs w:val="20"/>
              </w:rPr>
            </w:pPr>
            <w:r w:rsidRPr="005819C4">
              <w:rPr>
                <w:color w:val="000000"/>
                <w:sz w:val="20"/>
                <w:szCs w:val="20"/>
              </w:rPr>
              <w:t>Observaciones/Notas</w:t>
            </w:r>
          </w:p>
        </w:tc>
        <w:tc>
          <w:tcPr>
            <w:tcW w:w="865" w:type="pct"/>
            <w:shd w:val="clear" w:color="auto" w:fill="auto"/>
            <w:tcMar>
              <w:top w:w="0" w:type="dxa"/>
              <w:left w:w="108" w:type="dxa"/>
              <w:bottom w:w="0" w:type="dxa"/>
              <w:right w:w="108" w:type="dxa"/>
            </w:tcMar>
          </w:tcPr>
          <w:p w14:paraId="1006DA49" w14:textId="0F4205FB" w:rsidR="003D127C" w:rsidRPr="005819C4" w:rsidRDefault="003D127C" w:rsidP="003D127C">
            <w:pPr>
              <w:pStyle w:val="Sinespaciado"/>
              <w:rPr>
                <w:color w:val="000000"/>
                <w:sz w:val="20"/>
                <w:szCs w:val="20"/>
              </w:rPr>
            </w:pPr>
            <w:proofErr w:type="spellStart"/>
            <w:r w:rsidRPr="005819C4">
              <w:rPr>
                <w:color w:val="000000"/>
                <w:sz w:val="20"/>
                <w:szCs w:val="20"/>
              </w:rPr>
              <w:t>observations</w:t>
            </w:r>
            <w:proofErr w:type="spellEnd"/>
          </w:p>
        </w:tc>
        <w:tc>
          <w:tcPr>
            <w:tcW w:w="599" w:type="pct"/>
            <w:shd w:val="clear" w:color="auto" w:fill="auto"/>
            <w:vAlign w:val="center"/>
          </w:tcPr>
          <w:p w14:paraId="03116496" w14:textId="61706BC1" w:rsidR="003D127C" w:rsidRPr="005819C4" w:rsidRDefault="003D127C" w:rsidP="003D127C">
            <w:pPr>
              <w:pStyle w:val="Sinespaciado"/>
              <w:rPr>
                <w:color w:val="000000"/>
                <w:sz w:val="20"/>
                <w:szCs w:val="20"/>
              </w:rPr>
            </w:pPr>
            <w:r w:rsidRPr="005819C4">
              <w:rPr>
                <w:color w:val="000000"/>
                <w:sz w:val="20"/>
                <w:szCs w:val="20"/>
              </w:rPr>
              <w:t>&lt;</w:t>
            </w:r>
            <w:proofErr w:type="spellStart"/>
            <w:r w:rsidRPr="005819C4">
              <w:rPr>
                <w:color w:val="000000"/>
                <w:sz w:val="20"/>
                <w:szCs w:val="20"/>
              </w:rPr>
              <w:t>lineitem-text</w:t>
            </w:r>
            <w:proofErr w:type="spellEnd"/>
            <w:r w:rsidRPr="005819C4">
              <w:rPr>
                <w:color w:val="000000"/>
                <w:sz w:val="20"/>
                <w:szCs w:val="20"/>
              </w:rPr>
              <w:t>&gt;</w:t>
            </w:r>
          </w:p>
        </w:tc>
        <w:tc>
          <w:tcPr>
            <w:tcW w:w="800" w:type="pct"/>
            <w:vMerge/>
            <w:shd w:val="clear" w:color="auto" w:fill="auto"/>
            <w:vAlign w:val="center"/>
          </w:tcPr>
          <w:p w14:paraId="34C9E5AF" w14:textId="77777777" w:rsidR="003D127C" w:rsidRPr="005819C4" w:rsidRDefault="003D127C" w:rsidP="003D127C">
            <w:pPr>
              <w:pStyle w:val="Sinespaciado"/>
              <w:rPr>
                <w:color w:val="000000"/>
                <w:sz w:val="20"/>
                <w:szCs w:val="20"/>
              </w:rPr>
            </w:pPr>
          </w:p>
        </w:tc>
        <w:tc>
          <w:tcPr>
            <w:tcW w:w="1607" w:type="pct"/>
            <w:shd w:val="clear" w:color="auto" w:fill="auto"/>
            <w:vAlign w:val="center"/>
          </w:tcPr>
          <w:p w14:paraId="71F0EBCC" w14:textId="5276DB5A" w:rsidR="003D127C" w:rsidRPr="005819C4" w:rsidRDefault="003D127C" w:rsidP="003D127C">
            <w:pPr>
              <w:pStyle w:val="Sinespaciado"/>
              <w:rPr>
                <w:color w:val="000000"/>
                <w:sz w:val="20"/>
                <w:szCs w:val="20"/>
              </w:rPr>
            </w:pPr>
            <w:r w:rsidRPr="005819C4">
              <w:rPr>
                <w:color w:val="000000"/>
                <w:sz w:val="20"/>
                <w:szCs w:val="20"/>
              </w:rPr>
              <w:t>Contiene las observaciones/notas del artículo a surtir</w:t>
            </w:r>
          </w:p>
        </w:tc>
      </w:tr>
      <w:tr w:rsidR="003D127C" w:rsidRPr="005819C4" w14:paraId="3076BF08" w14:textId="77777777" w:rsidTr="008A5302">
        <w:trPr>
          <w:trHeight w:val="30"/>
        </w:trPr>
        <w:tc>
          <w:tcPr>
            <w:tcW w:w="1129" w:type="pct"/>
            <w:shd w:val="clear" w:color="auto" w:fill="auto"/>
            <w:tcMar>
              <w:top w:w="0" w:type="dxa"/>
              <w:left w:w="108" w:type="dxa"/>
              <w:bottom w:w="0" w:type="dxa"/>
              <w:right w:w="108" w:type="dxa"/>
            </w:tcMar>
            <w:vAlign w:val="center"/>
          </w:tcPr>
          <w:p w14:paraId="4D797DC3" w14:textId="6C1F1B23" w:rsidR="003D127C" w:rsidRPr="005819C4" w:rsidRDefault="003D127C" w:rsidP="003D127C">
            <w:pPr>
              <w:pStyle w:val="Sinespaciado"/>
              <w:rPr>
                <w:color w:val="000000"/>
                <w:sz w:val="20"/>
                <w:szCs w:val="20"/>
              </w:rPr>
            </w:pPr>
            <w:r w:rsidRPr="005819C4">
              <w:rPr>
                <w:color w:val="000000"/>
                <w:sz w:val="20"/>
                <w:szCs w:val="20"/>
              </w:rPr>
              <w:t>Unidad de medida</w:t>
            </w:r>
          </w:p>
        </w:tc>
        <w:tc>
          <w:tcPr>
            <w:tcW w:w="865" w:type="pct"/>
            <w:shd w:val="clear" w:color="auto" w:fill="auto"/>
            <w:tcMar>
              <w:top w:w="0" w:type="dxa"/>
              <w:left w:w="108" w:type="dxa"/>
              <w:bottom w:w="0" w:type="dxa"/>
              <w:right w:w="108" w:type="dxa"/>
            </w:tcMar>
          </w:tcPr>
          <w:p w14:paraId="48DA8904" w14:textId="172B018E" w:rsidR="003D127C" w:rsidRPr="005819C4" w:rsidRDefault="003D127C" w:rsidP="003D127C">
            <w:pPr>
              <w:pStyle w:val="Sinespaciado"/>
              <w:rPr>
                <w:color w:val="000000"/>
                <w:sz w:val="20"/>
                <w:szCs w:val="20"/>
              </w:rPr>
            </w:pPr>
            <w:proofErr w:type="spellStart"/>
            <w:r w:rsidRPr="005819C4">
              <w:rPr>
                <w:color w:val="000000"/>
                <w:sz w:val="20"/>
                <w:szCs w:val="20"/>
              </w:rPr>
              <w:t>unit-measure</w:t>
            </w:r>
            <w:proofErr w:type="spellEnd"/>
          </w:p>
        </w:tc>
        <w:tc>
          <w:tcPr>
            <w:tcW w:w="599" w:type="pct"/>
            <w:shd w:val="clear" w:color="auto" w:fill="auto"/>
            <w:vAlign w:val="center"/>
          </w:tcPr>
          <w:p w14:paraId="0D677EA6" w14:textId="66D27873" w:rsidR="003D127C" w:rsidRPr="005819C4" w:rsidRDefault="003D127C" w:rsidP="003D127C">
            <w:pPr>
              <w:pStyle w:val="Sinespaciado"/>
              <w:rPr>
                <w:color w:val="000000"/>
                <w:sz w:val="20"/>
                <w:szCs w:val="20"/>
              </w:rPr>
            </w:pPr>
            <w:r w:rsidRPr="005819C4">
              <w:rPr>
                <w:color w:val="000000"/>
                <w:sz w:val="20"/>
                <w:szCs w:val="20"/>
              </w:rPr>
              <w:t>&lt;</w:t>
            </w:r>
            <w:proofErr w:type="spellStart"/>
            <w:r w:rsidRPr="005819C4">
              <w:rPr>
                <w:color w:val="000000"/>
                <w:sz w:val="20"/>
                <w:szCs w:val="20"/>
              </w:rPr>
              <w:t>quantity</w:t>
            </w:r>
            <w:proofErr w:type="spellEnd"/>
            <w:r w:rsidRPr="005819C4">
              <w:rPr>
                <w:color w:val="000000"/>
                <w:sz w:val="20"/>
                <w:szCs w:val="20"/>
              </w:rPr>
              <w:t xml:space="preserve"> </w:t>
            </w:r>
            <w:proofErr w:type="spellStart"/>
            <w:r w:rsidRPr="005819C4">
              <w:rPr>
                <w:color w:val="000000"/>
                <w:sz w:val="20"/>
                <w:szCs w:val="20"/>
              </w:rPr>
              <w:t>unit</w:t>
            </w:r>
            <w:proofErr w:type="spellEnd"/>
            <w:r w:rsidRPr="005819C4">
              <w:rPr>
                <w:color w:val="000000"/>
                <w:sz w:val="20"/>
                <w:szCs w:val="20"/>
              </w:rPr>
              <w:t>&gt;</w:t>
            </w:r>
          </w:p>
        </w:tc>
        <w:tc>
          <w:tcPr>
            <w:tcW w:w="800" w:type="pct"/>
            <w:vMerge/>
            <w:shd w:val="clear" w:color="auto" w:fill="auto"/>
            <w:vAlign w:val="center"/>
          </w:tcPr>
          <w:p w14:paraId="2193BE39" w14:textId="77777777" w:rsidR="003D127C" w:rsidRPr="005819C4" w:rsidRDefault="003D127C" w:rsidP="003D127C">
            <w:pPr>
              <w:pStyle w:val="Sinespaciado"/>
              <w:rPr>
                <w:color w:val="000000"/>
                <w:sz w:val="20"/>
                <w:szCs w:val="20"/>
              </w:rPr>
            </w:pPr>
          </w:p>
        </w:tc>
        <w:tc>
          <w:tcPr>
            <w:tcW w:w="1607" w:type="pct"/>
            <w:shd w:val="clear" w:color="auto" w:fill="auto"/>
            <w:vAlign w:val="center"/>
          </w:tcPr>
          <w:p w14:paraId="02C73CDE" w14:textId="7B464F7D" w:rsidR="003D127C" w:rsidRPr="005819C4" w:rsidRDefault="003D127C" w:rsidP="003D127C">
            <w:pPr>
              <w:pStyle w:val="Sinespaciado"/>
              <w:rPr>
                <w:color w:val="000000"/>
                <w:sz w:val="20"/>
                <w:szCs w:val="20"/>
              </w:rPr>
            </w:pPr>
            <w:r w:rsidRPr="005819C4">
              <w:rPr>
                <w:color w:val="000000"/>
                <w:sz w:val="20"/>
                <w:szCs w:val="20"/>
              </w:rPr>
              <w:t xml:space="preserve">Contiene la unidad de medida del artículo a surtir (kg, </w:t>
            </w:r>
            <w:proofErr w:type="spellStart"/>
            <w:r w:rsidRPr="005819C4">
              <w:rPr>
                <w:color w:val="000000"/>
                <w:sz w:val="20"/>
                <w:szCs w:val="20"/>
              </w:rPr>
              <w:t>pza</w:t>
            </w:r>
            <w:proofErr w:type="spellEnd"/>
            <w:r w:rsidRPr="005819C4">
              <w:rPr>
                <w:color w:val="000000"/>
                <w:sz w:val="20"/>
                <w:szCs w:val="20"/>
              </w:rPr>
              <w:t>, etc.)</w:t>
            </w:r>
          </w:p>
        </w:tc>
      </w:tr>
      <w:tr w:rsidR="001823A1" w:rsidRPr="005819C4" w14:paraId="0B82CB1A" w14:textId="77777777" w:rsidTr="008A5302">
        <w:trPr>
          <w:trHeight w:val="30"/>
          <w:ins w:id="128" w:author="Alcántara Ávila, Humberto" w:date="2021-03-18T17:47:00Z"/>
        </w:trPr>
        <w:tc>
          <w:tcPr>
            <w:tcW w:w="1129" w:type="pct"/>
            <w:shd w:val="clear" w:color="auto" w:fill="auto"/>
            <w:tcMar>
              <w:top w:w="0" w:type="dxa"/>
              <w:left w:w="108" w:type="dxa"/>
              <w:bottom w:w="0" w:type="dxa"/>
              <w:right w:w="108" w:type="dxa"/>
            </w:tcMar>
            <w:vAlign w:val="center"/>
          </w:tcPr>
          <w:p w14:paraId="7669F2A5" w14:textId="29268A9E" w:rsidR="001823A1" w:rsidRPr="005819C4" w:rsidRDefault="00DD6B76" w:rsidP="003D127C">
            <w:pPr>
              <w:pStyle w:val="Sinespaciado"/>
              <w:rPr>
                <w:ins w:id="129" w:author="Alcántara Ávila, Humberto" w:date="2021-03-18T17:47:00Z"/>
                <w:color w:val="000000"/>
                <w:sz w:val="20"/>
                <w:szCs w:val="20"/>
              </w:rPr>
            </w:pPr>
            <w:ins w:id="130" w:author="Alcántara Ávila, Humberto" w:date="2021-03-18T17:49:00Z">
              <w:r>
                <w:rPr>
                  <w:color w:val="000000"/>
                  <w:sz w:val="20"/>
                  <w:szCs w:val="20"/>
                </w:rPr>
                <w:lastRenderedPageBreak/>
                <w:t xml:space="preserve">Peso </w:t>
              </w:r>
            </w:ins>
            <w:ins w:id="131" w:author="Alcántara Ávila, Humberto" w:date="2021-03-18T17:50:00Z">
              <w:r>
                <w:rPr>
                  <w:color w:val="000000"/>
                  <w:sz w:val="20"/>
                  <w:szCs w:val="20"/>
                </w:rPr>
                <w:t>Asignado</w:t>
              </w:r>
            </w:ins>
          </w:p>
        </w:tc>
        <w:tc>
          <w:tcPr>
            <w:tcW w:w="865" w:type="pct"/>
            <w:shd w:val="clear" w:color="auto" w:fill="auto"/>
            <w:tcMar>
              <w:top w:w="0" w:type="dxa"/>
              <w:left w:w="108" w:type="dxa"/>
              <w:bottom w:w="0" w:type="dxa"/>
              <w:right w:w="108" w:type="dxa"/>
            </w:tcMar>
          </w:tcPr>
          <w:p w14:paraId="598E8F63" w14:textId="1B663C86" w:rsidR="001823A1" w:rsidRPr="005819C4" w:rsidRDefault="005D6EB8" w:rsidP="003D127C">
            <w:pPr>
              <w:pStyle w:val="Sinespaciado"/>
              <w:rPr>
                <w:ins w:id="132" w:author="Alcántara Ávila, Humberto" w:date="2021-03-18T17:47:00Z"/>
                <w:color w:val="000000"/>
                <w:sz w:val="20"/>
                <w:szCs w:val="20"/>
              </w:rPr>
            </w:pPr>
            <w:proofErr w:type="spellStart"/>
            <w:ins w:id="133" w:author="eliseo gijon romero" w:date="2021-04-07T13:46:00Z">
              <w:r>
                <w:rPr>
                  <w:color w:val="000000"/>
                  <w:sz w:val="20"/>
                  <w:szCs w:val="20"/>
                </w:rPr>
                <w:t>Assigned-Weight</w:t>
              </w:r>
            </w:ins>
            <w:proofErr w:type="spellEnd"/>
          </w:p>
        </w:tc>
        <w:tc>
          <w:tcPr>
            <w:tcW w:w="599" w:type="pct"/>
            <w:shd w:val="clear" w:color="auto" w:fill="auto"/>
            <w:vAlign w:val="center"/>
          </w:tcPr>
          <w:p w14:paraId="4D1FB516" w14:textId="3C2C938E" w:rsidR="001823A1" w:rsidRPr="005819C4" w:rsidRDefault="005D6EB8" w:rsidP="003D127C">
            <w:pPr>
              <w:pStyle w:val="Sinespaciado"/>
              <w:rPr>
                <w:ins w:id="134" w:author="Alcántara Ávila, Humberto" w:date="2021-03-18T17:47:00Z"/>
                <w:color w:val="000000"/>
                <w:sz w:val="20"/>
                <w:szCs w:val="20"/>
              </w:rPr>
            </w:pPr>
            <w:ins w:id="135" w:author="eliseo gijon romero" w:date="2021-04-07T13:47:00Z">
              <w:r>
                <w:rPr>
                  <w:color w:val="000000"/>
                  <w:sz w:val="20"/>
                  <w:szCs w:val="20"/>
                </w:rPr>
                <w:t>N/A</w:t>
              </w:r>
            </w:ins>
          </w:p>
        </w:tc>
        <w:tc>
          <w:tcPr>
            <w:tcW w:w="800" w:type="pct"/>
            <w:shd w:val="clear" w:color="auto" w:fill="auto"/>
            <w:vAlign w:val="center"/>
          </w:tcPr>
          <w:p w14:paraId="5472EAF4" w14:textId="77777777" w:rsidR="001823A1" w:rsidRPr="005819C4" w:rsidRDefault="001823A1" w:rsidP="003D127C">
            <w:pPr>
              <w:pStyle w:val="Sinespaciado"/>
              <w:rPr>
                <w:ins w:id="136" w:author="Alcántara Ávila, Humberto" w:date="2021-03-18T17:47:00Z"/>
                <w:color w:val="000000"/>
                <w:sz w:val="20"/>
                <w:szCs w:val="20"/>
              </w:rPr>
            </w:pPr>
          </w:p>
        </w:tc>
        <w:tc>
          <w:tcPr>
            <w:tcW w:w="1607" w:type="pct"/>
            <w:shd w:val="clear" w:color="auto" w:fill="auto"/>
            <w:vAlign w:val="center"/>
          </w:tcPr>
          <w:p w14:paraId="57AC63F0" w14:textId="5C83AD33" w:rsidR="001823A1" w:rsidRPr="005819C4" w:rsidRDefault="00DD6B76" w:rsidP="003D127C">
            <w:pPr>
              <w:pStyle w:val="Sinespaciado"/>
              <w:rPr>
                <w:ins w:id="137" w:author="Alcántara Ávila, Humberto" w:date="2021-03-18T17:47:00Z"/>
                <w:color w:val="000000"/>
                <w:sz w:val="20"/>
                <w:szCs w:val="20"/>
              </w:rPr>
            </w:pPr>
            <w:ins w:id="138" w:author="Alcántara Ávila, Humberto" w:date="2021-03-18T17:50:00Z">
              <w:r>
                <w:rPr>
                  <w:color w:val="000000"/>
                  <w:sz w:val="20"/>
                  <w:szCs w:val="20"/>
                </w:rPr>
                <w:t xml:space="preserve">Es el peso máximo entre el </w:t>
              </w:r>
            </w:ins>
            <w:ins w:id="139" w:author="Alcántara Ávila, Humberto" w:date="2021-03-18T17:51:00Z">
              <w:r>
                <w:rPr>
                  <w:color w:val="000000"/>
                  <w:sz w:val="20"/>
                  <w:szCs w:val="20"/>
                </w:rPr>
                <w:t xml:space="preserve">Calculado (Peso Vol.) y el </w:t>
              </w:r>
              <w:commentRangeStart w:id="140"/>
              <w:commentRangeStart w:id="141"/>
              <w:r>
                <w:rPr>
                  <w:color w:val="000000"/>
                  <w:sz w:val="20"/>
                  <w:szCs w:val="20"/>
                </w:rPr>
                <w:t>Real</w:t>
              </w:r>
            </w:ins>
            <w:commentRangeEnd w:id="140"/>
            <w:ins w:id="142" w:author="Alcántara Ávila, Humberto" w:date="2021-03-19T16:38:00Z">
              <w:r w:rsidR="00E21AD3">
                <w:rPr>
                  <w:rStyle w:val="Refdecomentario"/>
                  <w:rFonts w:eastAsia="Calibri"/>
                </w:rPr>
                <w:commentReference w:id="140"/>
              </w:r>
            </w:ins>
            <w:commentRangeEnd w:id="141"/>
            <w:r w:rsidR="005D6EB8">
              <w:rPr>
                <w:rStyle w:val="Refdecomentario"/>
                <w:rFonts w:eastAsia="Calibri"/>
              </w:rPr>
              <w:commentReference w:id="141"/>
            </w:r>
          </w:p>
        </w:tc>
      </w:tr>
      <w:tr w:rsidR="003D127C" w:rsidRPr="005819C4" w14:paraId="72E93024" w14:textId="77777777" w:rsidTr="00D40D29">
        <w:trPr>
          <w:trHeight w:val="30"/>
        </w:trPr>
        <w:tc>
          <w:tcPr>
            <w:tcW w:w="5000" w:type="pct"/>
            <w:gridSpan w:val="5"/>
            <w:shd w:val="clear" w:color="auto" w:fill="BF8F00" w:themeFill="accent4" w:themeFillShade="BF"/>
            <w:tcMar>
              <w:top w:w="0" w:type="dxa"/>
              <w:left w:w="108" w:type="dxa"/>
              <w:bottom w:w="0" w:type="dxa"/>
              <w:right w:w="108" w:type="dxa"/>
            </w:tcMar>
            <w:vAlign w:val="center"/>
          </w:tcPr>
          <w:p w14:paraId="1161E05E" w14:textId="3F60D1CC" w:rsidR="003D127C" w:rsidRPr="005819C4" w:rsidRDefault="003D127C" w:rsidP="003D127C">
            <w:pPr>
              <w:pStyle w:val="Sinespaciado"/>
              <w:rPr>
                <w:b/>
                <w:color w:val="FFFFFF" w:themeColor="background1"/>
                <w:sz w:val="20"/>
                <w:szCs w:val="20"/>
              </w:rPr>
            </w:pPr>
            <w:r w:rsidRPr="005819C4">
              <w:rPr>
                <w:b/>
                <w:color w:val="FFFFFF" w:themeColor="background1"/>
                <w:sz w:val="20"/>
                <w:szCs w:val="20"/>
              </w:rPr>
              <w:t xml:space="preserve">Confirmación de </w:t>
            </w:r>
            <w:proofErr w:type="spellStart"/>
            <w:r w:rsidRPr="005819C4">
              <w:rPr>
                <w:b/>
                <w:color w:val="FFFFFF" w:themeColor="background1"/>
                <w:sz w:val="20"/>
                <w:szCs w:val="20"/>
              </w:rPr>
              <w:t>Picking</w:t>
            </w:r>
            <w:proofErr w:type="spellEnd"/>
          </w:p>
        </w:tc>
      </w:tr>
      <w:tr w:rsidR="003D127C" w:rsidRPr="005819C4" w14:paraId="64BA131E" w14:textId="77777777" w:rsidTr="001A0071">
        <w:trPr>
          <w:trHeight w:val="30"/>
        </w:trPr>
        <w:tc>
          <w:tcPr>
            <w:tcW w:w="1129" w:type="pct"/>
            <w:shd w:val="clear" w:color="auto" w:fill="auto"/>
            <w:tcMar>
              <w:top w:w="0" w:type="dxa"/>
              <w:left w:w="108" w:type="dxa"/>
              <w:bottom w:w="0" w:type="dxa"/>
              <w:right w:w="108" w:type="dxa"/>
            </w:tcMar>
          </w:tcPr>
          <w:p w14:paraId="1177AB70" w14:textId="28E65478" w:rsidR="003D127C" w:rsidRPr="005819C4" w:rsidRDefault="003D127C" w:rsidP="003D127C">
            <w:pPr>
              <w:pStyle w:val="Sinespaciado"/>
              <w:rPr>
                <w:color w:val="000000"/>
                <w:sz w:val="20"/>
                <w:szCs w:val="20"/>
              </w:rPr>
            </w:pPr>
            <w:r w:rsidRPr="005819C4">
              <w:rPr>
                <w:color w:val="000000"/>
                <w:sz w:val="20"/>
                <w:szCs w:val="20"/>
              </w:rPr>
              <w:t xml:space="preserve">Fecha </w:t>
            </w:r>
            <w:proofErr w:type="spellStart"/>
            <w:r w:rsidRPr="005819C4">
              <w:rPr>
                <w:color w:val="000000"/>
                <w:sz w:val="20"/>
                <w:szCs w:val="20"/>
              </w:rPr>
              <w:t>Picking</w:t>
            </w:r>
            <w:proofErr w:type="spellEnd"/>
          </w:p>
        </w:tc>
        <w:tc>
          <w:tcPr>
            <w:tcW w:w="865" w:type="pct"/>
            <w:shd w:val="clear" w:color="auto" w:fill="auto"/>
            <w:tcMar>
              <w:top w:w="0" w:type="dxa"/>
              <w:left w:w="108" w:type="dxa"/>
              <w:bottom w:w="0" w:type="dxa"/>
              <w:right w:w="108" w:type="dxa"/>
            </w:tcMar>
          </w:tcPr>
          <w:p w14:paraId="36F89B04" w14:textId="27433B63" w:rsidR="003D127C" w:rsidRPr="005819C4" w:rsidRDefault="003D127C" w:rsidP="003D127C">
            <w:pPr>
              <w:pStyle w:val="Sinespaciado"/>
              <w:rPr>
                <w:color w:val="000000"/>
                <w:sz w:val="20"/>
                <w:szCs w:val="20"/>
              </w:rPr>
            </w:pPr>
            <w:proofErr w:type="spellStart"/>
            <w:r w:rsidRPr="005819C4">
              <w:rPr>
                <w:rFonts w:ascii="Consolas" w:hAnsi="Consolas" w:cs="Consolas"/>
                <w:color w:val="000000"/>
                <w:sz w:val="19"/>
                <w:szCs w:val="19"/>
              </w:rPr>
              <w:t>PickingDateEnd</w:t>
            </w:r>
            <w:proofErr w:type="spellEnd"/>
          </w:p>
        </w:tc>
        <w:tc>
          <w:tcPr>
            <w:tcW w:w="599" w:type="pct"/>
            <w:shd w:val="clear" w:color="auto" w:fill="auto"/>
            <w:vAlign w:val="center"/>
          </w:tcPr>
          <w:p w14:paraId="7A5FAC2F" w14:textId="594A1CDB" w:rsidR="003D127C" w:rsidRPr="005819C4" w:rsidRDefault="003D127C" w:rsidP="003D127C">
            <w:pPr>
              <w:pStyle w:val="Sinespaciado"/>
              <w:rPr>
                <w:color w:val="000000"/>
                <w:sz w:val="20"/>
                <w:szCs w:val="20"/>
              </w:rPr>
            </w:pPr>
            <w:r w:rsidRPr="005819C4">
              <w:rPr>
                <w:color w:val="000000"/>
                <w:sz w:val="20"/>
                <w:szCs w:val="20"/>
              </w:rPr>
              <w:t>N/A</w:t>
            </w:r>
          </w:p>
        </w:tc>
        <w:tc>
          <w:tcPr>
            <w:tcW w:w="800" w:type="pct"/>
            <w:vMerge w:val="restart"/>
            <w:shd w:val="clear" w:color="auto" w:fill="auto"/>
            <w:vAlign w:val="center"/>
          </w:tcPr>
          <w:p w14:paraId="435D8F12" w14:textId="78DF455F" w:rsidR="003D127C" w:rsidRPr="005819C4" w:rsidRDefault="003D127C" w:rsidP="003D127C">
            <w:pPr>
              <w:pStyle w:val="Sinespaciado"/>
              <w:rPr>
                <w:color w:val="000000"/>
                <w:sz w:val="20"/>
                <w:szCs w:val="20"/>
              </w:rPr>
            </w:pPr>
            <w:r w:rsidRPr="005819C4">
              <w:rPr>
                <w:color w:val="000000"/>
                <w:sz w:val="20"/>
                <w:szCs w:val="20"/>
              </w:rPr>
              <w:t xml:space="preserve">Etapa </w:t>
            </w:r>
            <w:proofErr w:type="spellStart"/>
            <w:r w:rsidRPr="005819C4">
              <w:rPr>
                <w:color w:val="000000"/>
                <w:sz w:val="20"/>
                <w:szCs w:val="20"/>
              </w:rPr>
              <w:t>Picking</w:t>
            </w:r>
            <w:proofErr w:type="spellEnd"/>
          </w:p>
        </w:tc>
        <w:tc>
          <w:tcPr>
            <w:tcW w:w="1607" w:type="pct"/>
            <w:vMerge w:val="restart"/>
            <w:shd w:val="clear" w:color="auto" w:fill="auto"/>
            <w:vAlign w:val="center"/>
          </w:tcPr>
          <w:p w14:paraId="77467316" w14:textId="28754819" w:rsidR="003D127C" w:rsidRPr="005819C4" w:rsidRDefault="003D127C" w:rsidP="003D127C">
            <w:pPr>
              <w:pStyle w:val="Sinespaciado"/>
              <w:rPr>
                <w:color w:val="000000"/>
                <w:sz w:val="20"/>
                <w:szCs w:val="20"/>
              </w:rPr>
            </w:pPr>
            <w:r w:rsidRPr="005819C4">
              <w:rPr>
                <w:color w:val="000000"/>
                <w:sz w:val="20"/>
                <w:szCs w:val="20"/>
              </w:rPr>
              <w:t xml:space="preserve">Fecha y hora en que se confirma el </w:t>
            </w:r>
            <w:proofErr w:type="spellStart"/>
            <w:r w:rsidRPr="005819C4">
              <w:rPr>
                <w:color w:val="000000"/>
                <w:sz w:val="20"/>
                <w:szCs w:val="20"/>
              </w:rPr>
              <w:t>Picking</w:t>
            </w:r>
            <w:proofErr w:type="spellEnd"/>
          </w:p>
        </w:tc>
      </w:tr>
      <w:tr w:rsidR="003D127C" w:rsidRPr="005819C4" w14:paraId="7969F12D" w14:textId="77777777" w:rsidTr="001A0071">
        <w:trPr>
          <w:trHeight w:val="30"/>
        </w:trPr>
        <w:tc>
          <w:tcPr>
            <w:tcW w:w="1129" w:type="pct"/>
            <w:shd w:val="clear" w:color="auto" w:fill="auto"/>
            <w:tcMar>
              <w:top w:w="0" w:type="dxa"/>
              <w:left w:w="108" w:type="dxa"/>
              <w:bottom w:w="0" w:type="dxa"/>
              <w:right w:w="108" w:type="dxa"/>
            </w:tcMar>
          </w:tcPr>
          <w:p w14:paraId="21C6254B" w14:textId="0B41D9E0" w:rsidR="003D127C" w:rsidRPr="005819C4" w:rsidRDefault="003D127C" w:rsidP="003D127C">
            <w:pPr>
              <w:pStyle w:val="Sinespaciado"/>
              <w:rPr>
                <w:color w:val="000000"/>
                <w:sz w:val="20"/>
                <w:szCs w:val="20"/>
              </w:rPr>
            </w:pPr>
            <w:r w:rsidRPr="005819C4">
              <w:rPr>
                <w:color w:val="000000"/>
                <w:sz w:val="20"/>
                <w:szCs w:val="20"/>
              </w:rPr>
              <w:t xml:space="preserve">Hora </w:t>
            </w:r>
            <w:proofErr w:type="spellStart"/>
            <w:r w:rsidRPr="005819C4">
              <w:rPr>
                <w:color w:val="000000"/>
                <w:sz w:val="20"/>
                <w:szCs w:val="20"/>
              </w:rPr>
              <w:t>Picking</w:t>
            </w:r>
            <w:proofErr w:type="spellEnd"/>
          </w:p>
        </w:tc>
        <w:tc>
          <w:tcPr>
            <w:tcW w:w="865" w:type="pct"/>
            <w:shd w:val="clear" w:color="auto" w:fill="auto"/>
            <w:tcMar>
              <w:top w:w="0" w:type="dxa"/>
              <w:left w:w="108" w:type="dxa"/>
              <w:bottom w:w="0" w:type="dxa"/>
              <w:right w:w="108" w:type="dxa"/>
            </w:tcMar>
          </w:tcPr>
          <w:p w14:paraId="49917CD8" w14:textId="78501175" w:rsidR="003D127C" w:rsidRPr="005819C4" w:rsidRDefault="003D127C" w:rsidP="003D127C">
            <w:pPr>
              <w:pStyle w:val="Sinespaciado"/>
              <w:rPr>
                <w:color w:val="000000"/>
                <w:sz w:val="20"/>
                <w:szCs w:val="20"/>
              </w:rPr>
            </w:pPr>
            <w:proofErr w:type="spellStart"/>
            <w:r w:rsidRPr="005819C4">
              <w:rPr>
                <w:rFonts w:ascii="Consolas" w:hAnsi="Consolas" w:cs="Consolas"/>
                <w:color w:val="000000"/>
                <w:sz w:val="19"/>
                <w:szCs w:val="19"/>
              </w:rPr>
              <w:t>PickingTimeEnd</w:t>
            </w:r>
            <w:proofErr w:type="spellEnd"/>
          </w:p>
        </w:tc>
        <w:tc>
          <w:tcPr>
            <w:tcW w:w="599" w:type="pct"/>
            <w:shd w:val="clear" w:color="auto" w:fill="auto"/>
            <w:vAlign w:val="center"/>
          </w:tcPr>
          <w:p w14:paraId="6D6F590F" w14:textId="32BAA05A" w:rsidR="003D127C" w:rsidRPr="005819C4" w:rsidRDefault="003D127C" w:rsidP="003D127C">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63B8988C" w14:textId="77777777" w:rsidR="003D127C" w:rsidRPr="005819C4" w:rsidRDefault="003D127C" w:rsidP="003D127C">
            <w:pPr>
              <w:pStyle w:val="Sinespaciado"/>
              <w:rPr>
                <w:color w:val="000000"/>
                <w:sz w:val="20"/>
                <w:szCs w:val="20"/>
              </w:rPr>
            </w:pPr>
          </w:p>
        </w:tc>
        <w:tc>
          <w:tcPr>
            <w:tcW w:w="1607" w:type="pct"/>
            <w:vMerge/>
            <w:shd w:val="clear" w:color="auto" w:fill="auto"/>
            <w:vAlign w:val="center"/>
          </w:tcPr>
          <w:p w14:paraId="3BC115B1" w14:textId="77777777" w:rsidR="003D127C" w:rsidRPr="005819C4" w:rsidRDefault="003D127C" w:rsidP="003D127C">
            <w:pPr>
              <w:pStyle w:val="Sinespaciado"/>
              <w:rPr>
                <w:color w:val="000000"/>
                <w:sz w:val="20"/>
                <w:szCs w:val="20"/>
              </w:rPr>
            </w:pPr>
          </w:p>
        </w:tc>
      </w:tr>
      <w:tr w:rsidR="003D127C" w:rsidRPr="005819C4" w14:paraId="5F5C77D6" w14:textId="77777777" w:rsidTr="00FA37DF">
        <w:trPr>
          <w:trHeight w:val="30"/>
        </w:trPr>
        <w:tc>
          <w:tcPr>
            <w:tcW w:w="5000" w:type="pct"/>
            <w:gridSpan w:val="5"/>
            <w:shd w:val="clear" w:color="auto" w:fill="BF8F00" w:themeFill="accent4" w:themeFillShade="BF"/>
            <w:vAlign w:val="center"/>
          </w:tcPr>
          <w:p w14:paraId="1CC226F0" w14:textId="3BF55FAF" w:rsidR="003D127C" w:rsidRPr="005819C4" w:rsidRDefault="003D127C" w:rsidP="003D127C">
            <w:pPr>
              <w:pStyle w:val="Sinespaciado"/>
              <w:rPr>
                <w:b/>
                <w:color w:val="FFFFFF" w:themeColor="background1"/>
                <w:szCs w:val="20"/>
              </w:rPr>
            </w:pPr>
            <w:r w:rsidRPr="005819C4">
              <w:rPr>
                <w:b/>
                <w:color w:val="FFFFFF" w:themeColor="background1"/>
                <w:szCs w:val="20"/>
              </w:rPr>
              <w:t>Artículos Surtidos</w:t>
            </w:r>
          </w:p>
        </w:tc>
      </w:tr>
      <w:tr w:rsidR="003D127C" w:rsidRPr="005819C4" w14:paraId="658B3BF5" w14:textId="77777777" w:rsidTr="008A5302">
        <w:trPr>
          <w:trHeight w:val="30"/>
        </w:trPr>
        <w:tc>
          <w:tcPr>
            <w:tcW w:w="1129" w:type="pct"/>
            <w:shd w:val="clear" w:color="auto" w:fill="auto"/>
            <w:tcMar>
              <w:top w:w="0" w:type="dxa"/>
              <w:left w:w="108" w:type="dxa"/>
              <w:bottom w:w="0" w:type="dxa"/>
              <w:right w:w="108" w:type="dxa"/>
            </w:tcMar>
            <w:vAlign w:val="center"/>
          </w:tcPr>
          <w:p w14:paraId="6DF479BC" w14:textId="26007C88" w:rsidR="003D127C" w:rsidRPr="005819C4" w:rsidRDefault="003D127C" w:rsidP="003D127C">
            <w:pPr>
              <w:pStyle w:val="Sinespaciado"/>
              <w:rPr>
                <w:color w:val="000000"/>
                <w:sz w:val="20"/>
                <w:szCs w:val="20"/>
              </w:rPr>
            </w:pPr>
            <w:del w:id="143" w:author="Alcántara Ávila, Humberto" w:date="2021-03-18T17:53:00Z">
              <w:r w:rsidRPr="005819C4" w:rsidDel="00FB419F">
                <w:rPr>
                  <w:color w:val="000000"/>
                  <w:sz w:val="20"/>
                  <w:szCs w:val="20"/>
                </w:rPr>
                <w:delText>Código</w:delText>
              </w:r>
            </w:del>
            <w:ins w:id="144" w:author="Alcántara Ávila, Humberto" w:date="2021-03-18T17:53:00Z">
              <w:r w:rsidR="00FB419F">
                <w:rPr>
                  <w:color w:val="000000"/>
                  <w:sz w:val="20"/>
                  <w:szCs w:val="20"/>
                </w:rPr>
                <w:t>ID</w:t>
              </w:r>
            </w:ins>
            <w:r w:rsidRPr="005819C4">
              <w:rPr>
                <w:color w:val="000000"/>
                <w:sz w:val="20"/>
                <w:szCs w:val="20"/>
              </w:rPr>
              <w:t xml:space="preserve"> de artículo</w:t>
            </w:r>
          </w:p>
        </w:tc>
        <w:tc>
          <w:tcPr>
            <w:tcW w:w="865" w:type="pct"/>
            <w:shd w:val="clear" w:color="auto" w:fill="auto"/>
            <w:tcMar>
              <w:top w:w="0" w:type="dxa"/>
              <w:left w:w="108" w:type="dxa"/>
              <w:bottom w:w="0" w:type="dxa"/>
              <w:right w:w="108" w:type="dxa"/>
            </w:tcMar>
          </w:tcPr>
          <w:p w14:paraId="56EF0374" w14:textId="3F32EDBB" w:rsidR="003D127C" w:rsidRPr="005819C4" w:rsidRDefault="003D127C" w:rsidP="003D127C">
            <w:pPr>
              <w:pStyle w:val="Sinespaciado"/>
              <w:rPr>
                <w:color w:val="000000"/>
                <w:sz w:val="20"/>
                <w:szCs w:val="20"/>
              </w:rPr>
            </w:pPr>
            <w:r w:rsidRPr="005819C4">
              <w:rPr>
                <w:color w:val="000000"/>
                <w:sz w:val="20"/>
                <w:szCs w:val="20"/>
              </w:rPr>
              <w:t>s-</w:t>
            </w:r>
            <w:proofErr w:type="spellStart"/>
            <w:r w:rsidRPr="005819C4">
              <w:rPr>
                <w:color w:val="000000"/>
                <w:sz w:val="20"/>
                <w:szCs w:val="20"/>
              </w:rPr>
              <w:t>product</w:t>
            </w:r>
            <w:proofErr w:type="spellEnd"/>
            <w:r w:rsidRPr="005819C4">
              <w:rPr>
                <w:color w:val="000000"/>
                <w:sz w:val="20"/>
                <w:szCs w:val="20"/>
              </w:rPr>
              <w:t>-id</w:t>
            </w:r>
          </w:p>
        </w:tc>
        <w:tc>
          <w:tcPr>
            <w:tcW w:w="599" w:type="pct"/>
            <w:shd w:val="clear" w:color="auto" w:fill="auto"/>
            <w:vAlign w:val="center"/>
          </w:tcPr>
          <w:p w14:paraId="006760F4" w14:textId="6C59E778" w:rsidR="003D127C" w:rsidRPr="005819C4" w:rsidRDefault="003D127C" w:rsidP="003D127C">
            <w:pPr>
              <w:pStyle w:val="Sinespaciado"/>
              <w:rPr>
                <w:color w:val="000000"/>
                <w:sz w:val="20"/>
                <w:szCs w:val="20"/>
              </w:rPr>
            </w:pPr>
            <w:r w:rsidRPr="005819C4">
              <w:rPr>
                <w:color w:val="000000"/>
                <w:sz w:val="20"/>
                <w:szCs w:val="20"/>
              </w:rPr>
              <w:t>&lt;</w:t>
            </w:r>
            <w:proofErr w:type="spellStart"/>
            <w:r w:rsidRPr="005819C4">
              <w:rPr>
                <w:color w:val="000000"/>
                <w:sz w:val="20"/>
                <w:szCs w:val="20"/>
              </w:rPr>
              <w:t>product</w:t>
            </w:r>
            <w:proofErr w:type="spellEnd"/>
            <w:r w:rsidRPr="005819C4">
              <w:rPr>
                <w:color w:val="000000"/>
                <w:sz w:val="20"/>
                <w:szCs w:val="20"/>
              </w:rPr>
              <w:t>-id&gt;</w:t>
            </w:r>
          </w:p>
        </w:tc>
        <w:tc>
          <w:tcPr>
            <w:tcW w:w="800" w:type="pct"/>
            <w:vMerge w:val="restart"/>
            <w:shd w:val="clear" w:color="auto" w:fill="auto"/>
            <w:vAlign w:val="center"/>
          </w:tcPr>
          <w:p w14:paraId="406042EF" w14:textId="2E0139E2" w:rsidR="003D127C" w:rsidRPr="005819C4" w:rsidRDefault="003D127C" w:rsidP="003D127C">
            <w:pPr>
              <w:pStyle w:val="Sinespaciado"/>
              <w:rPr>
                <w:color w:val="000000"/>
                <w:sz w:val="20"/>
                <w:szCs w:val="20"/>
              </w:rPr>
            </w:pPr>
            <w:r w:rsidRPr="005819C4">
              <w:rPr>
                <w:color w:val="000000"/>
                <w:sz w:val="20"/>
                <w:szCs w:val="20"/>
              </w:rPr>
              <w:t xml:space="preserve">Etapa </w:t>
            </w:r>
            <w:proofErr w:type="spellStart"/>
            <w:r w:rsidRPr="005819C4">
              <w:rPr>
                <w:color w:val="000000"/>
                <w:sz w:val="20"/>
                <w:szCs w:val="20"/>
              </w:rPr>
              <w:t>Picking</w:t>
            </w:r>
            <w:proofErr w:type="spellEnd"/>
          </w:p>
        </w:tc>
        <w:tc>
          <w:tcPr>
            <w:tcW w:w="1607" w:type="pct"/>
            <w:shd w:val="clear" w:color="auto" w:fill="auto"/>
            <w:vAlign w:val="center"/>
          </w:tcPr>
          <w:p w14:paraId="2A64512F" w14:textId="46A96363" w:rsidR="003D127C" w:rsidRPr="005819C4" w:rsidRDefault="003D127C" w:rsidP="003D127C">
            <w:pPr>
              <w:pStyle w:val="Sinespaciado"/>
              <w:rPr>
                <w:color w:val="000000"/>
                <w:sz w:val="20"/>
                <w:szCs w:val="20"/>
              </w:rPr>
            </w:pPr>
            <w:r w:rsidRPr="005819C4">
              <w:rPr>
                <w:color w:val="000000"/>
                <w:sz w:val="20"/>
                <w:szCs w:val="20"/>
              </w:rPr>
              <w:t xml:space="preserve">Contiene el id </w:t>
            </w:r>
            <w:ins w:id="145" w:author="Alcántara Ávila, Humberto" w:date="2021-03-18T17:53:00Z">
              <w:r w:rsidR="00FB419F">
                <w:rPr>
                  <w:color w:val="000000"/>
                  <w:sz w:val="20"/>
                  <w:szCs w:val="20"/>
                </w:rPr>
                <w:t xml:space="preserve">(Material SAP) </w:t>
              </w:r>
            </w:ins>
            <w:r w:rsidRPr="005819C4">
              <w:rPr>
                <w:color w:val="000000"/>
                <w:sz w:val="20"/>
                <w:szCs w:val="20"/>
              </w:rPr>
              <w:t>del artículo surtido</w:t>
            </w:r>
          </w:p>
        </w:tc>
      </w:tr>
      <w:tr w:rsidR="003D127C" w:rsidRPr="005819C4" w14:paraId="4D977FF9" w14:textId="77777777" w:rsidTr="008A5302">
        <w:trPr>
          <w:trHeight w:val="30"/>
        </w:trPr>
        <w:tc>
          <w:tcPr>
            <w:tcW w:w="1129" w:type="pct"/>
            <w:shd w:val="clear" w:color="auto" w:fill="auto"/>
            <w:tcMar>
              <w:top w:w="0" w:type="dxa"/>
              <w:left w:w="108" w:type="dxa"/>
              <w:bottom w:w="0" w:type="dxa"/>
              <w:right w:w="108" w:type="dxa"/>
            </w:tcMar>
            <w:vAlign w:val="center"/>
          </w:tcPr>
          <w:p w14:paraId="2826A843" w14:textId="0B33A4DD" w:rsidR="003D127C" w:rsidRPr="005819C4" w:rsidRDefault="003D127C" w:rsidP="003D127C">
            <w:pPr>
              <w:pStyle w:val="Sinespaciado"/>
              <w:rPr>
                <w:color w:val="000000"/>
                <w:sz w:val="20"/>
                <w:szCs w:val="20"/>
              </w:rPr>
            </w:pPr>
            <w:r w:rsidRPr="005819C4">
              <w:rPr>
                <w:color w:val="000000"/>
                <w:sz w:val="20"/>
                <w:szCs w:val="20"/>
              </w:rPr>
              <w:t>Código de barras</w:t>
            </w:r>
          </w:p>
        </w:tc>
        <w:tc>
          <w:tcPr>
            <w:tcW w:w="865" w:type="pct"/>
            <w:shd w:val="clear" w:color="auto" w:fill="auto"/>
            <w:tcMar>
              <w:top w:w="0" w:type="dxa"/>
              <w:left w:w="108" w:type="dxa"/>
              <w:bottom w:w="0" w:type="dxa"/>
              <w:right w:w="108" w:type="dxa"/>
            </w:tcMar>
          </w:tcPr>
          <w:p w14:paraId="6E11CC08" w14:textId="6E36FA18" w:rsidR="003D127C" w:rsidRPr="005819C4" w:rsidRDefault="003D127C" w:rsidP="003D127C">
            <w:pPr>
              <w:pStyle w:val="Sinespaciado"/>
              <w:rPr>
                <w:color w:val="000000"/>
                <w:sz w:val="20"/>
                <w:szCs w:val="20"/>
              </w:rPr>
            </w:pPr>
            <w:r w:rsidRPr="005819C4">
              <w:rPr>
                <w:color w:val="000000"/>
                <w:sz w:val="20"/>
                <w:szCs w:val="20"/>
              </w:rPr>
              <w:t>s-</w:t>
            </w:r>
            <w:proofErr w:type="spellStart"/>
            <w:r w:rsidRPr="005819C4">
              <w:rPr>
                <w:color w:val="000000"/>
                <w:sz w:val="20"/>
                <w:szCs w:val="20"/>
              </w:rPr>
              <w:t>barcode</w:t>
            </w:r>
            <w:proofErr w:type="spellEnd"/>
          </w:p>
        </w:tc>
        <w:tc>
          <w:tcPr>
            <w:tcW w:w="599" w:type="pct"/>
            <w:shd w:val="clear" w:color="auto" w:fill="auto"/>
            <w:vAlign w:val="center"/>
          </w:tcPr>
          <w:p w14:paraId="0E55ED5F" w14:textId="7A71F126" w:rsidR="003D127C" w:rsidRPr="005819C4" w:rsidRDefault="003D127C" w:rsidP="003D127C">
            <w:pPr>
              <w:pStyle w:val="Sinespaciado"/>
              <w:rPr>
                <w:color w:val="000000"/>
                <w:sz w:val="20"/>
                <w:szCs w:val="20"/>
              </w:rPr>
            </w:pPr>
            <w:r w:rsidRPr="005819C4">
              <w:rPr>
                <w:color w:val="000000"/>
                <w:sz w:val="20"/>
                <w:szCs w:val="20"/>
              </w:rPr>
              <w:t>&lt;</w:t>
            </w:r>
            <w:proofErr w:type="spellStart"/>
            <w:r w:rsidRPr="005819C4">
              <w:rPr>
                <w:color w:val="000000"/>
                <w:sz w:val="20"/>
                <w:szCs w:val="20"/>
              </w:rPr>
              <w:t>product</w:t>
            </w:r>
            <w:proofErr w:type="spellEnd"/>
            <w:r w:rsidRPr="005819C4">
              <w:rPr>
                <w:color w:val="000000"/>
                <w:sz w:val="20"/>
                <w:szCs w:val="20"/>
              </w:rPr>
              <w:t>-id&gt;</w:t>
            </w:r>
          </w:p>
        </w:tc>
        <w:tc>
          <w:tcPr>
            <w:tcW w:w="800" w:type="pct"/>
            <w:vMerge/>
            <w:shd w:val="clear" w:color="auto" w:fill="auto"/>
            <w:vAlign w:val="center"/>
          </w:tcPr>
          <w:p w14:paraId="0F0A832F" w14:textId="77777777" w:rsidR="003D127C" w:rsidRPr="005819C4" w:rsidRDefault="003D127C" w:rsidP="003D127C">
            <w:pPr>
              <w:pStyle w:val="Sinespaciado"/>
              <w:rPr>
                <w:color w:val="000000"/>
                <w:sz w:val="20"/>
                <w:szCs w:val="20"/>
              </w:rPr>
            </w:pPr>
          </w:p>
        </w:tc>
        <w:tc>
          <w:tcPr>
            <w:tcW w:w="1607" w:type="pct"/>
            <w:shd w:val="clear" w:color="auto" w:fill="auto"/>
            <w:vAlign w:val="center"/>
          </w:tcPr>
          <w:p w14:paraId="3BCD49DD" w14:textId="47F4A27D" w:rsidR="003D127C" w:rsidRPr="005819C4" w:rsidRDefault="003D127C" w:rsidP="003D127C">
            <w:pPr>
              <w:pStyle w:val="Sinespaciado"/>
              <w:rPr>
                <w:color w:val="000000"/>
                <w:sz w:val="20"/>
                <w:szCs w:val="20"/>
              </w:rPr>
            </w:pPr>
            <w:r w:rsidRPr="005819C4">
              <w:rPr>
                <w:color w:val="000000"/>
                <w:sz w:val="20"/>
                <w:szCs w:val="20"/>
              </w:rPr>
              <w:t>Contiene el código de barras del artículo surtido</w:t>
            </w:r>
          </w:p>
        </w:tc>
      </w:tr>
      <w:tr w:rsidR="003D127C" w:rsidRPr="005819C4" w14:paraId="379B3066" w14:textId="77777777" w:rsidTr="008A5302">
        <w:trPr>
          <w:trHeight w:val="30"/>
        </w:trPr>
        <w:tc>
          <w:tcPr>
            <w:tcW w:w="1129" w:type="pct"/>
            <w:shd w:val="clear" w:color="auto" w:fill="auto"/>
            <w:tcMar>
              <w:top w:w="0" w:type="dxa"/>
              <w:left w:w="108" w:type="dxa"/>
              <w:bottom w:w="0" w:type="dxa"/>
              <w:right w:w="108" w:type="dxa"/>
            </w:tcMar>
            <w:vAlign w:val="center"/>
          </w:tcPr>
          <w:p w14:paraId="788C4D7F" w14:textId="57487306" w:rsidR="003D127C" w:rsidRPr="005819C4" w:rsidRDefault="003D127C" w:rsidP="003D127C">
            <w:pPr>
              <w:pStyle w:val="Sinespaciado"/>
              <w:rPr>
                <w:color w:val="000000"/>
                <w:sz w:val="20"/>
                <w:szCs w:val="20"/>
              </w:rPr>
            </w:pPr>
            <w:r w:rsidRPr="005819C4">
              <w:rPr>
                <w:color w:val="000000"/>
                <w:sz w:val="20"/>
                <w:szCs w:val="20"/>
              </w:rPr>
              <w:t>Descripción</w:t>
            </w:r>
          </w:p>
        </w:tc>
        <w:tc>
          <w:tcPr>
            <w:tcW w:w="865" w:type="pct"/>
            <w:shd w:val="clear" w:color="auto" w:fill="auto"/>
            <w:tcMar>
              <w:top w:w="0" w:type="dxa"/>
              <w:left w:w="108" w:type="dxa"/>
              <w:bottom w:w="0" w:type="dxa"/>
              <w:right w:w="108" w:type="dxa"/>
            </w:tcMar>
          </w:tcPr>
          <w:p w14:paraId="398601CA" w14:textId="4763CCAA" w:rsidR="003D127C" w:rsidRPr="005819C4" w:rsidRDefault="003D127C" w:rsidP="003D127C">
            <w:pPr>
              <w:pStyle w:val="Sinespaciado"/>
              <w:rPr>
                <w:color w:val="000000"/>
                <w:sz w:val="20"/>
                <w:szCs w:val="20"/>
              </w:rPr>
            </w:pPr>
            <w:r w:rsidRPr="005819C4">
              <w:rPr>
                <w:color w:val="000000"/>
                <w:sz w:val="20"/>
                <w:szCs w:val="20"/>
              </w:rPr>
              <w:t>s-</w:t>
            </w:r>
            <w:proofErr w:type="spellStart"/>
            <w:r w:rsidRPr="005819C4">
              <w:rPr>
                <w:color w:val="000000"/>
                <w:sz w:val="20"/>
                <w:szCs w:val="20"/>
              </w:rPr>
              <w:t>lineitem</w:t>
            </w:r>
            <w:proofErr w:type="spellEnd"/>
            <w:r w:rsidRPr="005819C4">
              <w:rPr>
                <w:color w:val="000000"/>
                <w:sz w:val="20"/>
                <w:szCs w:val="20"/>
              </w:rPr>
              <w:t>-</w:t>
            </w:r>
            <w:proofErr w:type="spellStart"/>
            <w:r w:rsidRPr="005819C4">
              <w:rPr>
                <w:color w:val="000000"/>
                <w:sz w:val="20"/>
                <w:szCs w:val="20"/>
              </w:rPr>
              <w:t>text</w:t>
            </w:r>
            <w:proofErr w:type="spellEnd"/>
          </w:p>
        </w:tc>
        <w:tc>
          <w:tcPr>
            <w:tcW w:w="599" w:type="pct"/>
            <w:shd w:val="clear" w:color="auto" w:fill="auto"/>
            <w:vAlign w:val="center"/>
          </w:tcPr>
          <w:p w14:paraId="75FC4199" w14:textId="5011D590" w:rsidR="003D127C" w:rsidRPr="005819C4" w:rsidRDefault="003D127C" w:rsidP="003D127C">
            <w:pPr>
              <w:pStyle w:val="Sinespaciado"/>
              <w:rPr>
                <w:color w:val="000000"/>
                <w:sz w:val="20"/>
                <w:szCs w:val="20"/>
              </w:rPr>
            </w:pPr>
            <w:r w:rsidRPr="005819C4">
              <w:rPr>
                <w:color w:val="000000"/>
                <w:sz w:val="20"/>
                <w:szCs w:val="20"/>
              </w:rPr>
              <w:t>&lt;</w:t>
            </w:r>
            <w:proofErr w:type="spellStart"/>
            <w:r w:rsidRPr="005819C4">
              <w:rPr>
                <w:color w:val="000000"/>
                <w:sz w:val="20"/>
                <w:szCs w:val="20"/>
              </w:rPr>
              <w:t>product-name</w:t>
            </w:r>
            <w:proofErr w:type="spellEnd"/>
            <w:r w:rsidRPr="005819C4">
              <w:rPr>
                <w:color w:val="000000"/>
                <w:sz w:val="20"/>
                <w:szCs w:val="20"/>
              </w:rPr>
              <w:t>&gt;</w:t>
            </w:r>
          </w:p>
        </w:tc>
        <w:tc>
          <w:tcPr>
            <w:tcW w:w="800" w:type="pct"/>
            <w:vMerge/>
            <w:shd w:val="clear" w:color="auto" w:fill="auto"/>
            <w:vAlign w:val="center"/>
          </w:tcPr>
          <w:p w14:paraId="2F122D0B" w14:textId="77777777" w:rsidR="003D127C" w:rsidRPr="005819C4" w:rsidRDefault="003D127C" w:rsidP="003D127C">
            <w:pPr>
              <w:pStyle w:val="Sinespaciado"/>
              <w:rPr>
                <w:color w:val="000000"/>
                <w:sz w:val="20"/>
                <w:szCs w:val="20"/>
              </w:rPr>
            </w:pPr>
          </w:p>
        </w:tc>
        <w:tc>
          <w:tcPr>
            <w:tcW w:w="1607" w:type="pct"/>
            <w:shd w:val="clear" w:color="auto" w:fill="auto"/>
            <w:vAlign w:val="center"/>
          </w:tcPr>
          <w:p w14:paraId="64FF7793" w14:textId="21575986" w:rsidR="003D127C" w:rsidRPr="005819C4" w:rsidRDefault="003D127C" w:rsidP="003D127C">
            <w:pPr>
              <w:pStyle w:val="Sinespaciado"/>
              <w:rPr>
                <w:color w:val="000000"/>
                <w:sz w:val="20"/>
                <w:szCs w:val="20"/>
              </w:rPr>
            </w:pPr>
            <w:r w:rsidRPr="005819C4">
              <w:rPr>
                <w:color w:val="000000"/>
                <w:sz w:val="20"/>
                <w:szCs w:val="20"/>
              </w:rPr>
              <w:t>Contiene la descripción del artículo surtido</w:t>
            </w:r>
          </w:p>
        </w:tc>
      </w:tr>
      <w:tr w:rsidR="003D127C" w:rsidRPr="005819C4" w14:paraId="7659AEF7" w14:textId="77777777" w:rsidTr="008A5302">
        <w:trPr>
          <w:trHeight w:val="30"/>
        </w:trPr>
        <w:tc>
          <w:tcPr>
            <w:tcW w:w="1129" w:type="pct"/>
            <w:shd w:val="clear" w:color="auto" w:fill="auto"/>
            <w:tcMar>
              <w:top w:w="0" w:type="dxa"/>
              <w:left w:w="108" w:type="dxa"/>
              <w:bottom w:w="0" w:type="dxa"/>
              <w:right w:w="108" w:type="dxa"/>
            </w:tcMar>
            <w:vAlign w:val="center"/>
          </w:tcPr>
          <w:p w14:paraId="40A41764" w14:textId="09A77AEE" w:rsidR="003D127C" w:rsidRPr="005819C4" w:rsidRDefault="003D127C" w:rsidP="003D127C">
            <w:pPr>
              <w:pStyle w:val="Sinespaciado"/>
              <w:rPr>
                <w:color w:val="000000"/>
                <w:sz w:val="20"/>
                <w:szCs w:val="20"/>
              </w:rPr>
            </w:pPr>
            <w:r w:rsidRPr="005819C4">
              <w:rPr>
                <w:color w:val="000000"/>
                <w:sz w:val="20"/>
                <w:szCs w:val="20"/>
              </w:rPr>
              <w:t>Cantidad</w:t>
            </w:r>
            <w:ins w:id="146" w:author="Alcántara Ávila, Humberto" w:date="2021-03-18T17:56:00Z">
              <w:r w:rsidR="0084763A">
                <w:rPr>
                  <w:color w:val="000000"/>
                  <w:sz w:val="20"/>
                  <w:szCs w:val="20"/>
                </w:rPr>
                <w:t xml:space="preserve"> Surtida</w:t>
              </w:r>
            </w:ins>
            <w:del w:id="147" w:author="Alcántara Ávila, Humberto" w:date="2021-03-18T17:56:00Z">
              <w:r w:rsidRPr="005819C4" w:rsidDel="0084763A">
                <w:rPr>
                  <w:color w:val="000000"/>
                  <w:sz w:val="20"/>
                  <w:szCs w:val="20"/>
                </w:rPr>
                <w:delText xml:space="preserve"> pedida</w:delText>
              </w:r>
            </w:del>
          </w:p>
        </w:tc>
        <w:tc>
          <w:tcPr>
            <w:tcW w:w="865" w:type="pct"/>
            <w:shd w:val="clear" w:color="auto" w:fill="auto"/>
            <w:tcMar>
              <w:top w:w="0" w:type="dxa"/>
              <w:left w:w="108" w:type="dxa"/>
              <w:bottom w:w="0" w:type="dxa"/>
              <w:right w:w="108" w:type="dxa"/>
            </w:tcMar>
          </w:tcPr>
          <w:p w14:paraId="72222613" w14:textId="606DF49E" w:rsidR="003D127C" w:rsidRPr="005819C4" w:rsidRDefault="003D127C" w:rsidP="003D127C">
            <w:pPr>
              <w:pStyle w:val="Sinespaciado"/>
              <w:rPr>
                <w:color w:val="000000"/>
                <w:sz w:val="20"/>
                <w:szCs w:val="20"/>
              </w:rPr>
            </w:pPr>
            <w:r w:rsidRPr="005819C4">
              <w:rPr>
                <w:color w:val="000000"/>
                <w:sz w:val="20"/>
                <w:szCs w:val="20"/>
              </w:rPr>
              <w:t>s-</w:t>
            </w:r>
            <w:proofErr w:type="spellStart"/>
            <w:r w:rsidRPr="005819C4">
              <w:rPr>
                <w:color w:val="000000"/>
                <w:sz w:val="20"/>
                <w:szCs w:val="20"/>
              </w:rPr>
              <w:t>quantity</w:t>
            </w:r>
            <w:proofErr w:type="spellEnd"/>
          </w:p>
        </w:tc>
        <w:tc>
          <w:tcPr>
            <w:tcW w:w="599" w:type="pct"/>
            <w:shd w:val="clear" w:color="auto" w:fill="auto"/>
            <w:vAlign w:val="center"/>
          </w:tcPr>
          <w:p w14:paraId="27B9BA0B" w14:textId="573ACF9A" w:rsidR="003D127C" w:rsidRPr="005819C4" w:rsidRDefault="003D127C" w:rsidP="003D127C">
            <w:pPr>
              <w:pStyle w:val="Sinespaciado"/>
              <w:rPr>
                <w:color w:val="000000"/>
                <w:sz w:val="20"/>
                <w:szCs w:val="20"/>
              </w:rPr>
            </w:pPr>
            <w:r w:rsidRPr="005819C4">
              <w:rPr>
                <w:color w:val="000000"/>
                <w:sz w:val="20"/>
                <w:szCs w:val="20"/>
              </w:rPr>
              <w:t>&lt;</w:t>
            </w:r>
            <w:proofErr w:type="spellStart"/>
            <w:r w:rsidRPr="005819C4">
              <w:rPr>
                <w:color w:val="000000"/>
                <w:sz w:val="20"/>
                <w:szCs w:val="20"/>
              </w:rPr>
              <w:t>quantity</w:t>
            </w:r>
            <w:proofErr w:type="spellEnd"/>
            <w:r w:rsidRPr="005819C4">
              <w:rPr>
                <w:color w:val="000000"/>
                <w:sz w:val="20"/>
                <w:szCs w:val="20"/>
              </w:rPr>
              <w:t xml:space="preserve"> </w:t>
            </w:r>
            <w:proofErr w:type="spellStart"/>
            <w:r w:rsidRPr="005819C4">
              <w:rPr>
                <w:color w:val="000000"/>
                <w:sz w:val="20"/>
                <w:szCs w:val="20"/>
              </w:rPr>
              <w:t>unit</w:t>
            </w:r>
            <w:proofErr w:type="spellEnd"/>
            <w:r w:rsidRPr="005819C4">
              <w:rPr>
                <w:color w:val="000000"/>
                <w:sz w:val="20"/>
                <w:szCs w:val="20"/>
              </w:rPr>
              <w:t>&gt;</w:t>
            </w:r>
          </w:p>
        </w:tc>
        <w:tc>
          <w:tcPr>
            <w:tcW w:w="800" w:type="pct"/>
            <w:vMerge/>
            <w:shd w:val="clear" w:color="auto" w:fill="auto"/>
            <w:vAlign w:val="center"/>
          </w:tcPr>
          <w:p w14:paraId="05BBAA1B" w14:textId="77777777" w:rsidR="003D127C" w:rsidRPr="005819C4" w:rsidRDefault="003D127C" w:rsidP="003D127C">
            <w:pPr>
              <w:pStyle w:val="Sinespaciado"/>
              <w:rPr>
                <w:color w:val="000000"/>
                <w:sz w:val="20"/>
                <w:szCs w:val="20"/>
              </w:rPr>
            </w:pPr>
          </w:p>
        </w:tc>
        <w:tc>
          <w:tcPr>
            <w:tcW w:w="1607" w:type="pct"/>
            <w:shd w:val="clear" w:color="auto" w:fill="auto"/>
            <w:vAlign w:val="center"/>
          </w:tcPr>
          <w:p w14:paraId="231BA36F" w14:textId="6756BDC9" w:rsidR="003D127C" w:rsidRPr="005819C4" w:rsidRDefault="003D127C" w:rsidP="003D127C">
            <w:pPr>
              <w:pStyle w:val="Sinespaciado"/>
              <w:rPr>
                <w:color w:val="000000"/>
                <w:sz w:val="20"/>
                <w:szCs w:val="20"/>
              </w:rPr>
            </w:pPr>
            <w:r w:rsidRPr="005819C4">
              <w:rPr>
                <w:color w:val="000000"/>
                <w:sz w:val="20"/>
                <w:szCs w:val="20"/>
              </w:rPr>
              <w:t>Contiene la cantidad del artículo surtido</w:t>
            </w:r>
          </w:p>
        </w:tc>
      </w:tr>
      <w:tr w:rsidR="00FB419F" w:rsidRPr="005819C4" w14:paraId="02EAD3F1" w14:textId="77777777" w:rsidTr="008A5302">
        <w:trPr>
          <w:trHeight w:val="30"/>
          <w:ins w:id="148" w:author="Alcántara Ávila, Humberto" w:date="2021-03-18T17:54:00Z"/>
        </w:trPr>
        <w:tc>
          <w:tcPr>
            <w:tcW w:w="1129" w:type="pct"/>
            <w:shd w:val="clear" w:color="auto" w:fill="auto"/>
            <w:tcMar>
              <w:top w:w="0" w:type="dxa"/>
              <w:left w:w="108" w:type="dxa"/>
              <w:bottom w:w="0" w:type="dxa"/>
              <w:right w:w="108" w:type="dxa"/>
            </w:tcMar>
            <w:vAlign w:val="center"/>
          </w:tcPr>
          <w:p w14:paraId="18261FBF" w14:textId="4BCF4C1C" w:rsidR="00FB419F" w:rsidRPr="005819C4" w:rsidRDefault="00FB419F" w:rsidP="00FB419F">
            <w:pPr>
              <w:pStyle w:val="Sinespaciado"/>
              <w:rPr>
                <w:ins w:id="149" w:author="Alcántara Ávila, Humberto" w:date="2021-03-18T17:54:00Z"/>
                <w:color w:val="000000"/>
                <w:sz w:val="20"/>
                <w:szCs w:val="20"/>
              </w:rPr>
            </w:pPr>
            <w:ins w:id="150" w:author="Alcántara Ávila, Humberto" w:date="2021-03-18T17:54:00Z">
              <w:r>
                <w:rPr>
                  <w:color w:val="000000"/>
                  <w:sz w:val="20"/>
                  <w:szCs w:val="20"/>
                </w:rPr>
                <w:t>Precio Original</w:t>
              </w:r>
            </w:ins>
          </w:p>
        </w:tc>
        <w:tc>
          <w:tcPr>
            <w:tcW w:w="865" w:type="pct"/>
            <w:shd w:val="clear" w:color="auto" w:fill="auto"/>
            <w:tcMar>
              <w:top w:w="0" w:type="dxa"/>
              <w:left w:w="108" w:type="dxa"/>
              <w:bottom w:w="0" w:type="dxa"/>
              <w:right w:w="108" w:type="dxa"/>
            </w:tcMar>
          </w:tcPr>
          <w:p w14:paraId="099C91F8" w14:textId="77777777" w:rsidR="00FB419F" w:rsidRPr="005819C4" w:rsidRDefault="00FB419F" w:rsidP="00FB419F">
            <w:pPr>
              <w:pStyle w:val="Sinespaciado"/>
              <w:rPr>
                <w:ins w:id="151" w:author="Alcántara Ávila, Humberto" w:date="2021-03-18T17:54:00Z"/>
                <w:color w:val="000000"/>
                <w:sz w:val="20"/>
                <w:szCs w:val="20"/>
              </w:rPr>
            </w:pPr>
          </w:p>
        </w:tc>
        <w:tc>
          <w:tcPr>
            <w:tcW w:w="599" w:type="pct"/>
            <w:shd w:val="clear" w:color="auto" w:fill="auto"/>
            <w:vAlign w:val="center"/>
          </w:tcPr>
          <w:p w14:paraId="569897AE" w14:textId="77777777" w:rsidR="00FB419F" w:rsidRPr="005819C4" w:rsidRDefault="00FB419F" w:rsidP="00FB419F">
            <w:pPr>
              <w:pStyle w:val="Sinespaciado"/>
              <w:rPr>
                <w:ins w:id="152" w:author="Alcántara Ávila, Humberto" w:date="2021-03-18T17:54:00Z"/>
                <w:color w:val="000000"/>
                <w:sz w:val="20"/>
                <w:szCs w:val="20"/>
              </w:rPr>
            </w:pPr>
          </w:p>
        </w:tc>
        <w:tc>
          <w:tcPr>
            <w:tcW w:w="800" w:type="pct"/>
            <w:vMerge/>
            <w:shd w:val="clear" w:color="auto" w:fill="auto"/>
            <w:vAlign w:val="center"/>
          </w:tcPr>
          <w:p w14:paraId="36FFDE14" w14:textId="77777777" w:rsidR="00FB419F" w:rsidRPr="005819C4" w:rsidRDefault="00FB419F" w:rsidP="00FB419F">
            <w:pPr>
              <w:pStyle w:val="Sinespaciado"/>
              <w:rPr>
                <w:ins w:id="153" w:author="Alcántara Ávila, Humberto" w:date="2021-03-18T17:54:00Z"/>
                <w:color w:val="000000"/>
                <w:sz w:val="20"/>
                <w:szCs w:val="20"/>
              </w:rPr>
            </w:pPr>
          </w:p>
        </w:tc>
        <w:tc>
          <w:tcPr>
            <w:tcW w:w="1607" w:type="pct"/>
            <w:shd w:val="clear" w:color="auto" w:fill="auto"/>
            <w:vAlign w:val="center"/>
          </w:tcPr>
          <w:p w14:paraId="10F78660" w14:textId="6AA7B1AD" w:rsidR="00FB419F" w:rsidRPr="005819C4" w:rsidRDefault="00FB419F" w:rsidP="00FB419F">
            <w:pPr>
              <w:pStyle w:val="Sinespaciado"/>
              <w:rPr>
                <w:ins w:id="154" w:author="Alcántara Ávila, Humberto" w:date="2021-03-18T17:54:00Z"/>
                <w:color w:val="000000"/>
                <w:sz w:val="20"/>
                <w:szCs w:val="20"/>
              </w:rPr>
            </w:pPr>
            <w:ins w:id="155" w:author="Alcántara Ávila, Humberto" w:date="2021-03-18T17:54:00Z">
              <w:r w:rsidRPr="005819C4">
                <w:rPr>
                  <w:color w:val="000000"/>
                  <w:sz w:val="20"/>
                  <w:szCs w:val="20"/>
                </w:rPr>
                <w:t xml:space="preserve">Contiene el precio </w:t>
              </w:r>
              <w:r>
                <w:rPr>
                  <w:color w:val="000000"/>
                  <w:sz w:val="20"/>
                  <w:szCs w:val="20"/>
                </w:rPr>
                <w:t>original</w:t>
              </w:r>
            </w:ins>
          </w:p>
        </w:tc>
      </w:tr>
      <w:tr w:rsidR="003D127C" w:rsidRPr="005819C4" w14:paraId="66D29AB8" w14:textId="77777777" w:rsidTr="008A5302">
        <w:trPr>
          <w:trHeight w:val="30"/>
        </w:trPr>
        <w:tc>
          <w:tcPr>
            <w:tcW w:w="1129" w:type="pct"/>
            <w:shd w:val="clear" w:color="auto" w:fill="auto"/>
            <w:tcMar>
              <w:top w:w="0" w:type="dxa"/>
              <w:left w:w="108" w:type="dxa"/>
              <w:bottom w:w="0" w:type="dxa"/>
              <w:right w:w="108" w:type="dxa"/>
            </w:tcMar>
            <w:vAlign w:val="center"/>
          </w:tcPr>
          <w:p w14:paraId="6A5126B4" w14:textId="4AF9A0A0" w:rsidR="003D127C" w:rsidRPr="005819C4" w:rsidRDefault="003D127C" w:rsidP="003D127C">
            <w:pPr>
              <w:pStyle w:val="Sinespaciado"/>
              <w:rPr>
                <w:color w:val="000000"/>
                <w:sz w:val="20"/>
                <w:szCs w:val="20"/>
              </w:rPr>
            </w:pPr>
            <w:r w:rsidRPr="005819C4">
              <w:rPr>
                <w:color w:val="000000"/>
                <w:sz w:val="20"/>
                <w:szCs w:val="20"/>
              </w:rPr>
              <w:t>Precio</w:t>
            </w:r>
          </w:p>
        </w:tc>
        <w:tc>
          <w:tcPr>
            <w:tcW w:w="865" w:type="pct"/>
            <w:shd w:val="clear" w:color="auto" w:fill="auto"/>
            <w:tcMar>
              <w:top w:w="0" w:type="dxa"/>
              <w:left w:w="108" w:type="dxa"/>
              <w:bottom w:w="0" w:type="dxa"/>
              <w:right w:w="108" w:type="dxa"/>
            </w:tcMar>
          </w:tcPr>
          <w:p w14:paraId="4646ADE4" w14:textId="26B89352" w:rsidR="003D127C" w:rsidRPr="005819C4" w:rsidRDefault="003D127C" w:rsidP="003D127C">
            <w:pPr>
              <w:pStyle w:val="Sinespaciado"/>
              <w:rPr>
                <w:color w:val="000000"/>
                <w:sz w:val="20"/>
                <w:szCs w:val="20"/>
              </w:rPr>
            </w:pPr>
            <w:r w:rsidRPr="005819C4">
              <w:rPr>
                <w:color w:val="000000"/>
                <w:sz w:val="20"/>
                <w:szCs w:val="20"/>
              </w:rPr>
              <w:t>s-</w:t>
            </w:r>
            <w:proofErr w:type="spellStart"/>
            <w:r w:rsidRPr="005819C4">
              <w:rPr>
                <w:color w:val="000000"/>
                <w:sz w:val="20"/>
                <w:szCs w:val="20"/>
              </w:rPr>
              <w:t>price</w:t>
            </w:r>
            <w:proofErr w:type="spellEnd"/>
          </w:p>
        </w:tc>
        <w:tc>
          <w:tcPr>
            <w:tcW w:w="599" w:type="pct"/>
            <w:shd w:val="clear" w:color="auto" w:fill="auto"/>
            <w:vAlign w:val="center"/>
          </w:tcPr>
          <w:p w14:paraId="2603AEE1" w14:textId="063B1C11" w:rsidR="003D127C" w:rsidRPr="005819C4" w:rsidRDefault="003D127C" w:rsidP="003D127C">
            <w:pPr>
              <w:pStyle w:val="Sinespaciado"/>
              <w:rPr>
                <w:color w:val="000000"/>
                <w:sz w:val="20"/>
                <w:szCs w:val="20"/>
              </w:rPr>
            </w:pPr>
            <w:r w:rsidRPr="005819C4">
              <w:rPr>
                <w:color w:val="000000"/>
                <w:sz w:val="20"/>
                <w:szCs w:val="20"/>
              </w:rPr>
              <w:t>&lt;net-</w:t>
            </w:r>
            <w:proofErr w:type="spellStart"/>
            <w:r w:rsidRPr="005819C4">
              <w:rPr>
                <w:color w:val="000000"/>
                <w:sz w:val="20"/>
                <w:szCs w:val="20"/>
              </w:rPr>
              <w:t>price</w:t>
            </w:r>
            <w:proofErr w:type="spellEnd"/>
            <w:r w:rsidRPr="005819C4">
              <w:rPr>
                <w:color w:val="000000"/>
                <w:sz w:val="20"/>
                <w:szCs w:val="20"/>
              </w:rPr>
              <w:t>&gt;</w:t>
            </w:r>
          </w:p>
        </w:tc>
        <w:tc>
          <w:tcPr>
            <w:tcW w:w="800" w:type="pct"/>
            <w:vMerge/>
            <w:shd w:val="clear" w:color="auto" w:fill="auto"/>
            <w:vAlign w:val="center"/>
          </w:tcPr>
          <w:p w14:paraId="4E0B8E95" w14:textId="77777777" w:rsidR="003D127C" w:rsidRPr="005819C4" w:rsidRDefault="003D127C" w:rsidP="003D127C">
            <w:pPr>
              <w:pStyle w:val="Sinespaciado"/>
              <w:rPr>
                <w:color w:val="000000"/>
                <w:sz w:val="20"/>
                <w:szCs w:val="20"/>
              </w:rPr>
            </w:pPr>
          </w:p>
        </w:tc>
        <w:tc>
          <w:tcPr>
            <w:tcW w:w="1607" w:type="pct"/>
            <w:shd w:val="clear" w:color="auto" w:fill="auto"/>
            <w:vAlign w:val="center"/>
          </w:tcPr>
          <w:p w14:paraId="2089F040" w14:textId="0418C23D" w:rsidR="003D127C" w:rsidRPr="005819C4" w:rsidRDefault="003D127C" w:rsidP="003D127C">
            <w:pPr>
              <w:pStyle w:val="Sinespaciado"/>
              <w:rPr>
                <w:color w:val="000000"/>
                <w:sz w:val="20"/>
                <w:szCs w:val="20"/>
              </w:rPr>
            </w:pPr>
            <w:r w:rsidRPr="005819C4">
              <w:rPr>
                <w:color w:val="000000"/>
                <w:sz w:val="20"/>
                <w:szCs w:val="20"/>
              </w:rPr>
              <w:t xml:space="preserve">Contiene el precio final </w:t>
            </w:r>
            <w:ins w:id="156" w:author="Alcántara Ávila, Humberto" w:date="2021-03-18T17:55:00Z">
              <w:r w:rsidR="00FB419F">
                <w:rPr>
                  <w:color w:val="000000"/>
                  <w:sz w:val="20"/>
                  <w:szCs w:val="20"/>
                </w:rPr>
                <w:t>o promoción</w:t>
              </w:r>
              <w:r w:rsidR="00FB419F" w:rsidRPr="005819C4">
                <w:rPr>
                  <w:color w:val="000000"/>
                  <w:sz w:val="20"/>
                  <w:szCs w:val="20"/>
                </w:rPr>
                <w:t xml:space="preserve"> </w:t>
              </w:r>
            </w:ins>
            <w:r w:rsidRPr="005819C4">
              <w:rPr>
                <w:color w:val="000000"/>
                <w:sz w:val="20"/>
                <w:szCs w:val="20"/>
              </w:rPr>
              <w:t>del artículo surtido</w:t>
            </w:r>
            <w:ins w:id="157" w:author="Alcántara Ávila, Humberto" w:date="2021-03-18T17:55:00Z">
              <w:r w:rsidR="00FB419F">
                <w:rPr>
                  <w:color w:val="000000"/>
                  <w:sz w:val="20"/>
                  <w:szCs w:val="20"/>
                </w:rPr>
                <w:t xml:space="preserve"> </w:t>
              </w:r>
            </w:ins>
          </w:p>
        </w:tc>
      </w:tr>
      <w:tr w:rsidR="003D127C" w:rsidRPr="005819C4" w14:paraId="7696BD9E" w14:textId="77777777" w:rsidTr="008A5302">
        <w:trPr>
          <w:trHeight w:val="30"/>
        </w:trPr>
        <w:tc>
          <w:tcPr>
            <w:tcW w:w="1129" w:type="pct"/>
            <w:shd w:val="clear" w:color="auto" w:fill="auto"/>
            <w:tcMar>
              <w:top w:w="0" w:type="dxa"/>
              <w:left w:w="108" w:type="dxa"/>
              <w:bottom w:w="0" w:type="dxa"/>
              <w:right w:w="108" w:type="dxa"/>
            </w:tcMar>
            <w:vAlign w:val="center"/>
          </w:tcPr>
          <w:p w14:paraId="5A491990" w14:textId="6594044C" w:rsidR="003D127C" w:rsidRPr="005819C4" w:rsidRDefault="003D127C" w:rsidP="003D127C">
            <w:pPr>
              <w:pStyle w:val="Sinespaciado"/>
              <w:rPr>
                <w:color w:val="000000"/>
                <w:sz w:val="20"/>
                <w:szCs w:val="20"/>
              </w:rPr>
            </w:pPr>
            <w:r w:rsidRPr="005819C4">
              <w:rPr>
                <w:color w:val="000000"/>
                <w:sz w:val="20"/>
                <w:szCs w:val="20"/>
              </w:rPr>
              <w:t>Observaciones/Notas</w:t>
            </w:r>
          </w:p>
        </w:tc>
        <w:tc>
          <w:tcPr>
            <w:tcW w:w="865" w:type="pct"/>
            <w:shd w:val="clear" w:color="auto" w:fill="auto"/>
            <w:tcMar>
              <w:top w:w="0" w:type="dxa"/>
              <w:left w:w="108" w:type="dxa"/>
              <w:bottom w:w="0" w:type="dxa"/>
              <w:right w:w="108" w:type="dxa"/>
            </w:tcMar>
          </w:tcPr>
          <w:p w14:paraId="41669FD9" w14:textId="13CF9080" w:rsidR="003D127C" w:rsidRPr="005819C4" w:rsidRDefault="003D127C" w:rsidP="003D127C">
            <w:pPr>
              <w:pStyle w:val="Sinespaciado"/>
              <w:rPr>
                <w:color w:val="000000"/>
                <w:sz w:val="20"/>
                <w:szCs w:val="20"/>
              </w:rPr>
            </w:pPr>
            <w:r w:rsidRPr="005819C4">
              <w:rPr>
                <w:color w:val="000000"/>
                <w:sz w:val="20"/>
                <w:szCs w:val="20"/>
              </w:rPr>
              <w:t>s-</w:t>
            </w:r>
            <w:proofErr w:type="spellStart"/>
            <w:r w:rsidRPr="005819C4">
              <w:rPr>
                <w:color w:val="000000"/>
                <w:sz w:val="20"/>
                <w:szCs w:val="20"/>
              </w:rPr>
              <w:t>observations</w:t>
            </w:r>
            <w:proofErr w:type="spellEnd"/>
          </w:p>
        </w:tc>
        <w:tc>
          <w:tcPr>
            <w:tcW w:w="599" w:type="pct"/>
            <w:shd w:val="clear" w:color="auto" w:fill="auto"/>
            <w:vAlign w:val="center"/>
          </w:tcPr>
          <w:p w14:paraId="463272D8" w14:textId="24B078D7" w:rsidR="003D127C" w:rsidRPr="005819C4" w:rsidRDefault="003D127C" w:rsidP="003D127C">
            <w:pPr>
              <w:pStyle w:val="Sinespaciado"/>
              <w:rPr>
                <w:color w:val="000000"/>
                <w:sz w:val="20"/>
                <w:szCs w:val="20"/>
              </w:rPr>
            </w:pPr>
            <w:r w:rsidRPr="005819C4">
              <w:rPr>
                <w:color w:val="000000"/>
                <w:sz w:val="20"/>
                <w:szCs w:val="20"/>
              </w:rPr>
              <w:t>&lt;</w:t>
            </w:r>
            <w:proofErr w:type="spellStart"/>
            <w:r w:rsidRPr="005819C4">
              <w:rPr>
                <w:color w:val="000000"/>
                <w:sz w:val="20"/>
                <w:szCs w:val="20"/>
              </w:rPr>
              <w:t>lineitem-text</w:t>
            </w:r>
            <w:proofErr w:type="spellEnd"/>
            <w:r w:rsidRPr="005819C4">
              <w:rPr>
                <w:color w:val="000000"/>
                <w:sz w:val="20"/>
                <w:szCs w:val="20"/>
              </w:rPr>
              <w:t>&gt;</w:t>
            </w:r>
          </w:p>
        </w:tc>
        <w:tc>
          <w:tcPr>
            <w:tcW w:w="800" w:type="pct"/>
            <w:vMerge/>
            <w:shd w:val="clear" w:color="auto" w:fill="auto"/>
            <w:vAlign w:val="center"/>
          </w:tcPr>
          <w:p w14:paraId="6F3F81E5" w14:textId="77777777" w:rsidR="003D127C" w:rsidRPr="005819C4" w:rsidRDefault="003D127C" w:rsidP="003D127C">
            <w:pPr>
              <w:pStyle w:val="Sinespaciado"/>
              <w:rPr>
                <w:color w:val="000000"/>
                <w:sz w:val="20"/>
                <w:szCs w:val="20"/>
              </w:rPr>
            </w:pPr>
          </w:p>
        </w:tc>
        <w:tc>
          <w:tcPr>
            <w:tcW w:w="1607" w:type="pct"/>
            <w:shd w:val="clear" w:color="auto" w:fill="auto"/>
            <w:vAlign w:val="center"/>
          </w:tcPr>
          <w:p w14:paraId="190F2F50" w14:textId="2C69BB34" w:rsidR="003D127C" w:rsidRPr="005819C4" w:rsidRDefault="003D127C" w:rsidP="003D127C">
            <w:pPr>
              <w:pStyle w:val="Sinespaciado"/>
              <w:rPr>
                <w:color w:val="000000"/>
                <w:sz w:val="20"/>
                <w:szCs w:val="20"/>
              </w:rPr>
            </w:pPr>
            <w:r w:rsidRPr="005819C4">
              <w:rPr>
                <w:color w:val="000000"/>
                <w:sz w:val="20"/>
                <w:szCs w:val="20"/>
              </w:rPr>
              <w:t>Contiene las observaciones/notas del artículo a surtido</w:t>
            </w:r>
          </w:p>
        </w:tc>
      </w:tr>
      <w:tr w:rsidR="003D127C" w:rsidRPr="005819C4" w14:paraId="6DB14C75" w14:textId="77777777" w:rsidTr="008A5302">
        <w:trPr>
          <w:trHeight w:val="30"/>
        </w:trPr>
        <w:tc>
          <w:tcPr>
            <w:tcW w:w="1129" w:type="pct"/>
            <w:shd w:val="clear" w:color="auto" w:fill="auto"/>
            <w:tcMar>
              <w:top w:w="0" w:type="dxa"/>
              <w:left w:w="108" w:type="dxa"/>
              <w:bottom w:w="0" w:type="dxa"/>
              <w:right w:w="108" w:type="dxa"/>
            </w:tcMar>
            <w:vAlign w:val="center"/>
          </w:tcPr>
          <w:p w14:paraId="13B5472B" w14:textId="7A75C035" w:rsidR="003D127C" w:rsidRPr="005819C4" w:rsidRDefault="003D127C" w:rsidP="003D127C">
            <w:pPr>
              <w:pStyle w:val="Sinespaciado"/>
              <w:rPr>
                <w:color w:val="000000"/>
                <w:sz w:val="20"/>
                <w:szCs w:val="20"/>
              </w:rPr>
            </w:pPr>
            <w:r w:rsidRPr="005819C4">
              <w:rPr>
                <w:color w:val="000000"/>
                <w:sz w:val="20"/>
                <w:szCs w:val="20"/>
              </w:rPr>
              <w:t>Unidad de medida</w:t>
            </w:r>
          </w:p>
        </w:tc>
        <w:tc>
          <w:tcPr>
            <w:tcW w:w="865" w:type="pct"/>
            <w:shd w:val="clear" w:color="auto" w:fill="auto"/>
            <w:tcMar>
              <w:top w:w="0" w:type="dxa"/>
              <w:left w:w="108" w:type="dxa"/>
              <w:bottom w:w="0" w:type="dxa"/>
              <w:right w:w="108" w:type="dxa"/>
            </w:tcMar>
          </w:tcPr>
          <w:p w14:paraId="2C77F7AB" w14:textId="66A656C5" w:rsidR="003D127C" w:rsidRPr="005819C4" w:rsidRDefault="003D127C" w:rsidP="003D127C">
            <w:pPr>
              <w:pStyle w:val="Sinespaciado"/>
              <w:rPr>
                <w:color w:val="000000"/>
                <w:sz w:val="20"/>
                <w:szCs w:val="20"/>
              </w:rPr>
            </w:pPr>
            <w:r w:rsidRPr="005819C4">
              <w:rPr>
                <w:color w:val="000000"/>
                <w:sz w:val="20"/>
                <w:szCs w:val="20"/>
              </w:rPr>
              <w:t>s-</w:t>
            </w:r>
            <w:proofErr w:type="spellStart"/>
            <w:r w:rsidRPr="005819C4">
              <w:rPr>
                <w:color w:val="000000"/>
                <w:sz w:val="20"/>
                <w:szCs w:val="20"/>
              </w:rPr>
              <w:t>unit</w:t>
            </w:r>
            <w:proofErr w:type="spellEnd"/>
            <w:r w:rsidRPr="005819C4">
              <w:rPr>
                <w:color w:val="000000"/>
                <w:sz w:val="20"/>
                <w:szCs w:val="20"/>
              </w:rPr>
              <w:t>-</w:t>
            </w:r>
            <w:proofErr w:type="spellStart"/>
            <w:r w:rsidRPr="005819C4">
              <w:rPr>
                <w:color w:val="000000"/>
                <w:sz w:val="20"/>
                <w:szCs w:val="20"/>
              </w:rPr>
              <w:t>measure</w:t>
            </w:r>
            <w:proofErr w:type="spellEnd"/>
          </w:p>
        </w:tc>
        <w:tc>
          <w:tcPr>
            <w:tcW w:w="599" w:type="pct"/>
            <w:shd w:val="clear" w:color="auto" w:fill="auto"/>
            <w:vAlign w:val="center"/>
          </w:tcPr>
          <w:p w14:paraId="1A73442F" w14:textId="2118A095" w:rsidR="003D127C" w:rsidRPr="005819C4" w:rsidRDefault="003D127C" w:rsidP="003D127C">
            <w:pPr>
              <w:pStyle w:val="Sinespaciado"/>
              <w:rPr>
                <w:color w:val="000000"/>
                <w:sz w:val="20"/>
                <w:szCs w:val="20"/>
              </w:rPr>
            </w:pPr>
            <w:r w:rsidRPr="005819C4">
              <w:rPr>
                <w:color w:val="000000"/>
                <w:sz w:val="20"/>
                <w:szCs w:val="20"/>
              </w:rPr>
              <w:t>&lt;</w:t>
            </w:r>
            <w:proofErr w:type="spellStart"/>
            <w:r w:rsidRPr="005819C4">
              <w:rPr>
                <w:color w:val="000000"/>
                <w:sz w:val="20"/>
                <w:szCs w:val="20"/>
              </w:rPr>
              <w:t>quantity</w:t>
            </w:r>
            <w:proofErr w:type="spellEnd"/>
            <w:r w:rsidRPr="005819C4">
              <w:rPr>
                <w:color w:val="000000"/>
                <w:sz w:val="20"/>
                <w:szCs w:val="20"/>
              </w:rPr>
              <w:t xml:space="preserve"> </w:t>
            </w:r>
            <w:proofErr w:type="spellStart"/>
            <w:r w:rsidRPr="005819C4">
              <w:rPr>
                <w:color w:val="000000"/>
                <w:sz w:val="20"/>
                <w:szCs w:val="20"/>
              </w:rPr>
              <w:t>unit</w:t>
            </w:r>
            <w:proofErr w:type="spellEnd"/>
            <w:r w:rsidRPr="005819C4">
              <w:rPr>
                <w:color w:val="000000"/>
                <w:sz w:val="20"/>
                <w:szCs w:val="20"/>
              </w:rPr>
              <w:t>&gt;</w:t>
            </w:r>
          </w:p>
        </w:tc>
        <w:tc>
          <w:tcPr>
            <w:tcW w:w="800" w:type="pct"/>
            <w:vMerge/>
            <w:shd w:val="clear" w:color="auto" w:fill="auto"/>
            <w:vAlign w:val="center"/>
          </w:tcPr>
          <w:p w14:paraId="78DF27B8" w14:textId="77777777" w:rsidR="003D127C" w:rsidRPr="005819C4" w:rsidRDefault="003D127C" w:rsidP="003D127C">
            <w:pPr>
              <w:pStyle w:val="Sinespaciado"/>
              <w:rPr>
                <w:color w:val="000000"/>
                <w:sz w:val="20"/>
                <w:szCs w:val="20"/>
              </w:rPr>
            </w:pPr>
          </w:p>
        </w:tc>
        <w:tc>
          <w:tcPr>
            <w:tcW w:w="1607" w:type="pct"/>
            <w:shd w:val="clear" w:color="auto" w:fill="auto"/>
            <w:vAlign w:val="center"/>
          </w:tcPr>
          <w:p w14:paraId="3B7CF3F7" w14:textId="77777777" w:rsidR="003D127C" w:rsidRPr="005819C4" w:rsidRDefault="003D127C" w:rsidP="003D127C">
            <w:pPr>
              <w:pStyle w:val="Sinespaciado"/>
              <w:rPr>
                <w:color w:val="000000"/>
                <w:sz w:val="20"/>
                <w:szCs w:val="20"/>
              </w:rPr>
            </w:pPr>
            <w:r w:rsidRPr="005819C4">
              <w:rPr>
                <w:color w:val="000000"/>
                <w:sz w:val="20"/>
                <w:szCs w:val="20"/>
              </w:rPr>
              <w:t xml:space="preserve">Contiene la unidad de medida del artículo surtido (kg, </w:t>
            </w:r>
            <w:proofErr w:type="spellStart"/>
            <w:r w:rsidRPr="005819C4">
              <w:rPr>
                <w:color w:val="000000"/>
                <w:sz w:val="20"/>
                <w:szCs w:val="20"/>
              </w:rPr>
              <w:t>pza</w:t>
            </w:r>
            <w:proofErr w:type="spellEnd"/>
            <w:r w:rsidRPr="005819C4">
              <w:rPr>
                <w:color w:val="000000"/>
                <w:sz w:val="20"/>
                <w:szCs w:val="20"/>
              </w:rPr>
              <w:t>, etc.)</w:t>
            </w:r>
          </w:p>
          <w:p w14:paraId="116513B2" w14:textId="0D1BAE53" w:rsidR="003D127C" w:rsidRPr="005819C4" w:rsidRDefault="003D127C" w:rsidP="003D127C">
            <w:pPr>
              <w:pStyle w:val="Sinespaciado"/>
              <w:rPr>
                <w:color w:val="000000"/>
                <w:sz w:val="20"/>
                <w:szCs w:val="20"/>
              </w:rPr>
            </w:pPr>
          </w:p>
        </w:tc>
      </w:tr>
      <w:tr w:rsidR="00FB419F" w:rsidRPr="005819C4" w14:paraId="6C2C7DDA" w14:textId="77777777" w:rsidTr="008A5302">
        <w:trPr>
          <w:trHeight w:val="30"/>
          <w:ins w:id="158" w:author="Alcántara Ávila, Humberto" w:date="2021-03-18T17:55:00Z"/>
        </w:trPr>
        <w:tc>
          <w:tcPr>
            <w:tcW w:w="1129" w:type="pct"/>
            <w:shd w:val="clear" w:color="auto" w:fill="auto"/>
            <w:tcMar>
              <w:top w:w="0" w:type="dxa"/>
              <w:left w:w="108" w:type="dxa"/>
              <w:bottom w:w="0" w:type="dxa"/>
              <w:right w:w="108" w:type="dxa"/>
            </w:tcMar>
            <w:vAlign w:val="center"/>
          </w:tcPr>
          <w:p w14:paraId="7E392A3B" w14:textId="3FA802F7" w:rsidR="00FB419F" w:rsidRPr="005819C4" w:rsidRDefault="00FB419F" w:rsidP="00FB419F">
            <w:pPr>
              <w:pStyle w:val="Sinespaciado"/>
              <w:rPr>
                <w:ins w:id="159" w:author="Alcántara Ávila, Humberto" w:date="2021-03-18T17:55:00Z"/>
                <w:color w:val="000000"/>
                <w:sz w:val="20"/>
                <w:szCs w:val="20"/>
              </w:rPr>
            </w:pPr>
            <w:ins w:id="160" w:author="Alcántara Ávila, Humberto" w:date="2021-03-18T17:55:00Z">
              <w:r>
                <w:rPr>
                  <w:color w:val="000000"/>
                  <w:sz w:val="20"/>
                  <w:szCs w:val="20"/>
                </w:rPr>
                <w:t>Peso Asignado</w:t>
              </w:r>
            </w:ins>
          </w:p>
        </w:tc>
        <w:tc>
          <w:tcPr>
            <w:tcW w:w="865" w:type="pct"/>
            <w:shd w:val="clear" w:color="auto" w:fill="auto"/>
            <w:tcMar>
              <w:top w:w="0" w:type="dxa"/>
              <w:left w:w="108" w:type="dxa"/>
              <w:bottom w:w="0" w:type="dxa"/>
              <w:right w:w="108" w:type="dxa"/>
            </w:tcMar>
          </w:tcPr>
          <w:p w14:paraId="72160B2C" w14:textId="77777777" w:rsidR="00FB419F" w:rsidRPr="005819C4" w:rsidRDefault="00FB419F" w:rsidP="00FB419F">
            <w:pPr>
              <w:pStyle w:val="Sinespaciado"/>
              <w:rPr>
                <w:ins w:id="161" w:author="Alcántara Ávila, Humberto" w:date="2021-03-18T17:55:00Z"/>
                <w:color w:val="000000"/>
                <w:sz w:val="20"/>
                <w:szCs w:val="20"/>
              </w:rPr>
            </w:pPr>
          </w:p>
        </w:tc>
        <w:tc>
          <w:tcPr>
            <w:tcW w:w="599" w:type="pct"/>
            <w:shd w:val="clear" w:color="auto" w:fill="auto"/>
            <w:vAlign w:val="center"/>
          </w:tcPr>
          <w:p w14:paraId="52B78CFF" w14:textId="77777777" w:rsidR="00FB419F" w:rsidRPr="005819C4" w:rsidRDefault="00FB419F" w:rsidP="00FB419F">
            <w:pPr>
              <w:pStyle w:val="Sinespaciado"/>
              <w:rPr>
                <w:ins w:id="162" w:author="Alcántara Ávila, Humberto" w:date="2021-03-18T17:55:00Z"/>
                <w:color w:val="000000"/>
                <w:sz w:val="20"/>
                <w:szCs w:val="20"/>
              </w:rPr>
            </w:pPr>
          </w:p>
        </w:tc>
        <w:tc>
          <w:tcPr>
            <w:tcW w:w="800" w:type="pct"/>
            <w:shd w:val="clear" w:color="auto" w:fill="auto"/>
            <w:vAlign w:val="center"/>
          </w:tcPr>
          <w:p w14:paraId="66A8EFC5" w14:textId="77777777" w:rsidR="00FB419F" w:rsidRPr="005819C4" w:rsidRDefault="00FB419F" w:rsidP="00FB419F">
            <w:pPr>
              <w:pStyle w:val="Sinespaciado"/>
              <w:rPr>
                <w:ins w:id="163" w:author="Alcántara Ávila, Humberto" w:date="2021-03-18T17:55:00Z"/>
                <w:color w:val="000000"/>
                <w:sz w:val="20"/>
                <w:szCs w:val="20"/>
              </w:rPr>
            </w:pPr>
          </w:p>
        </w:tc>
        <w:tc>
          <w:tcPr>
            <w:tcW w:w="1607" w:type="pct"/>
            <w:shd w:val="clear" w:color="auto" w:fill="auto"/>
            <w:vAlign w:val="center"/>
          </w:tcPr>
          <w:p w14:paraId="7A03504C" w14:textId="2B86927A" w:rsidR="00FB419F" w:rsidRPr="005819C4" w:rsidRDefault="00FB419F" w:rsidP="00FB419F">
            <w:pPr>
              <w:pStyle w:val="Sinespaciado"/>
              <w:rPr>
                <w:ins w:id="164" w:author="Alcántara Ávila, Humberto" w:date="2021-03-18T17:55:00Z"/>
                <w:color w:val="000000"/>
                <w:sz w:val="20"/>
                <w:szCs w:val="20"/>
              </w:rPr>
            </w:pPr>
            <w:ins w:id="165" w:author="Alcántara Ávila, Humberto" w:date="2021-03-18T17:55:00Z">
              <w:r>
                <w:rPr>
                  <w:color w:val="000000"/>
                  <w:sz w:val="20"/>
                  <w:szCs w:val="20"/>
                </w:rPr>
                <w:t>Es el peso máximo entre el Calculado (Peso Vol.) y el Real</w:t>
              </w:r>
            </w:ins>
          </w:p>
        </w:tc>
      </w:tr>
      <w:tr w:rsidR="00FB419F" w:rsidRPr="005819C4" w14:paraId="3B1AAF5A" w14:textId="77777777" w:rsidTr="00A53446">
        <w:trPr>
          <w:trHeight w:val="30"/>
        </w:trPr>
        <w:tc>
          <w:tcPr>
            <w:tcW w:w="5000" w:type="pct"/>
            <w:gridSpan w:val="5"/>
            <w:shd w:val="clear" w:color="auto" w:fill="1F3864" w:themeFill="accent1" w:themeFillShade="80"/>
            <w:tcMar>
              <w:top w:w="0" w:type="dxa"/>
              <w:left w:w="108" w:type="dxa"/>
              <w:bottom w:w="0" w:type="dxa"/>
              <w:right w:w="108" w:type="dxa"/>
            </w:tcMar>
            <w:vAlign w:val="center"/>
          </w:tcPr>
          <w:p w14:paraId="2AD150EF" w14:textId="52FF5490" w:rsidR="00FB419F" w:rsidRPr="005819C4" w:rsidRDefault="00FB419F" w:rsidP="00FB419F">
            <w:pPr>
              <w:pStyle w:val="Sinespaciado"/>
              <w:rPr>
                <w:b/>
                <w:color w:val="FFFFFF" w:themeColor="background1"/>
                <w:sz w:val="20"/>
                <w:szCs w:val="20"/>
              </w:rPr>
            </w:pPr>
            <w:r>
              <w:rPr>
                <w:b/>
                <w:color w:val="FFFFFF" w:themeColor="background1"/>
                <w:sz w:val="20"/>
                <w:szCs w:val="20"/>
              </w:rPr>
              <w:t xml:space="preserve">Datos del </w:t>
            </w:r>
            <w:proofErr w:type="spellStart"/>
            <w:r>
              <w:rPr>
                <w:b/>
                <w:color w:val="FFFFFF" w:themeColor="background1"/>
                <w:sz w:val="20"/>
                <w:szCs w:val="20"/>
              </w:rPr>
              <w:t>split</w:t>
            </w:r>
            <w:proofErr w:type="spellEnd"/>
            <w:r>
              <w:rPr>
                <w:b/>
                <w:color w:val="FFFFFF" w:themeColor="background1"/>
                <w:sz w:val="20"/>
                <w:szCs w:val="20"/>
              </w:rPr>
              <w:t xml:space="preserve"> – para flujos de cancelación, </w:t>
            </w:r>
            <w:proofErr w:type="spellStart"/>
            <w:r>
              <w:rPr>
                <w:b/>
                <w:color w:val="FFFFFF" w:themeColor="background1"/>
                <w:sz w:val="20"/>
                <w:szCs w:val="20"/>
              </w:rPr>
              <w:t>devol</w:t>
            </w:r>
            <w:proofErr w:type="spellEnd"/>
            <w:r>
              <w:rPr>
                <w:b/>
                <w:color w:val="FFFFFF" w:themeColor="background1"/>
                <w:sz w:val="20"/>
                <w:szCs w:val="20"/>
              </w:rPr>
              <w:t xml:space="preserve">, </w:t>
            </w:r>
            <w:commentRangeStart w:id="166"/>
            <w:commentRangeStart w:id="167"/>
            <w:r>
              <w:rPr>
                <w:b/>
                <w:color w:val="FFFFFF" w:themeColor="background1"/>
                <w:sz w:val="20"/>
                <w:szCs w:val="20"/>
              </w:rPr>
              <w:t>sustitución</w:t>
            </w:r>
            <w:commentRangeEnd w:id="166"/>
            <w:r w:rsidR="00321C47">
              <w:rPr>
                <w:rStyle w:val="Refdecomentario"/>
                <w:rFonts w:eastAsia="Calibri"/>
              </w:rPr>
              <w:commentReference w:id="166"/>
            </w:r>
            <w:commentRangeEnd w:id="167"/>
            <w:r w:rsidR="005D6EB8">
              <w:rPr>
                <w:rStyle w:val="Refdecomentario"/>
                <w:rFonts w:eastAsia="Calibri"/>
              </w:rPr>
              <w:commentReference w:id="167"/>
            </w:r>
            <w:r>
              <w:rPr>
                <w:b/>
                <w:color w:val="FFFFFF" w:themeColor="background1"/>
                <w:sz w:val="20"/>
                <w:szCs w:val="20"/>
              </w:rPr>
              <w:t>.</w:t>
            </w:r>
          </w:p>
        </w:tc>
      </w:tr>
      <w:tr w:rsidR="00FB419F" w:rsidRPr="005819C4" w14:paraId="62A1F253" w14:textId="77777777" w:rsidTr="00A53446">
        <w:trPr>
          <w:trHeight w:val="30"/>
        </w:trPr>
        <w:tc>
          <w:tcPr>
            <w:tcW w:w="1129" w:type="pct"/>
            <w:shd w:val="clear" w:color="auto" w:fill="D9E2F3" w:themeFill="accent1" w:themeFillTint="33"/>
            <w:tcMar>
              <w:top w:w="0" w:type="dxa"/>
              <w:left w:w="108" w:type="dxa"/>
              <w:bottom w:w="0" w:type="dxa"/>
              <w:right w:w="108" w:type="dxa"/>
            </w:tcMar>
            <w:vAlign w:val="center"/>
          </w:tcPr>
          <w:p w14:paraId="75D7CFCF" w14:textId="521B2D8D" w:rsidR="00FB419F" w:rsidRPr="005819C4" w:rsidRDefault="00FB419F" w:rsidP="00FB419F">
            <w:pPr>
              <w:pStyle w:val="Sinespaciado"/>
              <w:rPr>
                <w:color w:val="000000"/>
                <w:sz w:val="20"/>
                <w:szCs w:val="20"/>
              </w:rPr>
            </w:pPr>
            <w:r>
              <w:rPr>
                <w:color w:val="000000"/>
                <w:sz w:val="20"/>
                <w:szCs w:val="20"/>
              </w:rPr>
              <w:t>Tipo RMA</w:t>
            </w:r>
          </w:p>
        </w:tc>
        <w:tc>
          <w:tcPr>
            <w:tcW w:w="865" w:type="pct"/>
            <w:shd w:val="clear" w:color="auto" w:fill="D9E2F3" w:themeFill="accent1" w:themeFillTint="33"/>
            <w:tcMar>
              <w:top w:w="0" w:type="dxa"/>
              <w:left w:w="108" w:type="dxa"/>
              <w:bottom w:w="0" w:type="dxa"/>
              <w:right w:w="108" w:type="dxa"/>
            </w:tcMar>
          </w:tcPr>
          <w:p w14:paraId="734C201F" w14:textId="49D0EC8C" w:rsidR="00FB419F" w:rsidRPr="005819C4" w:rsidRDefault="00FB419F" w:rsidP="00FB419F">
            <w:pPr>
              <w:pStyle w:val="Sinespaciado"/>
              <w:rPr>
                <w:color w:val="000000"/>
                <w:sz w:val="20"/>
                <w:szCs w:val="20"/>
              </w:rPr>
            </w:pPr>
            <w:proofErr w:type="spellStart"/>
            <w:r>
              <w:rPr>
                <w:color w:val="000000"/>
                <w:sz w:val="20"/>
                <w:szCs w:val="20"/>
              </w:rPr>
              <w:t>RMAType</w:t>
            </w:r>
            <w:proofErr w:type="spellEnd"/>
          </w:p>
        </w:tc>
        <w:tc>
          <w:tcPr>
            <w:tcW w:w="599" w:type="pct"/>
            <w:shd w:val="clear" w:color="auto" w:fill="D9E2F3" w:themeFill="accent1" w:themeFillTint="33"/>
            <w:vAlign w:val="center"/>
          </w:tcPr>
          <w:p w14:paraId="4A794311" w14:textId="1D5111A6" w:rsidR="00FB419F" w:rsidRPr="005819C4" w:rsidRDefault="00FB419F" w:rsidP="00FB419F">
            <w:pPr>
              <w:pStyle w:val="Sinespaciado"/>
              <w:rPr>
                <w:color w:val="000000"/>
                <w:sz w:val="20"/>
                <w:szCs w:val="20"/>
              </w:rPr>
            </w:pPr>
            <w:r w:rsidRPr="005819C4">
              <w:rPr>
                <w:color w:val="000000"/>
                <w:sz w:val="20"/>
                <w:szCs w:val="20"/>
              </w:rPr>
              <w:t>N/A</w:t>
            </w:r>
          </w:p>
        </w:tc>
        <w:tc>
          <w:tcPr>
            <w:tcW w:w="800" w:type="pct"/>
            <w:vMerge w:val="restart"/>
            <w:shd w:val="clear" w:color="auto" w:fill="D9E2F3" w:themeFill="accent1" w:themeFillTint="33"/>
            <w:vAlign w:val="center"/>
          </w:tcPr>
          <w:p w14:paraId="290EBC1E" w14:textId="77777777" w:rsidR="00FB419F" w:rsidRPr="005819C4" w:rsidRDefault="00FB419F" w:rsidP="00FB419F">
            <w:pPr>
              <w:pStyle w:val="Sinespaciado"/>
              <w:rPr>
                <w:color w:val="000000"/>
                <w:sz w:val="20"/>
                <w:szCs w:val="20"/>
              </w:rPr>
            </w:pPr>
          </w:p>
        </w:tc>
        <w:tc>
          <w:tcPr>
            <w:tcW w:w="1607" w:type="pct"/>
            <w:shd w:val="clear" w:color="auto" w:fill="D9E2F3" w:themeFill="accent1" w:themeFillTint="33"/>
            <w:vAlign w:val="center"/>
          </w:tcPr>
          <w:p w14:paraId="07733A6A" w14:textId="5FBF6C77" w:rsidR="00FB419F" w:rsidRDefault="00FB419F" w:rsidP="00FB419F">
            <w:pPr>
              <w:pStyle w:val="Sinespaciado"/>
              <w:rPr>
                <w:color w:val="000000"/>
                <w:sz w:val="20"/>
                <w:szCs w:val="20"/>
              </w:rPr>
            </w:pPr>
            <w:r>
              <w:rPr>
                <w:color w:val="000000"/>
                <w:sz w:val="20"/>
                <w:szCs w:val="20"/>
              </w:rPr>
              <w:t>0 - cancelación</w:t>
            </w:r>
          </w:p>
          <w:p w14:paraId="6A94A0DD" w14:textId="4DB10BBD" w:rsidR="00FB419F" w:rsidRDefault="00FB419F" w:rsidP="00FB419F">
            <w:pPr>
              <w:pStyle w:val="Sinespaciado"/>
              <w:rPr>
                <w:color w:val="000000"/>
                <w:sz w:val="20"/>
                <w:szCs w:val="20"/>
              </w:rPr>
            </w:pPr>
            <w:r>
              <w:rPr>
                <w:color w:val="000000"/>
                <w:sz w:val="20"/>
                <w:szCs w:val="20"/>
              </w:rPr>
              <w:t>1 - devolución</w:t>
            </w:r>
          </w:p>
          <w:p w14:paraId="355395AE" w14:textId="1C1C41D5" w:rsidR="00FB419F" w:rsidRPr="005819C4" w:rsidRDefault="00FB419F" w:rsidP="00FB419F">
            <w:pPr>
              <w:pStyle w:val="Sinespaciado"/>
              <w:rPr>
                <w:color w:val="000000"/>
                <w:sz w:val="20"/>
                <w:szCs w:val="20"/>
              </w:rPr>
            </w:pPr>
            <w:r>
              <w:rPr>
                <w:color w:val="000000"/>
                <w:sz w:val="20"/>
                <w:szCs w:val="20"/>
              </w:rPr>
              <w:t>2 - sustitución</w:t>
            </w:r>
          </w:p>
        </w:tc>
      </w:tr>
      <w:tr w:rsidR="00FB419F" w:rsidRPr="005819C4" w14:paraId="1739706C" w14:textId="77777777" w:rsidTr="00A53446">
        <w:trPr>
          <w:trHeight w:val="30"/>
        </w:trPr>
        <w:tc>
          <w:tcPr>
            <w:tcW w:w="1129" w:type="pct"/>
            <w:shd w:val="clear" w:color="auto" w:fill="D9E2F3" w:themeFill="accent1" w:themeFillTint="33"/>
            <w:tcMar>
              <w:top w:w="0" w:type="dxa"/>
              <w:left w:w="108" w:type="dxa"/>
              <w:bottom w:w="0" w:type="dxa"/>
              <w:right w:w="108" w:type="dxa"/>
            </w:tcMar>
            <w:vAlign w:val="center"/>
          </w:tcPr>
          <w:p w14:paraId="1562F322" w14:textId="286AED03" w:rsidR="00FB419F" w:rsidRPr="005819C4" w:rsidRDefault="00FB419F" w:rsidP="008D32A2">
            <w:pPr>
              <w:pStyle w:val="Sinespaciado"/>
              <w:rPr>
                <w:color w:val="000000"/>
                <w:sz w:val="20"/>
                <w:szCs w:val="20"/>
              </w:rPr>
            </w:pPr>
            <w:r w:rsidRPr="005819C4">
              <w:rPr>
                <w:color w:val="000000"/>
                <w:sz w:val="20"/>
                <w:szCs w:val="20"/>
              </w:rPr>
              <w:t>Caus</w:t>
            </w:r>
            <w:ins w:id="168" w:author="Alcántara Ávila, Humberto" w:date="2021-03-18T17:59:00Z">
              <w:r w:rsidR="008D32A2">
                <w:rPr>
                  <w:color w:val="000000"/>
                  <w:sz w:val="20"/>
                  <w:szCs w:val="20"/>
                </w:rPr>
                <w:t>a</w:t>
              </w:r>
            </w:ins>
            <w:del w:id="169" w:author="Alcántara Ávila, Humberto" w:date="2021-03-18T17:59:00Z">
              <w:r w:rsidRPr="005819C4" w:rsidDel="008D32A2">
                <w:rPr>
                  <w:color w:val="000000"/>
                  <w:sz w:val="20"/>
                  <w:szCs w:val="20"/>
                </w:rPr>
                <w:delText>e</w:delText>
              </w:r>
            </w:del>
            <w:r w:rsidRPr="005819C4">
              <w:rPr>
                <w:color w:val="000000"/>
                <w:sz w:val="20"/>
                <w:szCs w:val="20"/>
              </w:rPr>
              <w:t xml:space="preserve"> de </w:t>
            </w:r>
            <w:ins w:id="170" w:author="Alcántara Ávila, Humberto" w:date="2021-03-18T18:00:00Z">
              <w:r w:rsidR="00ED57FA">
                <w:rPr>
                  <w:color w:val="000000"/>
                  <w:sz w:val="20"/>
                  <w:szCs w:val="20"/>
                </w:rPr>
                <w:t xml:space="preserve">Solicitud de RMA </w:t>
              </w:r>
            </w:ins>
            <w:del w:id="171" w:author="Alcántara Ávila, Humberto" w:date="2021-03-18T18:00:00Z">
              <w:r w:rsidRPr="005819C4" w:rsidDel="008D32A2">
                <w:rPr>
                  <w:color w:val="000000"/>
                  <w:sz w:val="20"/>
                  <w:szCs w:val="20"/>
                </w:rPr>
                <w:delText>cancelación</w:delText>
              </w:r>
            </w:del>
          </w:p>
        </w:tc>
        <w:tc>
          <w:tcPr>
            <w:tcW w:w="865" w:type="pct"/>
            <w:shd w:val="clear" w:color="auto" w:fill="D9E2F3" w:themeFill="accent1" w:themeFillTint="33"/>
            <w:tcMar>
              <w:top w:w="0" w:type="dxa"/>
              <w:left w:w="108" w:type="dxa"/>
              <w:bottom w:w="0" w:type="dxa"/>
              <w:right w:w="108" w:type="dxa"/>
            </w:tcMar>
          </w:tcPr>
          <w:p w14:paraId="10162231" w14:textId="38A6ED51" w:rsidR="00FB419F" w:rsidRPr="005819C4" w:rsidRDefault="00FB419F" w:rsidP="00FB419F">
            <w:pPr>
              <w:pStyle w:val="Sinespaciado"/>
              <w:rPr>
                <w:color w:val="000000"/>
                <w:sz w:val="20"/>
                <w:szCs w:val="20"/>
              </w:rPr>
            </w:pPr>
            <w:proofErr w:type="spellStart"/>
            <w:r w:rsidRPr="005819C4">
              <w:rPr>
                <w:color w:val="000000"/>
                <w:sz w:val="20"/>
                <w:szCs w:val="20"/>
              </w:rPr>
              <w:t>CancelCause</w:t>
            </w:r>
            <w:proofErr w:type="spellEnd"/>
          </w:p>
        </w:tc>
        <w:tc>
          <w:tcPr>
            <w:tcW w:w="599" w:type="pct"/>
            <w:shd w:val="clear" w:color="auto" w:fill="D9E2F3" w:themeFill="accent1" w:themeFillTint="33"/>
            <w:vAlign w:val="center"/>
          </w:tcPr>
          <w:p w14:paraId="3C2A662D" w14:textId="76EB1E47" w:rsidR="00FB419F" w:rsidRPr="005819C4" w:rsidRDefault="00FB419F" w:rsidP="00FB419F">
            <w:pPr>
              <w:pStyle w:val="Sinespaciado"/>
              <w:rPr>
                <w:color w:val="000000"/>
                <w:sz w:val="20"/>
                <w:szCs w:val="20"/>
              </w:rPr>
            </w:pPr>
            <w:r w:rsidRPr="005819C4">
              <w:rPr>
                <w:color w:val="000000"/>
                <w:sz w:val="20"/>
                <w:szCs w:val="20"/>
              </w:rPr>
              <w:t>N/A</w:t>
            </w:r>
          </w:p>
        </w:tc>
        <w:tc>
          <w:tcPr>
            <w:tcW w:w="800" w:type="pct"/>
            <w:vMerge/>
            <w:shd w:val="clear" w:color="auto" w:fill="D9E2F3" w:themeFill="accent1" w:themeFillTint="33"/>
            <w:vAlign w:val="center"/>
          </w:tcPr>
          <w:p w14:paraId="419EA4EA" w14:textId="77777777" w:rsidR="00FB419F" w:rsidRPr="005819C4" w:rsidRDefault="00FB419F" w:rsidP="00FB419F">
            <w:pPr>
              <w:pStyle w:val="Sinespaciado"/>
              <w:rPr>
                <w:color w:val="000000"/>
                <w:sz w:val="20"/>
                <w:szCs w:val="20"/>
              </w:rPr>
            </w:pPr>
          </w:p>
        </w:tc>
        <w:tc>
          <w:tcPr>
            <w:tcW w:w="1607" w:type="pct"/>
            <w:shd w:val="clear" w:color="auto" w:fill="D9E2F3" w:themeFill="accent1" w:themeFillTint="33"/>
            <w:vAlign w:val="center"/>
          </w:tcPr>
          <w:p w14:paraId="5A71A226" w14:textId="20A57915" w:rsidR="00FB419F" w:rsidRDefault="00FB419F" w:rsidP="00ED57FA">
            <w:pPr>
              <w:pStyle w:val="Sinespaciado"/>
              <w:rPr>
                <w:ins w:id="172" w:author="Alcántara Ávila, Humberto" w:date="2021-03-18T18:01:00Z"/>
                <w:color w:val="000000"/>
                <w:sz w:val="20"/>
                <w:szCs w:val="20"/>
              </w:rPr>
            </w:pPr>
            <w:r w:rsidRPr="005819C4">
              <w:rPr>
                <w:color w:val="000000"/>
                <w:sz w:val="20"/>
                <w:szCs w:val="20"/>
              </w:rPr>
              <w:t>Causa</w:t>
            </w:r>
            <w:ins w:id="173" w:author="Alcántara Ávila, Humberto" w:date="2021-03-18T18:01:00Z">
              <w:r w:rsidR="00ED57FA">
                <w:rPr>
                  <w:color w:val="000000"/>
                  <w:sz w:val="20"/>
                  <w:szCs w:val="20"/>
                </w:rPr>
                <w:t>s</w:t>
              </w:r>
            </w:ins>
            <w:r w:rsidRPr="005819C4">
              <w:rPr>
                <w:color w:val="000000"/>
                <w:sz w:val="20"/>
                <w:szCs w:val="20"/>
              </w:rPr>
              <w:t xml:space="preserve"> </w:t>
            </w:r>
            <w:del w:id="174" w:author="Alcántara Ávila, Humberto" w:date="2021-03-18T18:01:00Z">
              <w:r w:rsidRPr="005819C4" w:rsidDel="00ED57FA">
                <w:rPr>
                  <w:color w:val="000000"/>
                  <w:sz w:val="20"/>
                  <w:szCs w:val="20"/>
                </w:rPr>
                <w:delText>de la cancelación</w:delText>
              </w:r>
            </w:del>
          </w:p>
          <w:p w14:paraId="54667AC6" w14:textId="77777777" w:rsidR="00ED57FA" w:rsidRDefault="00ED57FA" w:rsidP="00ED57FA">
            <w:pPr>
              <w:pStyle w:val="Sinespaciado"/>
              <w:rPr>
                <w:ins w:id="175" w:author="Alcántara Ávila, Humberto" w:date="2021-03-18T18:01:00Z"/>
                <w:color w:val="000000"/>
                <w:sz w:val="20"/>
                <w:szCs w:val="20"/>
              </w:rPr>
            </w:pPr>
            <w:ins w:id="176" w:author="Alcántara Ávila, Humberto" w:date="2021-03-18T18:01:00Z">
              <w:r>
                <w:rPr>
                  <w:color w:val="000000"/>
                  <w:sz w:val="20"/>
                  <w:szCs w:val="20"/>
                </w:rPr>
                <w:t>0 - cancelación</w:t>
              </w:r>
            </w:ins>
          </w:p>
          <w:p w14:paraId="7A80D824" w14:textId="77777777" w:rsidR="00ED57FA" w:rsidRDefault="00ED57FA" w:rsidP="00ED57FA">
            <w:pPr>
              <w:pStyle w:val="Sinespaciado"/>
              <w:rPr>
                <w:ins w:id="177" w:author="Alcántara Ávila, Humberto" w:date="2021-03-18T18:01:00Z"/>
                <w:color w:val="000000"/>
                <w:sz w:val="20"/>
                <w:szCs w:val="20"/>
              </w:rPr>
            </w:pPr>
            <w:ins w:id="178" w:author="Alcántara Ávila, Humberto" w:date="2021-03-18T18:01:00Z">
              <w:r>
                <w:rPr>
                  <w:color w:val="000000"/>
                  <w:sz w:val="20"/>
                  <w:szCs w:val="20"/>
                </w:rPr>
                <w:t>1 - devolución</w:t>
              </w:r>
            </w:ins>
          </w:p>
          <w:p w14:paraId="7E29734E" w14:textId="25B4F3CC" w:rsidR="0044056C" w:rsidRPr="005819C4" w:rsidRDefault="00ED57FA" w:rsidP="00ED57FA">
            <w:pPr>
              <w:pStyle w:val="Sinespaciado"/>
              <w:rPr>
                <w:color w:val="000000"/>
                <w:sz w:val="20"/>
                <w:szCs w:val="20"/>
              </w:rPr>
            </w:pPr>
            <w:ins w:id="179" w:author="Alcántara Ávila, Humberto" w:date="2021-03-18T18:01:00Z">
              <w:r>
                <w:rPr>
                  <w:color w:val="000000"/>
                  <w:sz w:val="20"/>
                  <w:szCs w:val="20"/>
                </w:rPr>
                <w:t xml:space="preserve">2 </w:t>
              </w:r>
            </w:ins>
            <w:ins w:id="180" w:author="Alcántara Ávila, Humberto" w:date="2021-03-19T12:00:00Z">
              <w:r w:rsidR="0044056C">
                <w:rPr>
                  <w:color w:val="000000"/>
                  <w:sz w:val="20"/>
                  <w:szCs w:val="20"/>
                </w:rPr>
                <w:t>–</w:t>
              </w:r>
            </w:ins>
            <w:ins w:id="181" w:author="Alcántara Ávila, Humberto" w:date="2021-03-18T18:01:00Z">
              <w:r>
                <w:rPr>
                  <w:color w:val="000000"/>
                  <w:sz w:val="20"/>
                  <w:szCs w:val="20"/>
                </w:rPr>
                <w:t xml:space="preserve"> sustitución</w:t>
              </w:r>
            </w:ins>
          </w:p>
        </w:tc>
      </w:tr>
      <w:tr w:rsidR="0044056C" w:rsidRPr="005819C4" w14:paraId="2D9E921E" w14:textId="77777777" w:rsidTr="00A53446">
        <w:trPr>
          <w:trHeight w:val="30"/>
          <w:ins w:id="182" w:author="Alcántara Ávila, Humberto" w:date="2021-03-19T12:01:00Z"/>
        </w:trPr>
        <w:tc>
          <w:tcPr>
            <w:tcW w:w="1129" w:type="pct"/>
            <w:shd w:val="clear" w:color="auto" w:fill="D9E2F3" w:themeFill="accent1" w:themeFillTint="33"/>
            <w:tcMar>
              <w:top w:w="0" w:type="dxa"/>
              <w:left w:w="108" w:type="dxa"/>
              <w:bottom w:w="0" w:type="dxa"/>
              <w:right w:w="108" w:type="dxa"/>
            </w:tcMar>
            <w:vAlign w:val="center"/>
          </w:tcPr>
          <w:p w14:paraId="307994AA" w14:textId="2C3A523B" w:rsidR="0044056C" w:rsidRPr="005819C4" w:rsidRDefault="00F12DC0" w:rsidP="008D32A2">
            <w:pPr>
              <w:pStyle w:val="Sinespaciado"/>
              <w:rPr>
                <w:ins w:id="183" w:author="Alcántara Ávila, Humberto" w:date="2021-03-19T12:01:00Z"/>
                <w:color w:val="000000"/>
                <w:sz w:val="20"/>
                <w:szCs w:val="20"/>
              </w:rPr>
            </w:pPr>
            <w:ins w:id="184" w:author="Alcántara Ávila, Humberto" w:date="2021-03-19T16:46:00Z">
              <w:r>
                <w:rPr>
                  <w:color w:val="000000"/>
                  <w:sz w:val="20"/>
                  <w:szCs w:val="20"/>
                </w:rPr>
                <w:t>ID RMA</w:t>
              </w:r>
            </w:ins>
          </w:p>
        </w:tc>
        <w:tc>
          <w:tcPr>
            <w:tcW w:w="865" w:type="pct"/>
            <w:shd w:val="clear" w:color="auto" w:fill="D9E2F3" w:themeFill="accent1" w:themeFillTint="33"/>
            <w:tcMar>
              <w:top w:w="0" w:type="dxa"/>
              <w:left w:w="108" w:type="dxa"/>
              <w:bottom w:w="0" w:type="dxa"/>
              <w:right w:w="108" w:type="dxa"/>
            </w:tcMar>
          </w:tcPr>
          <w:p w14:paraId="4348FDE6" w14:textId="77777777" w:rsidR="0044056C" w:rsidRPr="005819C4" w:rsidRDefault="0044056C" w:rsidP="00FB419F">
            <w:pPr>
              <w:pStyle w:val="Sinespaciado"/>
              <w:rPr>
                <w:ins w:id="185" w:author="Alcántara Ávila, Humberto" w:date="2021-03-19T12:01:00Z"/>
                <w:color w:val="000000"/>
                <w:sz w:val="20"/>
                <w:szCs w:val="20"/>
              </w:rPr>
            </w:pPr>
          </w:p>
        </w:tc>
        <w:tc>
          <w:tcPr>
            <w:tcW w:w="599" w:type="pct"/>
            <w:shd w:val="clear" w:color="auto" w:fill="D9E2F3" w:themeFill="accent1" w:themeFillTint="33"/>
            <w:vAlign w:val="center"/>
          </w:tcPr>
          <w:p w14:paraId="6241269C" w14:textId="77777777" w:rsidR="0044056C" w:rsidRPr="005819C4" w:rsidRDefault="0044056C" w:rsidP="00FB419F">
            <w:pPr>
              <w:pStyle w:val="Sinespaciado"/>
              <w:rPr>
                <w:ins w:id="186" w:author="Alcántara Ávila, Humberto" w:date="2021-03-19T12:01:00Z"/>
                <w:color w:val="000000"/>
                <w:sz w:val="20"/>
                <w:szCs w:val="20"/>
              </w:rPr>
            </w:pPr>
          </w:p>
        </w:tc>
        <w:tc>
          <w:tcPr>
            <w:tcW w:w="800" w:type="pct"/>
            <w:vMerge/>
            <w:shd w:val="clear" w:color="auto" w:fill="D9E2F3" w:themeFill="accent1" w:themeFillTint="33"/>
            <w:vAlign w:val="center"/>
          </w:tcPr>
          <w:p w14:paraId="78732881" w14:textId="77777777" w:rsidR="0044056C" w:rsidRPr="005819C4" w:rsidRDefault="0044056C" w:rsidP="00FB419F">
            <w:pPr>
              <w:pStyle w:val="Sinespaciado"/>
              <w:rPr>
                <w:ins w:id="187" w:author="Alcántara Ávila, Humberto" w:date="2021-03-19T12:01:00Z"/>
                <w:color w:val="000000"/>
                <w:sz w:val="20"/>
                <w:szCs w:val="20"/>
              </w:rPr>
            </w:pPr>
          </w:p>
        </w:tc>
        <w:tc>
          <w:tcPr>
            <w:tcW w:w="1607" w:type="pct"/>
            <w:shd w:val="clear" w:color="auto" w:fill="D9E2F3" w:themeFill="accent1" w:themeFillTint="33"/>
            <w:vAlign w:val="center"/>
          </w:tcPr>
          <w:p w14:paraId="74E5C409" w14:textId="39F88BB9" w:rsidR="0044056C" w:rsidRPr="005819C4" w:rsidRDefault="00F12DC0" w:rsidP="00ED57FA">
            <w:pPr>
              <w:pStyle w:val="Sinespaciado"/>
              <w:rPr>
                <w:ins w:id="188" w:author="Alcántara Ávila, Humberto" w:date="2021-03-19T12:01:00Z"/>
                <w:color w:val="000000"/>
                <w:sz w:val="20"/>
                <w:szCs w:val="20"/>
              </w:rPr>
            </w:pPr>
            <w:ins w:id="189" w:author="Alcántara Ávila, Humberto" w:date="2021-03-19T16:47:00Z">
              <w:r>
                <w:rPr>
                  <w:color w:val="000000"/>
                  <w:sz w:val="20"/>
                  <w:szCs w:val="20"/>
                </w:rPr>
                <w:t>Histórico de la causa</w:t>
              </w:r>
            </w:ins>
            <w:ins w:id="190" w:author="Alcántara Ávila, Humberto" w:date="2021-03-19T16:48:00Z">
              <w:r w:rsidR="004F0EEA">
                <w:rPr>
                  <w:color w:val="000000"/>
                  <w:sz w:val="20"/>
                  <w:szCs w:val="20"/>
                </w:rPr>
                <w:t xml:space="preserve"> que viene de </w:t>
              </w:r>
              <w:proofErr w:type="spellStart"/>
              <w:r w:rsidR="004F0EEA">
                <w:rPr>
                  <w:color w:val="000000"/>
                  <w:sz w:val="20"/>
                  <w:szCs w:val="20"/>
                </w:rPr>
                <w:t>Call</w:t>
              </w:r>
              <w:proofErr w:type="spellEnd"/>
              <w:r w:rsidR="004F0EEA">
                <w:rPr>
                  <w:color w:val="000000"/>
                  <w:sz w:val="20"/>
                  <w:szCs w:val="20"/>
                </w:rPr>
                <w:t xml:space="preserve"> Center.</w:t>
              </w:r>
            </w:ins>
          </w:p>
        </w:tc>
      </w:tr>
      <w:tr w:rsidR="00FB419F" w:rsidRPr="005819C4" w14:paraId="6E0A78D0" w14:textId="77777777" w:rsidTr="00A53446">
        <w:trPr>
          <w:trHeight w:val="30"/>
        </w:trPr>
        <w:tc>
          <w:tcPr>
            <w:tcW w:w="1129" w:type="pct"/>
            <w:shd w:val="clear" w:color="auto" w:fill="D9E2F3" w:themeFill="accent1" w:themeFillTint="33"/>
            <w:tcMar>
              <w:top w:w="0" w:type="dxa"/>
              <w:left w:w="108" w:type="dxa"/>
              <w:bottom w:w="0" w:type="dxa"/>
              <w:right w:w="108" w:type="dxa"/>
            </w:tcMar>
            <w:vAlign w:val="center"/>
          </w:tcPr>
          <w:p w14:paraId="00F4C6F4" w14:textId="06CF4313" w:rsidR="00FB419F" w:rsidRPr="005819C4" w:rsidRDefault="00FB419F" w:rsidP="0041430E">
            <w:pPr>
              <w:pStyle w:val="Sinespaciado"/>
              <w:rPr>
                <w:color w:val="000000"/>
                <w:sz w:val="20"/>
                <w:szCs w:val="20"/>
              </w:rPr>
            </w:pPr>
            <w:r w:rsidRPr="005819C4">
              <w:rPr>
                <w:color w:val="000000"/>
                <w:sz w:val="20"/>
                <w:szCs w:val="20"/>
              </w:rPr>
              <w:t xml:space="preserve">Fecha de </w:t>
            </w:r>
            <w:ins w:id="191" w:author="Alcántara Ávila, Humberto" w:date="2021-03-18T18:02:00Z">
              <w:r w:rsidR="0041430E">
                <w:rPr>
                  <w:color w:val="000000"/>
                  <w:sz w:val="20"/>
                  <w:szCs w:val="20"/>
                </w:rPr>
                <w:t>Solicitud</w:t>
              </w:r>
            </w:ins>
            <w:ins w:id="192" w:author="Alcántara Ávila, Humberto" w:date="2021-03-18T18:03:00Z">
              <w:r w:rsidR="0034067C">
                <w:rPr>
                  <w:color w:val="000000"/>
                  <w:sz w:val="20"/>
                  <w:szCs w:val="20"/>
                </w:rPr>
                <w:t xml:space="preserve"> de RMA</w:t>
              </w:r>
            </w:ins>
            <w:ins w:id="193" w:author="Alcántara Ávila, Humberto" w:date="2021-03-18T18:02:00Z">
              <w:r w:rsidR="0041430E">
                <w:rPr>
                  <w:color w:val="000000"/>
                  <w:sz w:val="20"/>
                  <w:szCs w:val="20"/>
                </w:rPr>
                <w:t xml:space="preserve"> </w:t>
              </w:r>
            </w:ins>
            <w:del w:id="194" w:author="Alcántara Ávila, Humberto" w:date="2021-03-18T18:02:00Z">
              <w:r w:rsidRPr="005819C4" w:rsidDel="0041430E">
                <w:rPr>
                  <w:color w:val="000000"/>
                  <w:sz w:val="20"/>
                  <w:szCs w:val="20"/>
                </w:rPr>
                <w:delText>cancelación</w:delText>
              </w:r>
            </w:del>
          </w:p>
        </w:tc>
        <w:tc>
          <w:tcPr>
            <w:tcW w:w="865" w:type="pct"/>
            <w:shd w:val="clear" w:color="auto" w:fill="D9E2F3" w:themeFill="accent1" w:themeFillTint="33"/>
            <w:tcMar>
              <w:top w:w="0" w:type="dxa"/>
              <w:left w:w="108" w:type="dxa"/>
              <w:bottom w:w="0" w:type="dxa"/>
              <w:right w:w="108" w:type="dxa"/>
            </w:tcMar>
          </w:tcPr>
          <w:p w14:paraId="49813A22" w14:textId="435556D6" w:rsidR="00FB419F" w:rsidRPr="005819C4" w:rsidRDefault="00FB419F" w:rsidP="00FB419F">
            <w:pPr>
              <w:pStyle w:val="Sinespaciado"/>
              <w:rPr>
                <w:color w:val="000000"/>
                <w:sz w:val="20"/>
                <w:szCs w:val="20"/>
              </w:rPr>
            </w:pPr>
            <w:proofErr w:type="spellStart"/>
            <w:r w:rsidRPr="005819C4">
              <w:rPr>
                <w:color w:val="000000"/>
                <w:sz w:val="20"/>
                <w:szCs w:val="20"/>
              </w:rPr>
              <w:t>ItemCancelDate</w:t>
            </w:r>
            <w:proofErr w:type="spellEnd"/>
          </w:p>
        </w:tc>
        <w:tc>
          <w:tcPr>
            <w:tcW w:w="599" w:type="pct"/>
            <w:shd w:val="clear" w:color="auto" w:fill="D9E2F3" w:themeFill="accent1" w:themeFillTint="33"/>
            <w:vAlign w:val="center"/>
          </w:tcPr>
          <w:p w14:paraId="7DA00CBB" w14:textId="2BC84019" w:rsidR="00FB419F" w:rsidRPr="005819C4" w:rsidRDefault="00FB419F" w:rsidP="00FB419F">
            <w:pPr>
              <w:pStyle w:val="Sinespaciado"/>
              <w:rPr>
                <w:color w:val="000000"/>
                <w:sz w:val="20"/>
                <w:szCs w:val="20"/>
              </w:rPr>
            </w:pPr>
            <w:r w:rsidRPr="005819C4">
              <w:rPr>
                <w:color w:val="000000"/>
                <w:sz w:val="20"/>
                <w:szCs w:val="20"/>
              </w:rPr>
              <w:t>N/A</w:t>
            </w:r>
          </w:p>
        </w:tc>
        <w:tc>
          <w:tcPr>
            <w:tcW w:w="800" w:type="pct"/>
            <w:vMerge/>
            <w:shd w:val="clear" w:color="auto" w:fill="D9E2F3" w:themeFill="accent1" w:themeFillTint="33"/>
            <w:vAlign w:val="center"/>
          </w:tcPr>
          <w:p w14:paraId="00155A33" w14:textId="77777777" w:rsidR="00FB419F" w:rsidRPr="005819C4" w:rsidRDefault="00FB419F" w:rsidP="00FB419F">
            <w:pPr>
              <w:pStyle w:val="Sinespaciado"/>
              <w:rPr>
                <w:color w:val="000000"/>
                <w:sz w:val="20"/>
                <w:szCs w:val="20"/>
              </w:rPr>
            </w:pPr>
          </w:p>
        </w:tc>
        <w:tc>
          <w:tcPr>
            <w:tcW w:w="1607" w:type="pct"/>
            <w:shd w:val="clear" w:color="auto" w:fill="D9E2F3" w:themeFill="accent1" w:themeFillTint="33"/>
            <w:vAlign w:val="center"/>
          </w:tcPr>
          <w:p w14:paraId="4E31F82B" w14:textId="500CD999" w:rsidR="00FB419F" w:rsidRPr="005819C4" w:rsidRDefault="00FB419F" w:rsidP="0041430E">
            <w:pPr>
              <w:pStyle w:val="Sinespaciado"/>
              <w:rPr>
                <w:color w:val="000000"/>
                <w:sz w:val="20"/>
                <w:szCs w:val="20"/>
              </w:rPr>
            </w:pPr>
            <w:r w:rsidRPr="005819C4">
              <w:rPr>
                <w:color w:val="000000"/>
                <w:sz w:val="20"/>
                <w:szCs w:val="20"/>
              </w:rPr>
              <w:t>Fecha en que se</w:t>
            </w:r>
            <w:ins w:id="195" w:author="Alcántara Ávila, Humberto" w:date="2021-03-18T18:02:00Z">
              <w:r w:rsidR="0041430E">
                <w:rPr>
                  <w:color w:val="000000"/>
                  <w:sz w:val="20"/>
                  <w:szCs w:val="20"/>
                </w:rPr>
                <w:t xml:space="preserve"> genera la solicitud</w:t>
              </w:r>
            </w:ins>
            <w:r w:rsidRPr="005819C4">
              <w:rPr>
                <w:color w:val="000000"/>
                <w:sz w:val="20"/>
                <w:szCs w:val="20"/>
              </w:rPr>
              <w:t xml:space="preserve"> </w:t>
            </w:r>
            <w:ins w:id="196" w:author="Alcántara Ávila, Humberto" w:date="2021-03-18T18:03:00Z">
              <w:r w:rsidR="0041430E">
                <w:rPr>
                  <w:color w:val="000000"/>
                  <w:sz w:val="20"/>
                  <w:szCs w:val="20"/>
                </w:rPr>
                <w:t xml:space="preserve">del RMA </w:t>
              </w:r>
            </w:ins>
            <w:del w:id="197" w:author="Alcántara Ávila, Humberto" w:date="2021-03-18T18:03:00Z">
              <w:r w:rsidRPr="005819C4" w:rsidDel="0041430E">
                <w:rPr>
                  <w:color w:val="000000"/>
                  <w:sz w:val="20"/>
                  <w:szCs w:val="20"/>
                </w:rPr>
                <w:delText>cancela el articulo</w:delText>
              </w:r>
            </w:del>
          </w:p>
        </w:tc>
      </w:tr>
      <w:tr w:rsidR="00FB419F" w:rsidRPr="005819C4" w14:paraId="28979A8E" w14:textId="77777777" w:rsidTr="00A53446">
        <w:trPr>
          <w:trHeight w:val="30"/>
        </w:trPr>
        <w:tc>
          <w:tcPr>
            <w:tcW w:w="1129" w:type="pct"/>
            <w:shd w:val="clear" w:color="auto" w:fill="D9E2F3" w:themeFill="accent1" w:themeFillTint="33"/>
            <w:tcMar>
              <w:top w:w="0" w:type="dxa"/>
              <w:left w:w="108" w:type="dxa"/>
              <w:bottom w:w="0" w:type="dxa"/>
              <w:right w:w="108" w:type="dxa"/>
            </w:tcMar>
            <w:vAlign w:val="center"/>
          </w:tcPr>
          <w:p w14:paraId="0894EB63" w14:textId="1BECCCBD" w:rsidR="00FB419F" w:rsidRPr="005819C4" w:rsidRDefault="00FB419F" w:rsidP="0041430E">
            <w:pPr>
              <w:pStyle w:val="Sinespaciado"/>
              <w:rPr>
                <w:color w:val="000000"/>
                <w:sz w:val="20"/>
                <w:szCs w:val="20"/>
              </w:rPr>
            </w:pPr>
            <w:r w:rsidRPr="005819C4">
              <w:rPr>
                <w:color w:val="000000"/>
                <w:sz w:val="20"/>
                <w:szCs w:val="20"/>
              </w:rPr>
              <w:t xml:space="preserve">Hora de </w:t>
            </w:r>
            <w:ins w:id="198" w:author="Alcántara Ávila, Humberto" w:date="2021-03-18T18:02:00Z">
              <w:r w:rsidR="0041430E">
                <w:rPr>
                  <w:color w:val="000000"/>
                  <w:sz w:val="20"/>
                  <w:szCs w:val="20"/>
                </w:rPr>
                <w:t xml:space="preserve">Solicitud </w:t>
              </w:r>
            </w:ins>
            <w:ins w:id="199" w:author="Alcántara Ávila, Humberto" w:date="2021-03-18T18:03:00Z">
              <w:r w:rsidR="0034067C">
                <w:rPr>
                  <w:color w:val="000000"/>
                  <w:sz w:val="20"/>
                  <w:szCs w:val="20"/>
                </w:rPr>
                <w:t xml:space="preserve">de RMA </w:t>
              </w:r>
            </w:ins>
            <w:del w:id="200" w:author="Alcántara Ávila, Humberto" w:date="2021-03-18T18:02:00Z">
              <w:r w:rsidRPr="005819C4" w:rsidDel="0041430E">
                <w:rPr>
                  <w:color w:val="000000"/>
                  <w:sz w:val="20"/>
                  <w:szCs w:val="20"/>
                </w:rPr>
                <w:delText>cancelación</w:delText>
              </w:r>
            </w:del>
          </w:p>
        </w:tc>
        <w:tc>
          <w:tcPr>
            <w:tcW w:w="865" w:type="pct"/>
            <w:shd w:val="clear" w:color="auto" w:fill="D9E2F3" w:themeFill="accent1" w:themeFillTint="33"/>
            <w:tcMar>
              <w:top w:w="0" w:type="dxa"/>
              <w:left w:w="108" w:type="dxa"/>
              <w:bottom w:w="0" w:type="dxa"/>
              <w:right w:w="108" w:type="dxa"/>
            </w:tcMar>
          </w:tcPr>
          <w:p w14:paraId="5416EC30" w14:textId="16773190" w:rsidR="00FB419F" w:rsidRPr="005819C4" w:rsidRDefault="00FB419F" w:rsidP="00FB419F">
            <w:pPr>
              <w:pStyle w:val="Sinespaciado"/>
              <w:rPr>
                <w:color w:val="000000"/>
                <w:sz w:val="20"/>
                <w:szCs w:val="20"/>
              </w:rPr>
            </w:pPr>
            <w:proofErr w:type="spellStart"/>
            <w:r w:rsidRPr="005819C4">
              <w:rPr>
                <w:color w:val="000000"/>
                <w:sz w:val="20"/>
                <w:szCs w:val="20"/>
              </w:rPr>
              <w:t>ItemCancelTime</w:t>
            </w:r>
            <w:proofErr w:type="spellEnd"/>
          </w:p>
        </w:tc>
        <w:tc>
          <w:tcPr>
            <w:tcW w:w="599" w:type="pct"/>
            <w:shd w:val="clear" w:color="auto" w:fill="D9E2F3" w:themeFill="accent1" w:themeFillTint="33"/>
            <w:vAlign w:val="center"/>
          </w:tcPr>
          <w:p w14:paraId="0E6FC242" w14:textId="22D10FE1" w:rsidR="00FB419F" w:rsidRPr="005819C4" w:rsidRDefault="00FB419F" w:rsidP="00FB419F">
            <w:pPr>
              <w:pStyle w:val="Sinespaciado"/>
              <w:rPr>
                <w:color w:val="000000"/>
                <w:sz w:val="20"/>
                <w:szCs w:val="20"/>
              </w:rPr>
            </w:pPr>
            <w:r w:rsidRPr="005819C4">
              <w:rPr>
                <w:color w:val="000000"/>
                <w:sz w:val="20"/>
                <w:szCs w:val="20"/>
              </w:rPr>
              <w:t>N/A</w:t>
            </w:r>
          </w:p>
        </w:tc>
        <w:tc>
          <w:tcPr>
            <w:tcW w:w="800" w:type="pct"/>
            <w:vMerge/>
            <w:shd w:val="clear" w:color="auto" w:fill="D9E2F3" w:themeFill="accent1" w:themeFillTint="33"/>
            <w:vAlign w:val="center"/>
          </w:tcPr>
          <w:p w14:paraId="707C2921" w14:textId="77777777" w:rsidR="00FB419F" w:rsidRPr="005819C4" w:rsidRDefault="00FB419F" w:rsidP="00FB419F">
            <w:pPr>
              <w:pStyle w:val="Sinespaciado"/>
              <w:rPr>
                <w:color w:val="000000"/>
                <w:sz w:val="20"/>
                <w:szCs w:val="20"/>
              </w:rPr>
            </w:pPr>
          </w:p>
        </w:tc>
        <w:tc>
          <w:tcPr>
            <w:tcW w:w="1607" w:type="pct"/>
            <w:shd w:val="clear" w:color="auto" w:fill="D9E2F3" w:themeFill="accent1" w:themeFillTint="33"/>
            <w:vAlign w:val="center"/>
          </w:tcPr>
          <w:p w14:paraId="6642B7F2" w14:textId="28DE963F" w:rsidR="00FB419F" w:rsidRPr="005819C4" w:rsidRDefault="00FB419F" w:rsidP="0041430E">
            <w:pPr>
              <w:pStyle w:val="Sinespaciado"/>
              <w:rPr>
                <w:color w:val="000000"/>
                <w:sz w:val="20"/>
                <w:szCs w:val="20"/>
              </w:rPr>
            </w:pPr>
            <w:r w:rsidRPr="005819C4">
              <w:rPr>
                <w:color w:val="000000"/>
                <w:sz w:val="20"/>
                <w:szCs w:val="20"/>
              </w:rPr>
              <w:t xml:space="preserve">Hora en que se </w:t>
            </w:r>
            <w:ins w:id="201" w:author="Alcántara Ávila, Humberto" w:date="2021-03-18T18:03:00Z">
              <w:r w:rsidR="0041430E">
                <w:rPr>
                  <w:color w:val="000000"/>
                  <w:sz w:val="20"/>
                  <w:szCs w:val="20"/>
                </w:rPr>
                <w:t>genera la solicitud</w:t>
              </w:r>
              <w:r w:rsidR="0041430E" w:rsidRPr="005819C4">
                <w:rPr>
                  <w:color w:val="000000"/>
                  <w:sz w:val="20"/>
                  <w:szCs w:val="20"/>
                </w:rPr>
                <w:t xml:space="preserve"> </w:t>
              </w:r>
              <w:r w:rsidR="0041430E">
                <w:rPr>
                  <w:color w:val="000000"/>
                  <w:sz w:val="20"/>
                  <w:szCs w:val="20"/>
                </w:rPr>
                <w:t xml:space="preserve">del RMA </w:t>
              </w:r>
            </w:ins>
            <w:del w:id="202" w:author="Alcántara Ávila, Humberto" w:date="2021-03-18T18:03:00Z">
              <w:r w:rsidRPr="005819C4" w:rsidDel="0041430E">
                <w:rPr>
                  <w:color w:val="000000"/>
                  <w:sz w:val="20"/>
                  <w:szCs w:val="20"/>
                </w:rPr>
                <w:delText>cancela el articulo</w:delText>
              </w:r>
            </w:del>
          </w:p>
        </w:tc>
      </w:tr>
      <w:tr w:rsidR="00FB419F" w:rsidRPr="005819C4" w14:paraId="45FD4DE2" w14:textId="77777777" w:rsidTr="00F00E57">
        <w:trPr>
          <w:trHeight w:val="30"/>
        </w:trPr>
        <w:tc>
          <w:tcPr>
            <w:tcW w:w="5000" w:type="pct"/>
            <w:gridSpan w:val="5"/>
            <w:shd w:val="clear" w:color="auto" w:fill="BF8F00" w:themeFill="accent4" w:themeFillShade="BF"/>
            <w:tcMar>
              <w:top w:w="0" w:type="dxa"/>
              <w:left w:w="108" w:type="dxa"/>
              <w:bottom w:w="0" w:type="dxa"/>
              <w:right w:w="108" w:type="dxa"/>
            </w:tcMar>
            <w:vAlign w:val="center"/>
          </w:tcPr>
          <w:p w14:paraId="71BEF657" w14:textId="10CE5E55" w:rsidR="00FB419F" w:rsidRPr="005819C4" w:rsidRDefault="00FB419F" w:rsidP="00FB419F">
            <w:pPr>
              <w:pStyle w:val="Sinespaciado"/>
              <w:rPr>
                <w:b/>
                <w:color w:val="FFFFFF" w:themeColor="background1"/>
                <w:sz w:val="20"/>
                <w:szCs w:val="20"/>
              </w:rPr>
            </w:pPr>
            <w:r w:rsidRPr="005819C4">
              <w:rPr>
                <w:b/>
                <w:color w:val="FFFFFF" w:themeColor="background1"/>
                <w:sz w:val="20"/>
                <w:szCs w:val="20"/>
              </w:rPr>
              <w:t xml:space="preserve">Confirmación de </w:t>
            </w:r>
            <w:commentRangeStart w:id="203"/>
            <w:commentRangeStart w:id="204"/>
            <w:commentRangeStart w:id="205"/>
            <w:r w:rsidRPr="005819C4">
              <w:rPr>
                <w:b/>
                <w:color w:val="FFFFFF" w:themeColor="background1"/>
                <w:sz w:val="20"/>
                <w:szCs w:val="20"/>
              </w:rPr>
              <w:t>Pago</w:t>
            </w:r>
            <w:commentRangeEnd w:id="203"/>
            <w:r w:rsidR="00D467D0">
              <w:rPr>
                <w:rStyle w:val="Refdecomentario"/>
                <w:rFonts w:eastAsia="Calibri"/>
              </w:rPr>
              <w:commentReference w:id="203"/>
            </w:r>
            <w:commentRangeEnd w:id="204"/>
            <w:r w:rsidR="005A55B4">
              <w:rPr>
                <w:rStyle w:val="Refdecomentario"/>
                <w:rFonts w:eastAsia="Calibri"/>
              </w:rPr>
              <w:commentReference w:id="204"/>
            </w:r>
            <w:commentRangeEnd w:id="205"/>
            <w:r w:rsidR="005D6EB8">
              <w:rPr>
                <w:rStyle w:val="Refdecomentario"/>
                <w:rFonts w:eastAsia="Calibri"/>
              </w:rPr>
              <w:commentReference w:id="205"/>
            </w:r>
          </w:p>
        </w:tc>
      </w:tr>
      <w:tr w:rsidR="00362F9E" w:rsidRPr="005819C4" w14:paraId="1DC97677" w14:textId="77777777" w:rsidTr="001A0071">
        <w:trPr>
          <w:trHeight w:val="30"/>
        </w:trPr>
        <w:tc>
          <w:tcPr>
            <w:tcW w:w="1129" w:type="pct"/>
            <w:shd w:val="clear" w:color="auto" w:fill="auto"/>
            <w:tcMar>
              <w:top w:w="0" w:type="dxa"/>
              <w:left w:w="108" w:type="dxa"/>
              <w:bottom w:w="0" w:type="dxa"/>
              <w:right w:w="108" w:type="dxa"/>
            </w:tcMar>
          </w:tcPr>
          <w:p w14:paraId="0CFCBF68" w14:textId="7214C642" w:rsidR="00362F9E" w:rsidRPr="00DC0B05" w:rsidRDefault="00362F9E" w:rsidP="00362F9E">
            <w:pPr>
              <w:pStyle w:val="Sinespaciado"/>
              <w:rPr>
                <w:color w:val="000000"/>
                <w:sz w:val="20"/>
                <w:szCs w:val="20"/>
              </w:rPr>
            </w:pPr>
            <w:r w:rsidRPr="00DC0B05">
              <w:rPr>
                <w:color w:val="000000"/>
                <w:sz w:val="20"/>
                <w:szCs w:val="20"/>
              </w:rPr>
              <w:t>Fecha Cobro</w:t>
            </w:r>
          </w:p>
        </w:tc>
        <w:tc>
          <w:tcPr>
            <w:tcW w:w="865" w:type="pct"/>
            <w:shd w:val="clear" w:color="auto" w:fill="auto"/>
            <w:tcMar>
              <w:top w:w="0" w:type="dxa"/>
              <w:left w:w="108" w:type="dxa"/>
              <w:bottom w:w="0" w:type="dxa"/>
              <w:right w:w="108" w:type="dxa"/>
            </w:tcMar>
          </w:tcPr>
          <w:p w14:paraId="5747A3B7" w14:textId="737F34AD" w:rsidR="00362F9E" w:rsidRPr="005819C4" w:rsidRDefault="00362F9E" w:rsidP="00362F9E">
            <w:pPr>
              <w:pStyle w:val="Sinespaciado"/>
              <w:rPr>
                <w:color w:val="000000"/>
                <w:sz w:val="20"/>
                <w:szCs w:val="20"/>
              </w:rPr>
            </w:pPr>
            <w:proofErr w:type="spellStart"/>
            <w:r w:rsidRPr="005819C4">
              <w:rPr>
                <w:rFonts w:ascii="Consolas" w:hAnsi="Consolas" w:cs="Consolas"/>
                <w:color w:val="000000"/>
                <w:sz w:val="19"/>
                <w:szCs w:val="19"/>
              </w:rPr>
              <w:t>PaymentDateEnd</w:t>
            </w:r>
            <w:proofErr w:type="spellEnd"/>
          </w:p>
        </w:tc>
        <w:tc>
          <w:tcPr>
            <w:tcW w:w="599" w:type="pct"/>
            <w:shd w:val="clear" w:color="auto" w:fill="auto"/>
            <w:vAlign w:val="center"/>
          </w:tcPr>
          <w:p w14:paraId="72608064" w14:textId="1B179A17"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val="restart"/>
            <w:shd w:val="clear" w:color="auto" w:fill="auto"/>
            <w:vAlign w:val="center"/>
          </w:tcPr>
          <w:p w14:paraId="7B2A5F28" w14:textId="118E4C73" w:rsidR="00362F9E" w:rsidRPr="005819C4" w:rsidRDefault="00362F9E" w:rsidP="00362F9E">
            <w:pPr>
              <w:pStyle w:val="Sinespaciado"/>
              <w:rPr>
                <w:color w:val="000000"/>
                <w:sz w:val="20"/>
                <w:szCs w:val="20"/>
              </w:rPr>
            </w:pPr>
            <w:r w:rsidRPr="005819C4">
              <w:rPr>
                <w:color w:val="000000"/>
                <w:sz w:val="20"/>
                <w:szCs w:val="20"/>
              </w:rPr>
              <w:t>Etapa de Cobro</w:t>
            </w:r>
          </w:p>
        </w:tc>
        <w:tc>
          <w:tcPr>
            <w:tcW w:w="1607" w:type="pct"/>
            <w:vMerge w:val="restart"/>
            <w:shd w:val="clear" w:color="auto" w:fill="auto"/>
            <w:vAlign w:val="center"/>
          </w:tcPr>
          <w:p w14:paraId="239171DA" w14:textId="50596BED" w:rsidR="00362F9E" w:rsidRPr="005819C4" w:rsidRDefault="00362F9E" w:rsidP="00362F9E">
            <w:pPr>
              <w:pStyle w:val="Sinespaciado"/>
              <w:rPr>
                <w:color w:val="000000"/>
                <w:sz w:val="20"/>
                <w:szCs w:val="20"/>
              </w:rPr>
            </w:pPr>
            <w:r w:rsidRPr="005819C4">
              <w:rPr>
                <w:color w:val="000000"/>
                <w:sz w:val="20"/>
                <w:szCs w:val="20"/>
              </w:rPr>
              <w:t>Fecha y hora en que se confirma el cobro de la orden</w:t>
            </w:r>
          </w:p>
        </w:tc>
      </w:tr>
      <w:tr w:rsidR="00362F9E" w:rsidRPr="005819C4" w14:paraId="403543A2" w14:textId="77777777" w:rsidTr="001A0071">
        <w:trPr>
          <w:trHeight w:val="30"/>
        </w:trPr>
        <w:tc>
          <w:tcPr>
            <w:tcW w:w="1129" w:type="pct"/>
            <w:shd w:val="clear" w:color="auto" w:fill="auto"/>
            <w:tcMar>
              <w:top w:w="0" w:type="dxa"/>
              <w:left w:w="108" w:type="dxa"/>
              <w:bottom w:w="0" w:type="dxa"/>
              <w:right w:w="108" w:type="dxa"/>
            </w:tcMar>
          </w:tcPr>
          <w:p w14:paraId="7819F329" w14:textId="50FAA56B" w:rsidR="00362F9E" w:rsidRPr="00DC0B05" w:rsidRDefault="00362F9E" w:rsidP="00362F9E">
            <w:pPr>
              <w:pStyle w:val="Sinespaciado"/>
              <w:rPr>
                <w:color w:val="000000"/>
                <w:sz w:val="20"/>
                <w:szCs w:val="20"/>
              </w:rPr>
            </w:pPr>
            <w:r w:rsidRPr="00DC0B05">
              <w:rPr>
                <w:color w:val="000000"/>
                <w:sz w:val="20"/>
                <w:szCs w:val="20"/>
              </w:rPr>
              <w:t>Hora Cobro</w:t>
            </w:r>
          </w:p>
        </w:tc>
        <w:tc>
          <w:tcPr>
            <w:tcW w:w="865" w:type="pct"/>
            <w:shd w:val="clear" w:color="auto" w:fill="auto"/>
            <w:tcMar>
              <w:top w:w="0" w:type="dxa"/>
              <w:left w:w="108" w:type="dxa"/>
              <w:bottom w:w="0" w:type="dxa"/>
              <w:right w:w="108" w:type="dxa"/>
            </w:tcMar>
          </w:tcPr>
          <w:p w14:paraId="1692577F" w14:textId="789D98C5" w:rsidR="00362F9E" w:rsidRPr="005819C4" w:rsidRDefault="00362F9E" w:rsidP="00362F9E">
            <w:pPr>
              <w:pStyle w:val="Sinespaciado"/>
              <w:rPr>
                <w:color w:val="000000"/>
                <w:sz w:val="20"/>
                <w:szCs w:val="20"/>
              </w:rPr>
            </w:pPr>
            <w:proofErr w:type="spellStart"/>
            <w:r w:rsidRPr="005819C4">
              <w:rPr>
                <w:rFonts w:ascii="Consolas" w:hAnsi="Consolas" w:cs="Consolas"/>
                <w:color w:val="000000"/>
                <w:sz w:val="19"/>
                <w:szCs w:val="19"/>
              </w:rPr>
              <w:t>PaymentTimeEnd</w:t>
            </w:r>
            <w:proofErr w:type="spellEnd"/>
          </w:p>
        </w:tc>
        <w:tc>
          <w:tcPr>
            <w:tcW w:w="599" w:type="pct"/>
            <w:shd w:val="clear" w:color="auto" w:fill="auto"/>
            <w:vAlign w:val="center"/>
          </w:tcPr>
          <w:p w14:paraId="07335053" w14:textId="2206C418"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569D2192" w14:textId="77777777" w:rsidR="00362F9E" w:rsidRPr="005819C4" w:rsidRDefault="00362F9E" w:rsidP="00362F9E">
            <w:pPr>
              <w:pStyle w:val="Sinespaciado"/>
              <w:rPr>
                <w:color w:val="000000"/>
                <w:sz w:val="20"/>
                <w:szCs w:val="20"/>
              </w:rPr>
            </w:pPr>
          </w:p>
        </w:tc>
        <w:tc>
          <w:tcPr>
            <w:tcW w:w="1607" w:type="pct"/>
            <w:vMerge/>
            <w:shd w:val="clear" w:color="auto" w:fill="auto"/>
            <w:vAlign w:val="center"/>
          </w:tcPr>
          <w:p w14:paraId="651DB853" w14:textId="77777777" w:rsidR="00362F9E" w:rsidRPr="005819C4" w:rsidRDefault="00362F9E" w:rsidP="00362F9E">
            <w:pPr>
              <w:pStyle w:val="Sinespaciado"/>
              <w:rPr>
                <w:color w:val="000000"/>
                <w:sz w:val="20"/>
                <w:szCs w:val="20"/>
              </w:rPr>
            </w:pPr>
          </w:p>
        </w:tc>
      </w:tr>
      <w:tr w:rsidR="00362F9E" w:rsidRPr="005819C4" w14:paraId="1F6AC86A" w14:textId="77777777" w:rsidTr="00FA37DF">
        <w:trPr>
          <w:trHeight w:val="30"/>
        </w:trPr>
        <w:tc>
          <w:tcPr>
            <w:tcW w:w="5000" w:type="pct"/>
            <w:gridSpan w:val="5"/>
            <w:shd w:val="clear" w:color="auto" w:fill="BF8F00" w:themeFill="accent4" w:themeFillShade="BF"/>
            <w:vAlign w:val="center"/>
          </w:tcPr>
          <w:p w14:paraId="3291D37A" w14:textId="2403A612" w:rsidR="00362F9E" w:rsidRPr="005819C4" w:rsidRDefault="00362F9E" w:rsidP="00362F9E">
            <w:pPr>
              <w:pStyle w:val="Sinespaciado"/>
              <w:rPr>
                <w:b/>
                <w:color w:val="FFFFFF" w:themeColor="background1"/>
                <w:szCs w:val="20"/>
              </w:rPr>
            </w:pPr>
            <w:r w:rsidRPr="005819C4">
              <w:rPr>
                <w:b/>
                <w:color w:val="FFFFFF" w:themeColor="background1"/>
                <w:szCs w:val="20"/>
              </w:rPr>
              <w:t>Detalle de Pago</w:t>
            </w:r>
          </w:p>
        </w:tc>
      </w:tr>
      <w:tr w:rsidR="00362F9E" w:rsidRPr="005819C4" w14:paraId="0123637E" w14:textId="77777777" w:rsidTr="008A5302">
        <w:trPr>
          <w:trHeight w:val="30"/>
        </w:trPr>
        <w:tc>
          <w:tcPr>
            <w:tcW w:w="1129" w:type="pct"/>
            <w:shd w:val="clear" w:color="auto" w:fill="auto"/>
            <w:tcMar>
              <w:top w:w="0" w:type="dxa"/>
              <w:left w:w="108" w:type="dxa"/>
              <w:bottom w:w="0" w:type="dxa"/>
              <w:right w:w="108" w:type="dxa"/>
            </w:tcMar>
            <w:vAlign w:val="center"/>
          </w:tcPr>
          <w:p w14:paraId="32C09C4A" w14:textId="77777777" w:rsidR="00362F9E" w:rsidRPr="00CF6D73" w:rsidRDefault="00362F9E" w:rsidP="00362F9E">
            <w:pPr>
              <w:pStyle w:val="Sinespaciado"/>
              <w:rPr>
                <w:color w:val="000000"/>
                <w:sz w:val="20"/>
                <w:szCs w:val="20"/>
              </w:rPr>
            </w:pPr>
            <w:r w:rsidRPr="00CF6D73">
              <w:rPr>
                <w:color w:val="000000"/>
                <w:sz w:val="20"/>
                <w:szCs w:val="20"/>
              </w:rPr>
              <w:t>Importe total</w:t>
            </w:r>
          </w:p>
        </w:tc>
        <w:tc>
          <w:tcPr>
            <w:tcW w:w="865" w:type="pct"/>
            <w:shd w:val="clear" w:color="auto" w:fill="auto"/>
            <w:tcMar>
              <w:top w:w="0" w:type="dxa"/>
              <w:left w:w="108" w:type="dxa"/>
              <w:bottom w:w="0" w:type="dxa"/>
              <w:right w:w="108" w:type="dxa"/>
            </w:tcMar>
          </w:tcPr>
          <w:p w14:paraId="22389DD9" w14:textId="77777777" w:rsidR="00362F9E" w:rsidRPr="005819C4" w:rsidRDefault="00362F9E" w:rsidP="00362F9E">
            <w:pPr>
              <w:pStyle w:val="Sinespaciado"/>
              <w:rPr>
                <w:color w:val="000000"/>
                <w:sz w:val="20"/>
                <w:szCs w:val="20"/>
              </w:rPr>
            </w:pPr>
            <w:r w:rsidRPr="005819C4">
              <w:rPr>
                <w:color w:val="000000"/>
                <w:sz w:val="20"/>
                <w:szCs w:val="20"/>
              </w:rPr>
              <w:t>total</w:t>
            </w:r>
          </w:p>
        </w:tc>
        <w:tc>
          <w:tcPr>
            <w:tcW w:w="599" w:type="pct"/>
            <w:shd w:val="clear" w:color="auto" w:fill="auto"/>
            <w:vAlign w:val="center"/>
          </w:tcPr>
          <w:p w14:paraId="2C3A9387" w14:textId="31C9CBCD" w:rsidR="00362F9E" w:rsidRPr="005819C4" w:rsidRDefault="00362F9E" w:rsidP="00362F9E">
            <w:pPr>
              <w:pStyle w:val="Sinespaciado"/>
              <w:rPr>
                <w:color w:val="000000"/>
                <w:sz w:val="20"/>
                <w:szCs w:val="20"/>
              </w:rPr>
            </w:pPr>
            <w:r w:rsidRPr="005819C4">
              <w:rPr>
                <w:color w:val="000000"/>
                <w:sz w:val="20"/>
                <w:szCs w:val="20"/>
              </w:rPr>
              <w:t>&lt;net-</w:t>
            </w:r>
            <w:proofErr w:type="spellStart"/>
            <w:r w:rsidRPr="005819C4">
              <w:rPr>
                <w:color w:val="000000"/>
                <w:sz w:val="20"/>
                <w:szCs w:val="20"/>
              </w:rPr>
              <w:t>price</w:t>
            </w:r>
            <w:proofErr w:type="spellEnd"/>
            <w:r w:rsidRPr="005819C4">
              <w:rPr>
                <w:color w:val="000000"/>
                <w:sz w:val="20"/>
                <w:szCs w:val="20"/>
              </w:rPr>
              <w:t>&gt;</w:t>
            </w:r>
          </w:p>
        </w:tc>
        <w:tc>
          <w:tcPr>
            <w:tcW w:w="800" w:type="pct"/>
            <w:vMerge w:val="restart"/>
            <w:shd w:val="clear" w:color="auto" w:fill="auto"/>
            <w:vAlign w:val="center"/>
          </w:tcPr>
          <w:p w14:paraId="797F7AD6" w14:textId="730A1AFB" w:rsidR="00362F9E" w:rsidRPr="005819C4" w:rsidRDefault="00362F9E" w:rsidP="00362F9E">
            <w:pPr>
              <w:pStyle w:val="Sinespaciado"/>
              <w:rPr>
                <w:color w:val="000000"/>
                <w:sz w:val="20"/>
                <w:szCs w:val="20"/>
              </w:rPr>
            </w:pPr>
            <w:r w:rsidRPr="005819C4">
              <w:rPr>
                <w:color w:val="000000"/>
                <w:sz w:val="20"/>
                <w:szCs w:val="20"/>
              </w:rPr>
              <w:t>Etapa de Cobro</w:t>
            </w:r>
          </w:p>
        </w:tc>
        <w:tc>
          <w:tcPr>
            <w:tcW w:w="1607" w:type="pct"/>
            <w:shd w:val="clear" w:color="auto" w:fill="auto"/>
            <w:vAlign w:val="center"/>
          </w:tcPr>
          <w:p w14:paraId="710C54F0" w14:textId="10BBDC25" w:rsidR="00362F9E" w:rsidRPr="005819C4" w:rsidRDefault="00362F9E" w:rsidP="00362F9E">
            <w:pPr>
              <w:pStyle w:val="Sinespaciado"/>
              <w:rPr>
                <w:color w:val="000000"/>
                <w:sz w:val="20"/>
                <w:szCs w:val="20"/>
              </w:rPr>
            </w:pPr>
            <w:r w:rsidRPr="005819C4">
              <w:rPr>
                <w:color w:val="000000"/>
                <w:sz w:val="20"/>
                <w:szCs w:val="20"/>
              </w:rPr>
              <w:t>Contiene el importe total de la orden</w:t>
            </w:r>
          </w:p>
        </w:tc>
      </w:tr>
      <w:tr w:rsidR="00362F9E" w:rsidRPr="005819C4" w14:paraId="5DE6A8A5" w14:textId="77777777" w:rsidTr="008A5302">
        <w:trPr>
          <w:trHeight w:val="30"/>
        </w:trPr>
        <w:tc>
          <w:tcPr>
            <w:tcW w:w="1129" w:type="pct"/>
            <w:shd w:val="clear" w:color="auto" w:fill="auto"/>
            <w:tcMar>
              <w:top w:w="0" w:type="dxa"/>
              <w:left w:w="108" w:type="dxa"/>
              <w:bottom w:w="0" w:type="dxa"/>
              <w:right w:w="108" w:type="dxa"/>
            </w:tcMar>
            <w:vAlign w:val="center"/>
          </w:tcPr>
          <w:p w14:paraId="6C74C918" w14:textId="5C3841D2" w:rsidR="00362F9E" w:rsidRPr="00D45434" w:rsidRDefault="00362F9E" w:rsidP="00362F9E">
            <w:pPr>
              <w:pStyle w:val="Sinespaciado"/>
              <w:rPr>
                <w:color w:val="000000"/>
                <w:sz w:val="20"/>
                <w:szCs w:val="20"/>
                <w:highlight w:val="yellow"/>
              </w:rPr>
            </w:pPr>
            <w:r w:rsidRPr="00D45434">
              <w:rPr>
                <w:color w:val="000000"/>
                <w:sz w:val="20"/>
                <w:szCs w:val="20"/>
              </w:rPr>
              <w:t>Número de puntos</w:t>
            </w:r>
          </w:p>
        </w:tc>
        <w:tc>
          <w:tcPr>
            <w:tcW w:w="865" w:type="pct"/>
            <w:shd w:val="clear" w:color="auto" w:fill="auto"/>
            <w:tcMar>
              <w:top w:w="0" w:type="dxa"/>
              <w:left w:w="108" w:type="dxa"/>
              <w:bottom w:w="0" w:type="dxa"/>
              <w:right w:w="108" w:type="dxa"/>
            </w:tcMar>
          </w:tcPr>
          <w:p w14:paraId="5753A0D8" w14:textId="1A1AE7EC" w:rsidR="00362F9E" w:rsidRPr="005819C4" w:rsidRDefault="00362F9E" w:rsidP="00362F9E">
            <w:pPr>
              <w:pStyle w:val="Sinespaciado"/>
              <w:rPr>
                <w:color w:val="000000"/>
                <w:sz w:val="20"/>
                <w:szCs w:val="20"/>
              </w:rPr>
            </w:pPr>
            <w:proofErr w:type="spellStart"/>
            <w:r w:rsidRPr="005819C4">
              <w:rPr>
                <w:color w:val="000000"/>
                <w:sz w:val="20"/>
                <w:szCs w:val="20"/>
              </w:rPr>
              <w:t>num-points</w:t>
            </w:r>
            <w:proofErr w:type="spellEnd"/>
          </w:p>
        </w:tc>
        <w:tc>
          <w:tcPr>
            <w:tcW w:w="599" w:type="pct"/>
            <w:shd w:val="clear" w:color="auto" w:fill="auto"/>
            <w:vAlign w:val="center"/>
          </w:tcPr>
          <w:p w14:paraId="02DAD3DC" w14:textId="09FC72F0" w:rsidR="00362F9E" w:rsidRPr="005819C4" w:rsidRDefault="00362F9E" w:rsidP="00362F9E">
            <w:pPr>
              <w:pStyle w:val="Sinespaciado"/>
              <w:rPr>
                <w:color w:val="000000"/>
                <w:sz w:val="20"/>
                <w:szCs w:val="20"/>
              </w:rPr>
            </w:pPr>
            <w:r w:rsidRPr="005819C4">
              <w:rPr>
                <w:color w:val="000000"/>
                <w:sz w:val="20"/>
                <w:szCs w:val="20"/>
              </w:rPr>
              <w:t>&lt;</w:t>
            </w:r>
            <w:proofErr w:type="spellStart"/>
            <w:r w:rsidRPr="005819C4">
              <w:rPr>
                <w:color w:val="000000"/>
                <w:sz w:val="20"/>
                <w:szCs w:val="20"/>
              </w:rPr>
              <w:t>additional-points</w:t>
            </w:r>
            <w:proofErr w:type="spellEnd"/>
            <w:r w:rsidRPr="005819C4">
              <w:rPr>
                <w:color w:val="000000"/>
                <w:sz w:val="20"/>
                <w:szCs w:val="20"/>
              </w:rPr>
              <w:t>&gt;</w:t>
            </w:r>
          </w:p>
        </w:tc>
        <w:tc>
          <w:tcPr>
            <w:tcW w:w="800" w:type="pct"/>
            <w:vMerge/>
            <w:shd w:val="clear" w:color="auto" w:fill="auto"/>
            <w:vAlign w:val="center"/>
          </w:tcPr>
          <w:p w14:paraId="3358EB6C" w14:textId="77777777" w:rsidR="00362F9E" w:rsidRPr="005819C4" w:rsidRDefault="00362F9E" w:rsidP="00362F9E">
            <w:pPr>
              <w:pStyle w:val="Sinespaciado"/>
              <w:rPr>
                <w:color w:val="000000"/>
                <w:sz w:val="20"/>
                <w:szCs w:val="20"/>
              </w:rPr>
            </w:pPr>
          </w:p>
        </w:tc>
        <w:tc>
          <w:tcPr>
            <w:tcW w:w="1607" w:type="pct"/>
            <w:shd w:val="clear" w:color="auto" w:fill="auto"/>
            <w:vAlign w:val="center"/>
          </w:tcPr>
          <w:p w14:paraId="3E4E5383" w14:textId="10BFD4DC" w:rsidR="00362F9E" w:rsidRPr="005819C4" w:rsidRDefault="00362F9E" w:rsidP="00362F9E">
            <w:pPr>
              <w:pStyle w:val="Sinespaciado"/>
              <w:rPr>
                <w:color w:val="000000"/>
                <w:sz w:val="20"/>
                <w:szCs w:val="20"/>
              </w:rPr>
            </w:pPr>
            <w:r w:rsidRPr="005819C4">
              <w:rPr>
                <w:color w:val="000000"/>
                <w:sz w:val="20"/>
                <w:szCs w:val="20"/>
              </w:rPr>
              <w:t>Contiene el número de puntos generados de acuerdo al ajuste de precios</w:t>
            </w:r>
          </w:p>
        </w:tc>
      </w:tr>
      <w:tr w:rsidR="00362F9E" w:rsidRPr="005819C4" w14:paraId="27A28EE4" w14:textId="77777777" w:rsidTr="008A5302">
        <w:trPr>
          <w:trHeight w:val="30"/>
        </w:trPr>
        <w:tc>
          <w:tcPr>
            <w:tcW w:w="1129" w:type="pct"/>
            <w:shd w:val="clear" w:color="auto" w:fill="auto"/>
            <w:tcMar>
              <w:top w:w="0" w:type="dxa"/>
              <w:left w:w="108" w:type="dxa"/>
              <w:bottom w:w="0" w:type="dxa"/>
              <w:right w:w="108" w:type="dxa"/>
            </w:tcMar>
            <w:vAlign w:val="center"/>
          </w:tcPr>
          <w:p w14:paraId="5B537D3C" w14:textId="15B902F6" w:rsidR="00362F9E" w:rsidRPr="00323075" w:rsidRDefault="00362F9E" w:rsidP="00362F9E">
            <w:pPr>
              <w:pStyle w:val="Sinespaciado"/>
              <w:rPr>
                <w:color w:val="000000"/>
                <w:sz w:val="20"/>
                <w:szCs w:val="20"/>
              </w:rPr>
            </w:pPr>
            <w:r w:rsidRPr="00323075">
              <w:rPr>
                <w:color w:val="000000"/>
                <w:sz w:val="20"/>
                <w:szCs w:val="20"/>
              </w:rPr>
              <w:t>Número de cajero</w:t>
            </w:r>
          </w:p>
        </w:tc>
        <w:tc>
          <w:tcPr>
            <w:tcW w:w="865" w:type="pct"/>
            <w:shd w:val="clear" w:color="auto" w:fill="auto"/>
            <w:tcMar>
              <w:top w:w="0" w:type="dxa"/>
              <w:left w:w="108" w:type="dxa"/>
              <w:bottom w:w="0" w:type="dxa"/>
              <w:right w:w="108" w:type="dxa"/>
            </w:tcMar>
          </w:tcPr>
          <w:p w14:paraId="2CF846C8" w14:textId="271E4D8A" w:rsidR="00362F9E" w:rsidRPr="005819C4" w:rsidRDefault="00362F9E" w:rsidP="00362F9E">
            <w:pPr>
              <w:pStyle w:val="Sinespaciado"/>
              <w:rPr>
                <w:color w:val="000000"/>
                <w:sz w:val="20"/>
                <w:szCs w:val="20"/>
              </w:rPr>
            </w:pPr>
            <w:proofErr w:type="spellStart"/>
            <w:r w:rsidRPr="005819C4">
              <w:rPr>
                <w:color w:val="000000"/>
                <w:sz w:val="20"/>
                <w:szCs w:val="20"/>
              </w:rPr>
              <w:t>num-cashier</w:t>
            </w:r>
            <w:proofErr w:type="spellEnd"/>
          </w:p>
        </w:tc>
        <w:tc>
          <w:tcPr>
            <w:tcW w:w="599" w:type="pct"/>
            <w:shd w:val="clear" w:color="auto" w:fill="auto"/>
            <w:vAlign w:val="center"/>
          </w:tcPr>
          <w:p w14:paraId="77C925F6" w14:textId="75526820"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0F611128" w14:textId="77777777" w:rsidR="00362F9E" w:rsidRPr="005819C4" w:rsidRDefault="00362F9E" w:rsidP="00362F9E">
            <w:pPr>
              <w:pStyle w:val="Sinespaciado"/>
              <w:rPr>
                <w:color w:val="000000"/>
                <w:sz w:val="20"/>
                <w:szCs w:val="20"/>
              </w:rPr>
            </w:pPr>
          </w:p>
        </w:tc>
        <w:tc>
          <w:tcPr>
            <w:tcW w:w="1607" w:type="pct"/>
            <w:shd w:val="clear" w:color="auto" w:fill="auto"/>
            <w:vAlign w:val="center"/>
          </w:tcPr>
          <w:p w14:paraId="4BC03448" w14:textId="74FCE19D" w:rsidR="00362F9E" w:rsidRPr="005819C4" w:rsidRDefault="00362F9E" w:rsidP="00362F9E">
            <w:pPr>
              <w:pStyle w:val="Sinespaciado"/>
              <w:rPr>
                <w:color w:val="000000"/>
                <w:sz w:val="20"/>
                <w:szCs w:val="20"/>
              </w:rPr>
            </w:pPr>
            <w:r w:rsidRPr="005819C4">
              <w:rPr>
                <w:color w:val="000000"/>
                <w:sz w:val="20"/>
                <w:szCs w:val="20"/>
              </w:rPr>
              <w:t>Contiene el número del cajero</w:t>
            </w:r>
            <w:ins w:id="206" w:author="Alcántara Ávila, Humberto" w:date="2021-03-19T12:48:00Z">
              <w:r>
                <w:rPr>
                  <w:color w:val="000000"/>
                  <w:sz w:val="20"/>
                  <w:szCs w:val="20"/>
                </w:rPr>
                <w:t xml:space="preserve"> / </w:t>
              </w:r>
            </w:ins>
            <w:ins w:id="207" w:author="Alcántara Ávila, Humberto" w:date="2021-03-19T12:51:00Z">
              <w:r>
                <w:rPr>
                  <w:color w:val="000000"/>
                  <w:sz w:val="20"/>
                  <w:szCs w:val="20"/>
                </w:rPr>
                <w:t>Incluir en p</w:t>
              </w:r>
            </w:ins>
            <w:ins w:id="208" w:author="Alcántara Ávila, Humberto" w:date="2021-03-19T12:52:00Z">
              <w:r>
                <w:rPr>
                  <w:color w:val="000000"/>
                  <w:sz w:val="20"/>
                  <w:szCs w:val="20"/>
                </w:rPr>
                <w:t>agos en tienda</w:t>
              </w:r>
            </w:ins>
          </w:p>
        </w:tc>
      </w:tr>
      <w:tr w:rsidR="00362F9E" w:rsidRPr="005819C4" w14:paraId="767EC830" w14:textId="77777777" w:rsidTr="008A5302">
        <w:trPr>
          <w:trHeight w:val="30"/>
        </w:trPr>
        <w:tc>
          <w:tcPr>
            <w:tcW w:w="1129" w:type="pct"/>
            <w:shd w:val="clear" w:color="auto" w:fill="auto"/>
            <w:tcMar>
              <w:top w:w="0" w:type="dxa"/>
              <w:left w:w="108" w:type="dxa"/>
              <w:bottom w:w="0" w:type="dxa"/>
              <w:right w:w="108" w:type="dxa"/>
            </w:tcMar>
            <w:vAlign w:val="center"/>
          </w:tcPr>
          <w:p w14:paraId="4E25E09A" w14:textId="369F4C7B" w:rsidR="00362F9E" w:rsidRPr="00323075" w:rsidRDefault="00362F9E" w:rsidP="00362F9E">
            <w:pPr>
              <w:pStyle w:val="Sinespaciado"/>
              <w:rPr>
                <w:color w:val="000000"/>
                <w:sz w:val="20"/>
                <w:szCs w:val="20"/>
              </w:rPr>
            </w:pPr>
            <w:r w:rsidRPr="00323075">
              <w:rPr>
                <w:color w:val="000000"/>
                <w:sz w:val="20"/>
                <w:szCs w:val="20"/>
              </w:rPr>
              <w:t>Número de caja</w:t>
            </w:r>
          </w:p>
        </w:tc>
        <w:tc>
          <w:tcPr>
            <w:tcW w:w="865" w:type="pct"/>
            <w:shd w:val="clear" w:color="auto" w:fill="auto"/>
            <w:tcMar>
              <w:top w:w="0" w:type="dxa"/>
              <w:left w:w="108" w:type="dxa"/>
              <w:bottom w:w="0" w:type="dxa"/>
              <w:right w:w="108" w:type="dxa"/>
            </w:tcMar>
          </w:tcPr>
          <w:p w14:paraId="1E264B64" w14:textId="516A5374" w:rsidR="00362F9E" w:rsidRPr="005819C4" w:rsidRDefault="00362F9E" w:rsidP="00362F9E">
            <w:pPr>
              <w:pStyle w:val="Sinespaciado"/>
              <w:rPr>
                <w:color w:val="000000"/>
                <w:sz w:val="20"/>
                <w:szCs w:val="20"/>
              </w:rPr>
            </w:pPr>
            <w:proofErr w:type="spellStart"/>
            <w:r w:rsidRPr="005819C4">
              <w:rPr>
                <w:color w:val="000000"/>
                <w:sz w:val="20"/>
                <w:szCs w:val="20"/>
              </w:rPr>
              <w:t>num</w:t>
            </w:r>
            <w:proofErr w:type="spellEnd"/>
            <w:r w:rsidRPr="005819C4">
              <w:rPr>
                <w:color w:val="000000"/>
                <w:sz w:val="20"/>
                <w:szCs w:val="20"/>
              </w:rPr>
              <w:t>-pos</w:t>
            </w:r>
          </w:p>
        </w:tc>
        <w:tc>
          <w:tcPr>
            <w:tcW w:w="599" w:type="pct"/>
            <w:shd w:val="clear" w:color="auto" w:fill="auto"/>
            <w:vAlign w:val="center"/>
          </w:tcPr>
          <w:p w14:paraId="0C6C7BDB" w14:textId="72076D53"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21ED6E13" w14:textId="77777777" w:rsidR="00362F9E" w:rsidRPr="005819C4" w:rsidRDefault="00362F9E" w:rsidP="00362F9E">
            <w:pPr>
              <w:pStyle w:val="Sinespaciado"/>
              <w:rPr>
                <w:color w:val="000000"/>
                <w:sz w:val="20"/>
                <w:szCs w:val="20"/>
              </w:rPr>
            </w:pPr>
          </w:p>
        </w:tc>
        <w:tc>
          <w:tcPr>
            <w:tcW w:w="1607" w:type="pct"/>
            <w:shd w:val="clear" w:color="auto" w:fill="auto"/>
            <w:vAlign w:val="center"/>
          </w:tcPr>
          <w:p w14:paraId="3E26EDD5" w14:textId="4F64E607" w:rsidR="00362F9E" w:rsidRPr="005819C4" w:rsidRDefault="00362F9E" w:rsidP="00362F9E">
            <w:pPr>
              <w:pStyle w:val="Sinespaciado"/>
              <w:rPr>
                <w:color w:val="000000"/>
                <w:sz w:val="20"/>
                <w:szCs w:val="20"/>
              </w:rPr>
            </w:pPr>
            <w:r w:rsidRPr="005819C4">
              <w:rPr>
                <w:color w:val="000000"/>
                <w:sz w:val="20"/>
                <w:szCs w:val="20"/>
              </w:rPr>
              <w:t>Contiene el número de caja donde se realiza la transacción</w:t>
            </w:r>
            <w:ins w:id="209" w:author="Alcántara Ávila, Humberto" w:date="2021-03-19T12:52:00Z">
              <w:r>
                <w:rPr>
                  <w:color w:val="000000"/>
                  <w:sz w:val="20"/>
                  <w:szCs w:val="20"/>
                </w:rPr>
                <w:t xml:space="preserve"> / Incluir en pagos en tienda</w:t>
              </w:r>
            </w:ins>
            <w:r w:rsidRPr="005819C4">
              <w:rPr>
                <w:color w:val="000000"/>
                <w:sz w:val="20"/>
                <w:szCs w:val="20"/>
              </w:rPr>
              <w:t xml:space="preserve"> </w:t>
            </w:r>
          </w:p>
        </w:tc>
      </w:tr>
      <w:tr w:rsidR="00362F9E" w:rsidRPr="005819C4" w14:paraId="2294EE67" w14:textId="77777777" w:rsidTr="008A5302">
        <w:trPr>
          <w:trHeight w:val="30"/>
        </w:trPr>
        <w:tc>
          <w:tcPr>
            <w:tcW w:w="1129" w:type="pct"/>
            <w:shd w:val="clear" w:color="auto" w:fill="auto"/>
            <w:tcMar>
              <w:top w:w="0" w:type="dxa"/>
              <w:left w:w="108" w:type="dxa"/>
              <w:bottom w:w="0" w:type="dxa"/>
              <w:right w:w="108" w:type="dxa"/>
            </w:tcMar>
            <w:vAlign w:val="center"/>
          </w:tcPr>
          <w:p w14:paraId="4969B0A3" w14:textId="6D833CFE" w:rsidR="00362F9E" w:rsidRPr="00323075" w:rsidRDefault="00362F9E" w:rsidP="00362F9E">
            <w:pPr>
              <w:pStyle w:val="Sinespaciado"/>
              <w:rPr>
                <w:color w:val="000000"/>
                <w:sz w:val="20"/>
                <w:szCs w:val="20"/>
              </w:rPr>
            </w:pPr>
            <w:r w:rsidRPr="00323075">
              <w:rPr>
                <w:color w:val="000000"/>
                <w:sz w:val="20"/>
                <w:szCs w:val="20"/>
              </w:rPr>
              <w:lastRenderedPageBreak/>
              <w:t>Número de transacción</w:t>
            </w:r>
          </w:p>
        </w:tc>
        <w:tc>
          <w:tcPr>
            <w:tcW w:w="865" w:type="pct"/>
            <w:shd w:val="clear" w:color="auto" w:fill="auto"/>
            <w:tcMar>
              <w:top w:w="0" w:type="dxa"/>
              <w:left w:w="108" w:type="dxa"/>
              <w:bottom w:w="0" w:type="dxa"/>
              <w:right w:w="108" w:type="dxa"/>
            </w:tcMar>
          </w:tcPr>
          <w:p w14:paraId="76AA4C08" w14:textId="5893DD87" w:rsidR="00362F9E" w:rsidRPr="005819C4" w:rsidRDefault="00362F9E" w:rsidP="00362F9E">
            <w:pPr>
              <w:pStyle w:val="Sinespaciado"/>
              <w:rPr>
                <w:color w:val="000000"/>
                <w:sz w:val="20"/>
                <w:szCs w:val="20"/>
              </w:rPr>
            </w:pPr>
            <w:proofErr w:type="spellStart"/>
            <w:r w:rsidRPr="005819C4">
              <w:rPr>
                <w:color w:val="000000"/>
                <w:sz w:val="20"/>
                <w:szCs w:val="20"/>
              </w:rPr>
              <w:t>transaction</w:t>
            </w:r>
            <w:proofErr w:type="spellEnd"/>
            <w:r w:rsidRPr="005819C4">
              <w:rPr>
                <w:color w:val="000000"/>
                <w:sz w:val="20"/>
                <w:szCs w:val="20"/>
              </w:rPr>
              <w:t>-id</w:t>
            </w:r>
          </w:p>
        </w:tc>
        <w:tc>
          <w:tcPr>
            <w:tcW w:w="599" w:type="pct"/>
            <w:shd w:val="clear" w:color="auto" w:fill="auto"/>
            <w:vAlign w:val="center"/>
          </w:tcPr>
          <w:p w14:paraId="5BC9727D" w14:textId="06BD1437" w:rsidR="00362F9E" w:rsidRPr="005819C4" w:rsidRDefault="00362F9E" w:rsidP="00362F9E">
            <w:pPr>
              <w:pStyle w:val="Sinespaciado"/>
              <w:rPr>
                <w:color w:val="000000"/>
                <w:sz w:val="20"/>
                <w:szCs w:val="20"/>
              </w:rPr>
            </w:pPr>
            <w:r w:rsidRPr="005819C4">
              <w:rPr>
                <w:color w:val="000000"/>
                <w:sz w:val="20"/>
                <w:szCs w:val="20"/>
              </w:rPr>
              <w:t>&lt;</w:t>
            </w:r>
            <w:proofErr w:type="spellStart"/>
            <w:r w:rsidRPr="005819C4">
              <w:rPr>
                <w:color w:val="000000"/>
                <w:sz w:val="20"/>
                <w:szCs w:val="20"/>
              </w:rPr>
              <w:t>transaction</w:t>
            </w:r>
            <w:proofErr w:type="spellEnd"/>
            <w:r w:rsidRPr="005819C4">
              <w:rPr>
                <w:color w:val="000000"/>
                <w:sz w:val="20"/>
                <w:szCs w:val="20"/>
              </w:rPr>
              <w:t>-id&gt;</w:t>
            </w:r>
          </w:p>
        </w:tc>
        <w:tc>
          <w:tcPr>
            <w:tcW w:w="800" w:type="pct"/>
            <w:vMerge/>
            <w:shd w:val="clear" w:color="auto" w:fill="auto"/>
            <w:vAlign w:val="center"/>
          </w:tcPr>
          <w:p w14:paraId="412172C5" w14:textId="77777777" w:rsidR="00362F9E" w:rsidRPr="005819C4" w:rsidRDefault="00362F9E" w:rsidP="00362F9E">
            <w:pPr>
              <w:pStyle w:val="Sinespaciado"/>
              <w:rPr>
                <w:color w:val="000000"/>
                <w:sz w:val="20"/>
                <w:szCs w:val="20"/>
              </w:rPr>
            </w:pPr>
          </w:p>
        </w:tc>
        <w:tc>
          <w:tcPr>
            <w:tcW w:w="1607" w:type="pct"/>
            <w:shd w:val="clear" w:color="auto" w:fill="auto"/>
            <w:vAlign w:val="center"/>
          </w:tcPr>
          <w:p w14:paraId="7E33C18B" w14:textId="6CD9725B" w:rsidR="00362F9E" w:rsidRPr="005819C4" w:rsidRDefault="00362F9E" w:rsidP="00362F9E">
            <w:pPr>
              <w:pStyle w:val="Sinespaciado"/>
              <w:rPr>
                <w:color w:val="000000"/>
                <w:sz w:val="20"/>
                <w:szCs w:val="20"/>
              </w:rPr>
            </w:pPr>
            <w:r w:rsidRPr="005819C4">
              <w:rPr>
                <w:color w:val="000000"/>
                <w:sz w:val="20"/>
                <w:szCs w:val="20"/>
              </w:rPr>
              <w:t>Contiene el número de transacción del pago</w:t>
            </w:r>
            <w:ins w:id="210" w:author="Alcántara Ávila, Humberto" w:date="2021-03-19T12:52:00Z">
              <w:r>
                <w:rPr>
                  <w:color w:val="000000"/>
                  <w:sz w:val="20"/>
                  <w:szCs w:val="20"/>
                </w:rPr>
                <w:t xml:space="preserve"> / Incluir en pagos en tienda</w:t>
              </w:r>
            </w:ins>
          </w:p>
        </w:tc>
      </w:tr>
      <w:tr w:rsidR="00362F9E" w:rsidRPr="005819C4" w14:paraId="2782879B" w14:textId="77777777" w:rsidTr="00FA37DF">
        <w:trPr>
          <w:trHeight w:val="304"/>
        </w:trPr>
        <w:tc>
          <w:tcPr>
            <w:tcW w:w="5000" w:type="pct"/>
            <w:gridSpan w:val="5"/>
            <w:shd w:val="clear" w:color="auto" w:fill="BF8F00" w:themeFill="accent4" w:themeFillShade="BF"/>
            <w:vAlign w:val="center"/>
          </w:tcPr>
          <w:p w14:paraId="67CFBC95" w14:textId="77777777" w:rsidR="00362F9E" w:rsidRPr="005819C4" w:rsidRDefault="00362F9E" w:rsidP="00362F9E">
            <w:pPr>
              <w:pStyle w:val="Sinespaciado"/>
              <w:rPr>
                <w:b/>
                <w:color w:val="FFFFFF" w:themeColor="background1"/>
                <w:szCs w:val="20"/>
                <w:highlight w:val="yellow"/>
              </w:rPr>
            </w:pPr>
            <w:r w:rsidRPr="005819C4">
              <w:rPr>
                <w:b/>
                <w:color w:val="FFFFFF" w:themeColor="background1"/>
                <w:szCs w:val="20"/>
              </w:rPr>
              <w:t>Forma de Pago</w:t>
            </w:r>
          </w:p>
        </w:tc>
      </w:tr>
      <w:tr w:rsidR="00362F9E" w:rsidRPr="005819C4" w14:paraId="65CFE15B" w14:textId="77777777" w:rsidTr="008A5302">
        <w:trPr>
          <w:trHeight w:val="304"/>
        </w:trPr>
        <w:tc>
          <w:tcPr>
            <w:tcW w:w="1129" w:type="pct"/>
            <w:shd w:val="clear" w:color="auto" w:fill="auto"/>
            <w:tcMar>
              <w:top w:w="0" w:type="dxa"/>
              <w:left w:w="108" w:type="dxa"/>
              <w:bottom w:w="0" w:type="dxa"/>
              <w:right w:w="108" w:type="dxa"/>
            </w:tcMar>
            <w:vAlign w:val="center"/>
          </w:tcPr>
          <w:p w14:paraId="5599193A" w14:textId="77777777" w:rsidR="00362F9E" w:rsidRPr="00B2657D" w:rsidRDefault="00362F9E" w:rsidP="00362F9E">
            <w:pPr>
              <w:pStyle w:val="Sinespaciado"/>
              <w:rPr>
                <w:color w:val="000000"/>
                <w:sz w:val="20"/>
                <w:szCs w:val="20"/>
              </w:rPr>
            </w:pPr>
            <w:r w:rsidRPr="00B2657D">
              <w:rPr>
                <w:color w:val="000000"/>
                <w:sz w:val="20"/>
                <w:szCs w:val="20"/>
              </w:rPr>
              <w:t>Forma de pago</w:t>
            </w:r>
          </w:p>
        </w:tc>
        <w:tc>
          <w:tcPr>
            <w:tcW w:w="865" w:type="pct"/>
            <w:shd w:val="clear" w:color="auto" w:fill="auto"/>
            <w:tcMar>
              <w:top w:w="0" w:type="dxa"/>
              <w:left w:w="108" w:type="dxa"/>
              <w:bottom w:w="0" w:type="dxa"/>
              <w:right w:w="108" w:type="dxa"/>
            </w:tcMar>
            <w:vAlign w:val="center"/>
          </w:tcPr>
          <w:p w14:paraId="6D69B0B1" w14:textId="77777777" w:rsidR="00362F9E" w:rsidRPr="005819C4" w:rsidRDefault="00362F9E" w:rsidP="00362F9E">
            <w:pPr>
              <w:pStyle w:val="Sinespaciado"/>
              <w:rPr>
                <w:color w:val="000000"/>
                <w:sz w:val="20"/>
                <w:szCs w:val="20"/>
              </w:rPr>
            </w:pPr>
            <w:proofErr w:type="spellStart"/>
            <w:r w:rsidRPr="005819C4">
              <w:rPr>
                <w:color w:val="000000"/>
                <w:sz w:val="20"/>
                <w:szCs w:val="20"/>
              </w:rPr>
              <w:t>method</w:t>
            </w:r>
            <w:proofErr w:type="spellEnd"/>
            <w:r w:rsidRPr="005819C4">
              <w:rPr>
                <w:color w:val="000000"/>
                <w:sz w:val="20"/>
                <w:szCs w:val="20"/>
              </w:rPr>
              <w:t>-payment</w:t>
            </w:r>
          </w:p>
        </w:tc>
        <w:tc>
          <w:tcPr>
            <w:tcW w:w="599" w:type="pct"/>
            <w:vAlign w:val="center"/>
          </w:tcPr>
          <w:p w14:paraId="0AAC625A" w14:textId="77777777"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val="restart"/>
            <w:vAlign w:val="center"/>
          </w:tcPr>
          <w:p w14:paraId="1245C77A" w14:textId="7510E5BB" w:rsidR="00362F9E" w:rsidRPr="005819C4" w:rsidRDefault="00362F9E" w:rsidP="00362F9E">
            <w:pPr>
              <w:pStyle w:val="Sinespaciado"/>
              <w:rPr>
                <w:color w:val="000000"/>
                <w:sz w:val="20"/>
                <w:szCs w:val="20"/>
              </w:rPr>
            </w:pPr>
            <w:r w:rsidRPr="005819C4">
              <w:rPr>
                <w:color w:val="000000"/>
                <w:sz w:val="20"/>
                <w:szCs w:val="20"/>
              </w:rPr>
              <w:t>Etapa de Cobro</w:t>
            </w:r>
          </w:p>
        </w:tc>
        <w:tc>
          <w:tcPr>
            <w:tcW w:w="1607" w:type="pct"/>
            <w:shd w:val="clear" w:color="auto" w:fill="auto"/>
            <w:vAlign w:val="center"/>
          </w:tcPr>
          <w:p w14:paraId="4A6B4C96" w14:textId="77777777" w:rsidR="00362F9E" w:rsidRPr="005819C4" w:rsidDel="006D0F78" w:rsidRDefault="00362F9E" w:rsidP="006D0F78">
            <w:pPr>
              <w:pStyle w:val="Sinespaciado"/>
              <w:rPr>
                <w:del w:id="211" w:author="Alcántara Ávila, Humberto" w:date="2021-03-22T11:17:00Z"/>
                <w:color w:val="000000"/>
                <w:sz w:val="20"/>
                <w:szCs w:val="20"/>
              </w:rPr>
            </w:pPr>
            <w:r w:rsidRPr="005819C4">
              <w:rPr>
                <w:color w:val="000000"/>
                <w:sz w:val="20"/>
                <w:szCs w:val="20"/>
              </w:rPr>
              <w:t xml:space="preserve">Contiene el tipo de pago (contra entrega/ en </w:t>
            </w:r>
            <w:commentRangeStart w:id="212"/>
            <w:commentRangeStart w:id="213"/>
            <w:r w:rsidRPr="005819C4">
              <w:rPr>
                <w:color w:val="000000"/>
                <w:sz w:val="20"/>
                <w:szCs w:val="20"/>
              </w:rPr>
              <w:t>línea</w:t>
            </w:r>
            <w:commentRangeEnd w:id="212"/>
            <w:r w:rsidR="006D0F78">
              <w:rPr>
                <w:rStyle w:val="Refdecomentario"/>
                <w:rFonts w:eastAsia="Calibri"/>
              </w:rPr>
              <w:commentReference w:id="212"/>
            </w:r>
            <w:commentRangeEnd w:id="213"/>
            <w:r w:rsidR="005D6EB8">
              <w:rPr>
                <w:rStyle w:val="Refdecomentario"/>
                <w:rFonts w:eastAsia="Calibri"/>
              </w:rPr>
              <w:commentReference w:id="213"/>
            </w:r>
            <w:r w:rsidRPr="005819C4">
              <w:rPr>
                <w:color w:val="000000"/>
                <w:sz w:val="20"/>
                <w:szCs w:val="20"/>
              </w:rPr>
              <w:t>)</w:t>
            </w:r>
          </w:p>
          <w:p w14:paraId="1A025051" w14:textId="506BC5EE" w:rsidR="006D0F78" w:rsidRPr="005819C4" w:rsidRDefault="006D0F78" w:rsidP="00362F9E">
            <w:pPr>
              <w:pStyle w:val="Sinespaciado"/>
              <w:rPr>
                <w:color w:val="000000"/>
                <w:sz w:val="20"/>
                <w:szCs w:val="20"/>
              </w:rPr>
            </w:pPr>
          </w:p>
        </w:tc>
      </w:tr>
      <w:tr w:rsidR="00362F9E" w:rsidRPr="005819C4" w14:paraId="0211C966" w14:textId="77777777" w:rsidTr="008A5302">
        <w:trPr>
          <w:trHeight w:val="304"/>
        </w:trPr>
        <w:tc>
          <w:tcPr>
            <w:tcW w:w="1129" w:type="pct"/>
            <w:shd w:val="clear" w:color="auto" w:fill="auto"/>
            <w:tcMar>
              <w:top w:w="0" w:type="dxa"/>
              <w:left w:w="108" w:type="dxa"/>
              <w:bottom w:w="0" w:type="dxa"/>
              <w:right w:w="108" w:type="dxa"/>
            </w:tcMar>
            <w:vAlign w:val="center"/>
          </w:tcPr>
          <w:p w14:paraId="73054728" w14:textId="77777777" w:rsidR="00362F9E" w:rsidRPr="00B2657D" w:rsidRDefault="00362F9E" w:rsidP="00362F9E">
            <w:pPr>
              <w:pStyle w:val="Sinespaciado"/>
              <w:rPr>
                <w:color w:val="000000"/>
                <w:sz w:val="20"/>
                <w:szCs w:val="20"/>
              </w:rPr>
            </w:pPr>
            <w:r w:rsidRPr="00B2657D">
              <w:rPr>
                <w:color w:val="000000"/>
                <w:sz w:val="20"/>
                <w:szCs w:val="20"/>
              </w:rPr>
              <w:t>Número de tarjeta</w:t>
            </w:r>
          </w:p>
        </w:tc>
        <w:tc>
          <w:tcPr>
            <w:tcW w:w="865" w:type="pct"/>
            <w:shd w:val="clear" w:color="auto" w:fill="auto"/>
            <w:tcMar>
              <w:top w:w="0" w:type="dxa"/>
              <w:left w:w="108" w:type="dxa"/>
              <w:bottom w:w="0" w:type="dxa"/>
              <w:right w:w="108" w:type="dxa"/>
            </w:tcMar>
            <w:vAlign w:val="center"/>
          </w:tcPr>
          <w:p w14:paraId="2C87C756" w14:textId="77777777" w:rsidR="00362F9E" w:rsidRPr="005819C4" w:rsidRDefault="00362F9E" w:rsidP="00362F9E">
            <w:pPr>
              <w:pStyle w:val="Sinespaciado"/>
              <w:rPr>
                <w:color w:val="000000"/>
                <w:sz w:val="20"/>
                <w:szCs w:val="20"/>
              </w:rPr>
            </w:pPr>
            <w:proofErr w:type="spellStart"/>
            <w:r w:rsidRPr="005819C4">
              <w:rPr>
                <w:color w:val="000000"/>
                <w:sz w:val="20"/>
                <w:szCs w:val="20"/>
              </w:rPr>
              <w:t>card-number</w:t>
            </w:r>
            <w:proofErr w:type="spellEnd"/>
          </w:p>
        </w:tc>
        <w:tc>
          <w:tcPr>
            <w:tcW w:w="599" w:type="pct"/>
            <w:vAlign w:val="center"/>
          </w:tcPr>
          <w:p w14:paraId="6FF7072E" w14:textId="77777777" w:rsidR="00362F9E" w:rsidRPr="005819C4" w:rsidRDefault="00362F9E" w:rsidP="00362F9E">
            <w:pPr>
              <w:pStyle w:val="Sinespaciado"/>
              <w:rPr>
                <w:color w:val="000000"/>
                <w:sz w:val="20"/>
                <w:szCs w:val="20"/>
              </w:rPr>
            </w:pPr>
            <w:r w:rsidRPr="005819C4">
              <w:rPr>
                <w:color w:val="000000"/>
                <w:sz w:val="20"/>
                <w:szCs w:val="20"/>
              </w:rPr>
              <w:t>&lt;</w:t>
            </w:r>
            <w:proofErr w:type="spellStart"/>
            <w:r w:rsidRPr="005819C4">
              <w:rPr>
                <w:color w:val="000000"/>
                <w:sz w:val="20"/>
                <w:szCs w:val="20"/>
              </w:rPr>
              <w:t>card-number</w:t>
            </w:r>
            <w:proofErr w:type="spellEnd"/>
            <w:r w:rsidRPr="005819C4">
              <w:rPr>
                <w:color w:val="000000"/>
                <w:sz w:val="20"/>
                <w:szCs w:val="20"/>
              </w:rPr>
              <w:t>&gt;</w:t>
            </w:r>
          </w:p>
        </w:tc>
        <w:tc>
          <w:tcPr>
            <w:tcW w:w="800" w:type="pct"/>
            <w:vMerge/>
            <w:vAlign w:val="center"/>
          </w:tcPr>
          <w:p w14:paraId="72DB60DA" w14:textId="77777777" w:rsidR="00362F9E" w:rsidRPr="005819C4" w:rsidRDefault="00362F9E" w:rsidP="00362F9E">
            <w:pPr>
              <w:pStyle w:val="Sinespaciado"/>
              <w:rPr>
                <w:color w:val="000000"/>
                <w:sz w:val="20"/>
                <w:szCs w:val="20"/>
              </w:rPr>
            </w:pPr>
          </w:p>
        </w:tc>
        <w:tc>
          <w:tcPr>
            <w:tcW w:w="1607" w:type="pct"/>
            <w:shd w:val="clear" w:color="auto" w:fill="auto"/>
            <w:vAlign w:val="center"/>
          </w:tcPr>
          <w:p w14:paraId="062166A4" w14:textId="77777777" w:rsidR="00362F9E" w:rsidRPr="005819C4" w:rsidRDefault="00362F9E" w:rsidP="00362F9E">
            <w:pPr>
              <w:pStyle w:val="Sinespaciado"/>
              <w:rPr>
                <w:color w:val="000000"/>
                <w:sz w:val="20"/>
                <w:szCs w:val="20"/>
              </w:rPr>
            </w:pPr>
            <w:r w:rsidRPr="005819C4">
              <w:rPr>
                <w:color w:val="000000"/>
                <w:sz w:val="20"/>
                <w:szCs w:val="20"/>
              </w:rPr>
              <w:t xml:space="preserve">Contiene los 16 dígitos de la tarjeta con la que se realizará el </w:t>
            </w:r>
            <w:commentRangeStart w:id="214"/>
            <w:commentRangeStart w:id="215"/>
            <w:r w:rsidRPr="005819C4">
              <w:rPr>
                <w:color w:val="000000"/>
                <w:sz w:val="20"/>
                <w:szCs w:val="20"/>
              </w:rPr>
              <w:t>pago</w:t>
            </w:r>
            <w:commentRangeEnd w:id="214"/>
            <w:r w:rsidR="009B234C">
              <w:rPr>
                <w:rStyle w:val="Refdecomentario"/>
                <w:rFonts w:eastAsia="Calibri"/>
              </w:rPr>
              <w:commentReference w:id="214"/>
            </w:r>
            <w:commentRangeEnd w:id="215"/>
            <w:r w:rsidR="00591485">
              <w:rPr>
                <w:rStyle w:val="Refdecomentario"/>
                <w:rFonts w:eastAsia="Calibri"/>
              </w:rPr>
              <w:commentReference w:id="215"/>
            </w:r>
          </w:p>
          <w:p w14:paraId="651F6FD2" w14:textId="77777777" w:rsidR="00362F9E" w:rsidRPr="005819C4" w:rsidRDefault="00362F9E" w:rsidP="00362F9E">
            <w:pPr>
              <w:pStyle w:val="Sinespaciado"/>
              <w:rPr>
                <w:color w:val="000000"/>
                <w:sz w:val="20"/>
                <w:szCs w:val="20"/>
              </w:rPr>
            </w:pPr>
          </w:p>
        </w:tc>
      </w:tr>
      <w:tr w:rsidR="00362F9E" w:rsidRPr="005819C4" w14:paraId="1EADA425" w14:textId="77777777" w:rsidTr="00F00E57">
        <w:trPr>
          <w:trHeight w:val="304"/>
        </w:trPr>
        <w:tc>
          <w:tcPr>
            <w:tcW w:w="5000" w:type="pct"/>
            <w:gridSpan w:val="5"/>
            <w:shd w:val="clear" w:color="auto" w:fill="BF8F00" w:themeFill="accent4" w:themeFillShade="BF"/>
            <w:tcMar>
              <w:top w:w="0" w:type="dxa"/>
              <w:left w:w="108" w:type="dxa"/>
              <w:bottom w:w="0" w:type="dxa"/>
              <w:right w:w="108" w:type="dxa"/>
            </w:tcMar>
            <w:vAlign w:val="center"/>
          </w:tcPr>
          <w:p w14:paraId="57EF9ED8" w14:textId="72936DF5" w:rsidR="00362F9E" w:rsidRPr="005819C4" w:rsidRDefault="00362F9E" w:rsidP="00362F9E">
            <w:pPr>
              <w:pStyle w:val="Sinespaciado"/>
              <w:rPr>
                <w:b/>
                <w:color w:val="FFFFFF" w:themeColor="background1"/>
                <w:sz w:val="20"/>
                <w:szCs w:val="20"/>
              </w:rPr>
            </w:pPr>
            <w:commentRangeStart w:id="216"/>
            <w:commentRangeStart w:id="217"/>
            <w:r w:rsidRPr="005819C4">
              <w:rPr>
                <w:b/>
                <w:color w:val="FFFFFF" w:themeColor="background1"/>
                <w:sz w:val="20"/>
                <w:szCs w:val="20"/>
              </w:rPr>
              <w:t>Documentación</w:t>
            </w:r>
            <w:commentRangeEnd w:id="216"/>
            <w:r w:rsidR="00614FBE">
              <w:rPr>
                <w:rStyle w:val="Refdecomentario"/>
                <w:rFonts w:eastAsia="Calibri"/>
              </w:rPr>
              <w:commentReference w:id="216"/>
            </w:r>
            <w:commentRangeEnd w:id="217"/>
            <w:r w:rsidR="00591485">
              <w:rPr>
                <w:rStyle w:val="Refdecomentario"/>
                <w:rFonts w:eastAsia="Calibri"/>
              </w:rPr>
              <w:commentReference w:id="217"/>
            </w:r>
          </w:p>
        </w:tc>
      </w:tr>
      <w:tr w:rsidR="00362F9E" w:rsidRPr="005819C4" w14:paraId="42F91358" w14:textId="77777777" w:rsidTr="001A0071">
        <w:trPr>
          <w:trHeight w:val="304"/>
        </w:trPr>
        <w:tc>
          <w:tcPr>
            <w:tcW w:w="1129" w:type="pct"/>
            <w:shd w:val="clear" w:color="auto" w:fill="auto"/>
            <w:tcMar>
              <w:top w:w="0" w:type="dxa"/>
              <w:left w:w="108" w:type="dxa"/>
              <w:bottom w:w="0" w:type="dxa"/>
              <w:right w:w="108" w:type="dxa"/>
            </w:tcMar>
          </w:tcPr>
          <w:p w14:paraId="08269678" w14:textId="61C678E3" w:rsidR="00362F9E" w:rsidRPr="005819C4" w:rsidRDefault="00362F9E" w:rsidP="00362F9E">
            <w:pPr>
              <w:pStyle w:val="Sinespaciado"/>
              <w:rPr>
                <w:color w:val="000000"/>
                <w:sz w:val="20"/>
                <w:szCs w:val="20"/>
              </w:rPr>
            </w:pPr>
            <w:r w:rsidRPr="005819C4">
              <w:rPr>
                <w:color w:val="000000"/>
                <w:sz w:val="20"/>
                <w:szCs w:val="20"/>
              </w:rPr>
              <w:t>Fecha Empaque</w:t>
            </w:r>
          </w:p>
        </w:tc>
        <w:tc>
          <w:tcPr>
            <w:tcW w:w="865" w:type="pct"/>
            <w:shd w:val="clear" w:color="auto" w:fill="auto"/>
            <w:tcMar>
              <w:top w:w="0" w:type="dxa"/>
              <w:left w:w="108" w:type="dxa"/>
              <w:bottom w:w="0" w:type="dxa"/>
              <w:right w:w="108" w:type="dxa"/>
            </w:tcMar>
          </w:tcPr>
          <w:p w14:paraId="4B672DAB" w14:textId="161888AA" w:rsidR="00362F9E" w:rsidRPr="005819C4" w:rsidRDefault="00362F9E" w:rsidP="00362F9E">
            <w:pPr>
              <w:pStyle w:val="Sinespaciado"/>
              <w:rPr>
                <w:color w:val="000000"/>
                <w:sz w:val="20"/>
                <w:szCs w:val="20"/>
              </w:rPr>
            </w:pPr>
            <w:proofErr w:type="spellStart"/>
            <w:r w:rsidRPr="005819C4">
              <w:rPr>
                <w:rFonts w:ascii="Consolas" w:hAnsi="Consolas" w:cs="Consolas"/>
                <w:color w:val="000000"/>
                <w:sz w:val="19"/>
                <w:szCs w:val="19"/>
              </w:rPr>
              <w:t>PackingDate</w:t>
            </w:r>
            <w:proofErr w:type="spellEnd"/>
          </w:p>
        </w:tc>
        <w:tc>
          <w:tcPr>
            <w:tcW w:w="599" w:type="pct"/>
            <w:vAlign w:val="center"/>
          </w:tcPr>
          <w:p w14:paraId="504FDC2D" w14:textId="463FA053"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val="restart"/>
            <w:vAlign w:val="center"/>
          </w:tcPr>
          <w:p w14:paraId="22BE8922" w14:textId="2AEE74DF" w:rsidR="00362F9E" w:rsidRPr="005819C4" w:rsidRDefault="00362F9E" w:rsidP="00362F9E">
            <w:pPr>
              <w:pStyle w:val="Sinespaciado"/>
              <w:rPr>
                <w:color w:val="000000"/>
                <w:sz w:val="20"/>
                <w:szCs w:val="20"/>
              </w:rPr>
            </w:pPr>
            <w:r w:rsidRPr="005819C4">
              <w:rPr>
                <w:color w:val="000000"/>
                <w:sz w:val="20"/>
                <w:szCs w:val="20"/>
              </w:rPr>
              <w:t>Etapa de Documentación</w:t>
            </w:r>
          </w:p>
        </w:tc>
        <w:tc>
          <w:tcPr>
            <w:tcW w:w="1607" w:type="pct"/>
            <w:vMerge w:val="restart"/>
            <w:shd w:val="clear" w:color="auto" w:fill="auto"/>
            <w:vAlign w:val="center"/>
          </w:tcPr>
          <w:p w14:paraId="029FAE94" w14:textId="19065E24" w:rsidR="00362F9E" w:rsidRPr="005819C4" w:rsidRDefault="00362F9E" w:rsidP="00362F9E">
            <w:pPr>
              <w:pStyle w:val="Sinespaciado"/>
              <w:rPr>
                <w:color w:val="000000"/>
                <w:sz w:val="20"/>
                <w:szCs w:val="20"/>
              </w:rPr>
            </w:pPr>
            <w:r w:rsidRPr="005819C4">
              <w:rPr>
                <w:color w:val="000000"/>
                <w:sz w:val="20"/>
                <w:szCs w:val="20"/>
              </w:rPr>
              <w:t>Fecha y hora en que se asignaron contenedores, bolsas, hieleras.</w:t>
            </w:r>
          </w:p>
        </w:tc>
      </w:tr>
      <w:tr w:rsidR="00362F9E" w:rsidRPr="005819C4" w14:paraId="5A006A98" w14:textId="77777777" w:rsidTr="001A0071">
        <w:trPr>
          <w:trHeight w:val="304"/>
        </w:trPr>
        <w:tc>
          <w:tcPr>
            <w:tcW w:w="1129" w:type="pct"/>
            <w:shd w:val="clear" w:color="auto" w:fill="auto"/>
            <w:tcMar>
              <w:top w:w="0" w:type="dxa"/>
              <w:left w:w="108" w:type="dxa"/>
              <w:bottom w:w="0" w:type="dxa"/>
              <w:right w:w="108" w:type="dxa"/>
            </w:tcMar>
          </w:tcPr>
          <w:p w14:paraId="62D23602" w14:textId="11F65D55" w:rsidR="00362F9E" w:rsidRPr="005819C4" w:rsidRDefault="00362F9E" w:rsidP="00362F9E">
            <w:pPr>
              <w:pStyle w:val="Sinespaciado"/>
              <w:rPr>
                <w:color w:val="000000"/>
                <w:sz w:val="20"/>
                <w:szCs w:val="20"/>
              </w:rPr>
            </w:pPr>
            <w:r w:rsidRPr="005819C4">
              <w:rPr>
                <w:color w:val="000000"/>
                <w:sz w:val="20"/>
                <w:szCs w:val="20"/>
              </w:rPr>
              <w:t>Hora Empaque</w:t>
            </w:r>
          </w:p>
        </w:tc>
        <w:tc>
          <w:tcPr>
            <w:tcW w:w="865" w:type="pct"/>
            <w:shd w:val="clear" w:color="auto" w:fill="auto"/>
            <w:tcMar>
              <w:top w:w="0" w:type="dxa"/>
              <w:left w:w="108" w:type="dxa"/>
              <w:bottom w:w="0" w:type="dxa"/>
              <w:right w:w="108" w:type="dxa"/>
            </w:tcMar>
          </w:tcPr>
          <w:p w14:paraId="356EDEDE" w14:textId="33673CCD" w:rsidR="00362F9E" w:rsidRPr="005819C4" w:rsidRDefault="00362F9E" w:rsidP="00362F9E">
            <w:pPr>
              <w:pStyle w:val="Sinespaciado"/>
              <w:rPr>
                <w:color w:val="000000"/>
                <w:sz w:val="20"/>
                <w:szCs w:val="20"/>
              </w:rPr>
            </w:pPr>
            <w:proofErr w:type="spellStart"/>
            <w:r w:rsidRPr="005819C4">
              <w:rPr>
                <w:rFonts w:ascii="Consolas" w:hAnsi="Consolas" w:cs="Consolas"/>
                <w:color w:val="000000"/>
                <w:sz w:val="19"/>
                <w:szCs w:val="19"/>
              </w:rPr>
              <w:t>PackingTime</w:t>
            </w:r>
            <w:proofErr w:type="spellEnd"/>
          </w:p>
        </w:tc>
        <w:tc>
          <w:tcPr>
            <w:tcW w:w="599" w:type="pct"/>
            <w:vAlign w:val="center"/>
          </w:tcPr>
          <w:p w14:paraId="7968B2F3" w14:textId="1A9463C9"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vAlign w:val="center"/>
          </w:tcPr>
          <w:p w14:paraId="40A61F58" w14:textId="77777777" w:rsidR="00362F9E" w:rsidRPr="005819C4" w:rsidRDefault="00362F9E" w:rsidP="00362F9E">
            <w:pPr>
              <w:pStyle w:val="Sinespaciado"/>
              <w:rPr>
                <w:color w:val="000000"/>
                <w:sz w:val="20"/>
                <w:szCs w:val="20"/>
              </w:rPr>
            </w:pPr>
          </w:p>
        </w:tc>
        <w:tc>
          <w:tcPr>
            <w:tcW w:w="1607" w:type="pct"/>
            <w:vMerge/>
            <w:shd w:val="clear" w:color="auto" w:fill="auto"/>
            <w:vAlign w:val="center"/>
          </w:tcPr>
          <w:p w14:paraId="400D519A" w14:textId="77777777" w:rsidR="00362F9E" w:rsidRPr="005819C4" w:rsidRDefault="00362F9E" w:rsidP="00362F9E">
            <w:pPr>
              <w:pStyle w:val="Sinespaciado"/>
              <w:rPr>
                <w:color w:val="000000"/>
                <w:sz w:val="20"/>
                <w:szCs w:val="20"/>
              </w:rPr>
            </w:pPr>
          </w:p>
        </w:tc>
      </w:tr>
      <w:tr w:rsidR="00362F9E" w:rsidRPr="005819C4" w14:paraId="0C155A93" w14:textId="77777777" w:rsidTr="001A0071">
        <w:trPr>
          <w:trHeight w:val="304"/>
        </w:trPr>
        <w:tc>
          <w:tcPr>
            <w:tcW w:w="1129" w:type="pct"/>
            <w:shd w:val="clear" w:color="auto" w:fill="auto"/>
            <w:tcMar>
              <w:top w:w="0" w:type="dxa"/>
              <w:left w:w="108" w:type="dxa"/>
              <w:bottom w:w="0" w:type="dxa"/>
              <w:right w:w="108" w:type="dxa"/>
            </w:tcMar>
            <w:vAlign w:val="center"/>
          </w:tcPr>
          <w:p w14:paraId="6FF9BD56" w14:textId="14B681EB" w:rsidR="00362F9E" w:rsidRPr="005819C4" w:rsidRDefault="00362F9E" w:rsidP="00362F9E">
            <w:pPr>
              <w:pStyle w:val="Sinespaciado"/>
              <w:rPr>
                <w:color w:val="000000"/>
                <w:sz w:val="20"/>
                <w:szCs w:val="20"/>
              </w:rPr>
            </w:pPr>
            <w:r w:rsidRPr="005819C4">
              <w:rPr>
                <w:color w:val="000000"/>
                <w:sz w:val="20"/>
                <w:szCs w:val="20"/>
              </w:rPr>
              <w:t>Número de bolsas</w:t>
            </w:r>
          </w:p>
        </w:tc>
        <w:tc>
          <w:tcPr>
            <w:tcW w:w="865" w:type="pct"/>
            <w:shd w:val="clear" w:color="auto" w:fill="auto"/>
            <w:tcMar>
              <w:top w:w="0" w:type="dxa"/>
              <w:left w:w="108" w:type="dxa"/>
              <w:bottom w:w="0" w:type="dxa"/>
              <w:right w:w="108" w:type="dxa"/>
            </w:tcMar>
          </w:tcPr>
          <w:p w14:paraId="5AE18819" w14:textId="38A2E093" w:rsidR="00362F9E" w:rsidRPr="005819C4" w:rsidRDefault="00362F9E" w:rsidP="00362F9E">
            <w:pPr>
              <w:pStyle w:val="Sinespaciado"/>
              <w:rPr>
                <w:color w:val="000000"/>
                <w:sz w:val="20"/>
                <w:szCs w:val="20"/>
              </w:rPr>
            </w:pPr>
            <w:proofErr w:type="spellStart"/>
            <w:r w:rsidRPr="005819C4">
              <w:rPr>
                <w:color w:val="000000"/>
                <w:sz w:val="20"/>
                <w:szCs w:val="20"/>
              </w:rPr>
              <w:t>num</w:t>
            </w:r>
            <w:proofErr w:type="spellEnd"/>
            <w:r w:rsidRPr="005819C4">
              <w:rPr>
                <w:color w:val="000000"/>
                <w:sz w:val="20"/>
                <w:szCs w:val="20"/>
              </w:rPr>
              <w:t>-bags</w:t>
            </w:r>
          </w:p>
        </w:tc>
        <w:tc>
          <w:tcPr>
            <w:tcW w:w="599" w:type="pct"/>
            <w:vAlign w:val="center"/>
          </w:tcPr>
          <w:p w14:paraId="192F0AAA" w14:textId="5B8E36D3"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vAlign w:val="center"/>
          </w:tcPr>
          <w:p w14:paraId="3CB8DE98" w14:textId="77777777" w:rsidR="00362F9E" w:rsidRPr="005819C4" w:rsidRDefault="00362F9E" w:rsidP="00362F9E">
            <w:pPr>
              <w:pStyle w:val="Sinespaciado"/>
              <w:rPr>
                <w:color w:val="000000"/>
                <w:sz w:val="20"/>
                <w:szCs w:val="20"/>
              </w:rPr>
            </w:pPr>
          </w:p>
        </w:tc>
        <w:tc>
          <w:tcPr>
            <w:tcW w:w="1607" w:type="pct"/>
            <w:shd w:val="clear" w:color="auto" w:fill="auto"/>
            <w:vAlign w:val="center"/>
          </w:tcPr>
          <w:p w14:paraId="1B4047F6" w14:textId="7B7C2F5F" w:rsidR="00362F9E" w:rsidRPr="005819C4" w:rsidRDefault="00362F9E" w:rsidP="00362F9E">
            <w:pPr>
              <w:pStyle w:val="Sinespaciado"/>
              <w:rPr>
                <w:color w:val="000000"/>
                <w:sz w:val="20"/>
                <w:szCs w:val="20"/>
              </w:rPr>
            </w:pPr>
            <w:r w:rsidRPr="005819C4">
              <w:rPr>
                <w:color w:val="000000"/>
                <w:sz w:val="20"/>
                <w:szCs w:val="20"/>
              </w:rPr>
              <w:t>Contiene el número de bolsas que se utilizarán en el surtido</w:t>
            </w:r>
          </w:p>
        </w:tc>
      </w:tr>
      <w:tr w:rsidR="00362F9E" w:rsidRPr="005819C4" w14:paraId="23C82E67" w14:textId="77777777" w:rsidTr="001A0071">
        <w:trPr>
          <w:trHeight w:val="304"/>
        </w:trPr>
        <w:tc>
          <w:tcPr>
            <w:tcW w:w="1129" w:type="pct"/>
            <w:shd w:val="clear" w:color="auto" w:fill="auto"/>
            <w:tcMar>
              <w:top w:w="0" w:type="dxa"/>
              <w:left w:w="108" w:type="dxa"/>
              <w:bottom w:w="0" w:type="dxa"/>
              <w:right w:w="108" w:type="dxa"/>
            </w:tcMar>
            <w:vAlign w:val="center"/>
          </w:tcPr>
          <w:p w14:paraId="70492FFD" w14:textId="79DA2B2B" w:rsidR="00362F9E" w:rsidRPr="005819C4" w:rsidRDefault="00362F9E" w:rsidP="00362F9E">
            <w:pPr>
              <w:pStyle w:val="Sinespaciado"/>
              <w:rPr>
                <w:color w:val="000000"/>
                <w:sz w:val="20"/>
                <w:szCs w:val="20"/>
              </w:rPr>
            </w:pPr>
            <w:r w:rsidRPr="005819C4">
              <w:rPr>
                <w:color w:val="000000"/>
                <w:sz w:val="20"/>
                <w:szCs w:val="20"/>
              </w:rPr>
              <w:t>Número de hieleras</w:t>
            </w:r>
          </w:p>
        </w:tc>
        <w:tc>
          <w:tcPr>
            <w:tcW w:w="865" w:type="pct"/>
            <w:shd w:val="clear" w:color="auto" w:fill="auto"/>
            <w:tcMar>
              <w:top w:w="0" w:type="dxa"/>
              <w:left w:w="108" w:type="dxa"/>
              <w:bottom w:w="0" w:type="dxa"/>
              <w:right w:w="108" w:type="dxa"/>
            </w:tcMar>
          </w:tcPr>
          <w:p w14:paraId="42C2E656" w14:textId="41B70DC0" w:rsidR="00362F9E" w:rsidRPr="005819C4" w:rsidRDefault="00362F9E" w:rsidP="00362F9E">
            <w:pPr>
              <w:pStyle w:val="Sinespaciado"/>
              <w:rPr>
                <w:color w:val="000000"/>
                <w:sz w:val="20"/>
                <w:szCs w:val="20"/>
              </w:rPr>
            </w:pPr>
            <w:proofErr w:type="spellStart"/>
            <w:r w:rsidRPr="005819C4">
              <w:rPr>
                <w:color w:val="000000"/>
                <w:sz w:val="20"/>
                <w:szCs w:val="20"/>
              </w:rPr>
              <w:t>num-coolers</w:t>
            </w:r>
            <w:proofErr w:type="spellEnd"/>
          </w:p>
        </w:tc>
        <w:tc>
          <w:tcPr>
            <w:tcW w:w="599" w:type="pct"/>
            <w:vAlign w:val="center"/>
          </w:tcPr>
          <w:p w14:paraId="4A0B3A99" w14:textId="269765C7"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vAlign w:val="center"/>
          </w:tcPr>
          <w:p w14:paraId="2BD3D2C1" w14:textId="77777777" w:rsidR="00362F9E" w:rsidRPr="005819C4" w:rsidRDefault="00362F9E" w:rsidP="00362F9E">
            <w:pPr>
              <w:pStyle w:val="Sinespaciado"/>
              <w:rPr>
                <w:color w:val="000000"/>
                <w:sz w:val="20"/>
                <w:szCs w:val="20"/>
              </w:rPr>
            </w:pPr>
          </w:p>
        </w:tc>
        <w:tc>
          <w:tcPr>
            <w:tcW w:w="1607" w:type="pct"/>
            <w:shd w:val="clear" w:color="auto" w:fill="auto"/>
            <w:vAlign w:val="center"/>
          </w:tcPr>
          <w:p w14:paraId="7849016A" w14:textId="663259E7" w:rsidR="00362F9E" w:rsidRPr="005819C4" w:rsidRDefault="00362F9E" w:rsidP="00362F9E">
            <w:pPr>
              <w:pStyle w:val="Sinespaciado"/>
              <w:rPr>
                <w:color w:val="000000"/>
                <w:sz w:val="20"/>
                <w:szCs w:val="20"/>
              </w:rPr>
            </w:pPr>
            <w:r w:rsidRPr="005819C4">
              <w:rPr>
                <w:color w:val="000000"/>
                <w:sz w:val="20"/>
                <w:szCs w:val="20"/>
              </w:rPr>
              <w:t>Contiene el número de hieleras que se utilizarán en el surtido</w:t>
            </w:r>
          </w:p>
        </w:tc>
      </w:tr>
      <w:tr w:rsidR="00362F9E" w:rsidRPr="005819C4" w14:paraId="6D8E1168" w14:textId="77777777" w:rsidTr="001A0071">
        <w:trPr>
          <w:trHeight w:val="304"/>
        </w:trPr>
        <w:tc>
          <w:tcPr>
            <w:tcW w:w="1129" w:type="pct"/>
            <w:shd w:val="clear" w:color="auto" w:fill="auto"/>
            <w:tcMar>
              <w:top w:w="0" w:type="dxa"/>
              <w:left w:w="108" w:type="dxa"/>
              <w:bottom w:w="0" w:type="dxa"/>
              <w:right w:w="108" w:type="dxa"/>
            </w:tcMar>
            <w:vAlign w:val="center"/>
          </w:tcPr>
          <w:p w14:paraId="3856554A" w14:textId="192853C5" w:rsidR="00362F9E" w:rsidRPr="005819C4" w:rsidRDefault="00362F9E" w:rsidP="00362F9E">
            <w:pPr>
              <w:pStyle w:val="Sinespaciado"/>
              <w:rPr>
                <w:color w:val="000000"/>
                <w:sz w:val="20"/>
                <w:szCs w:val="20"/>
              </w:rPr>
            </w:pPr>
            <w:r w:rsidRPr="005819C4">
              <w:rPr>
                <w:color w:val="000000"/>
                <w:sz w:val="20"/>
                <w:szCs w:val="20"/>
              </w:rPr>
              <w:t>Número de contenedores</w:t>
            </w:r>
          </w:p>
        </w:tc>
        <w:tc>
          <w:tcPr>
            <w:tcW w:w="865" w:type="pct"/>
            <w:shd w:val="clear" w:color="auto" w:fill="auto"/>
            <w:tcMar>
              <w:top w:w="0" w:type="dxa"/>
              <w:left w:w="108" w:type="dxa"/>
              <w:bottom w:w="0" w:type="dxa"/>
              <w:right w:w="108" w:type="dxa"/>
            </w:tcMar>
          </w:tcPr>
          <w:p w14:paraId="6312C309" w14:textId="3B226331" w:rsidR="00362F9E" w:rsidRPr="005819C4" w:rsidRDefault="00362F9E" w:rsidP="00362F9E">
            <w:pPr>
              <w:pStyle w:val="Sinespaciado"/>
              <w:rPr>
                <w:color w:val="000000"/>
                <w:sz w:val="20"/>
                <w:szCs w:val="20"/>
              </w:rPr>
            </w:pPr>
            <w:proofErr w:type="spellStart"/>
            <w:r w:rsidRPr="005819C4">
              <w:rPr>
                <w:color w:val="000000"/>
                <w:sz w:val="20"/>
                <w:szCs w:val="20"/>
              </w:rPr>
              <w:t>num-containers</w:t>
            </w:r>
            <w:proofErr w:type="spellEnd"/>
          </w:p>
        </w:tc>
        <w:tc>
          <w:tcPr>
            <w:tcW w:w="599" w:type="pct"/>
            <w:vAlign w:val="center"/>
          </w:tcPr>
          <w:p w14:paraId="61D1113A" w14:textId="3144123D"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vAlign w:val="center"/>
          </w:tcPr>
          <w:p w14:paraId="2C8EB98F" w14:textId="77777777" w:rsidR="00362F9E" w:rsidRPr="005819C4" w:rsidRDefault="00362F9E" w:rsidP="00362F9E">
            <w:pPr>
              <w:pStyle w:val="Sinespaciado"/>
              <w:rPr>
                <w:color w:val="000000"/>
                <w:sz w:val="20"/>
                <w:szCs w:val="20"/>
              </w:rPr>
            </w:pPr>
          </w:p>
        </w:tc>
        <w:tc>
          <w:tcPr>
            <w:tcW w:w="1607" w:type="pct"/>
            <w:shd w:val="clear" w:color="auto" w:fill="auto"/>
            <w:vAlign w:val="center"/>
          </w:tcPr>
          <w:p w14:paraId="7A717478" w14:textId="34AFDFA4" w:rsidR="00362F9E" w:rsidRPr="005819C4" w:rsidRDefault="00362F9E" w:rsidP="00362F9E">
            <w:pPr>
              <w:pStyle w:val="Sinespaciado"/>
              <w:rPr>
                <w:color w:val="000000"/>
                <w:sz w:val="20"/>
                <w:szCs w:val="20"/>
              </w:rPr>
            </w:pPr>
            <w:r w:rsidRPr="005819C4">
              <w:rPr>
                <w:color w:val="000000"/>
                <w:sz w:val="20"/>
                <w:szCs w:val="20"/>
              </w:rPr>
              <w:t>Contiene el número de contenedores que se utilizarán en el surtido</w:t>
            </w:r>
          </w:p>
        </w:tc>
      </w:tr>
      <w:tr w:rsidR="00362F9E" w:rsidRPr="005819C4" w14:paraId="3A6B4E8B" w14:textId="77777777" w:rsidTr="001A0071">
        <w:trPr>
          <w:trHeight w:val="304"/>
        </w:trPr>
        <w:tc>
          <w:tcPr>
            <w:tcW w:w="1129" w:type="pct"/>
            <w:shd w:val="clear" w:color="auto" w:fill="auto"/>
            <w:tcMar>
              <w:top w:w="0" w:type="dxa"/>
              <w:left w:w="108" w:type="dxa"/>
              <w:bottom w:w="0" w:type="dxa"/>
              <w:right w:w="108" w:type="dxa"/>
            </w:tcMar>
            <w:vAlign w:val="center"/>
          </w:tcPr>
          <w:p w14:paraId="514A9015" w14:textId="1B7C73EC" w:rsidR="00362F9E" w:rsidRPr="005819C4" w:rsidRDefault="00362F9E" w:rsidP="00362F9E">
            <w:pPr>
              <w:pStyle w:val="Sinespaciado"/>
              <w:rPr>
                <w:color w:val="000000"/>
                <w:sz w:val="20"/>
                <w:szCs w:val="20"/>
              </w:rPr>
            </w:pPr>
            <w:r w:rsidRPr="005819C4">
              <w:rPr>
                <w:color w:val="000000"/>
                <w:sz w:val="20"/>
                <w:szCs w:val="20"/>
              </w:rPr>
              <w:t>Terminal</w:t>
            </w:r>
          </w:p>
        </w:tc>
        <w:tc>
          <w:tcPr>
            <w:tcW w:w="865" w:type="pct"/>
            <w:shd w:val="clear" w:color="auto" w:fill="auto"/>
            <w:tcMar>
              <w:top w:w="0" w:type="dxa"/>
              <w:left w:w="108" w:type="dxa"/>
              <w:bottom w:w="0" w:type="dxa"/>
              <w:right w:w="108" w:type="dxa"/>
            </w:tcMar>
          </w:tcPr>
          <w:p w14:paraId="3486461A" w14:textId="1077DC56" w:rsidR="00362F9E" w:rsidRPr="005819C4" w:rsidRDefault="00362F9E" w:rsidP="00362F9E">
            <w:pPr>
              <w:pStyle w:val="Sinespaciado"/>
              <w:rPr>
                <w:color w:val="000000"/>
                <w:sz w:val="20"/>
                <w:szCs w:val="20"/>
              </w:rPr>
            </w:pPr>
            <w:r w:rsidRPr="005819C4">
              <w:rPr>
                <w:color w:val="000000"/>
                <w:sz w:val="20"/>
                <w:szCs w:val="20"/>
              </w:rPr>
              <w:t>terminal</w:t>
            </w:r>
          </w:p>
        </w:tc>
        <w:tc>
          <w:tcPr>
            <w:tcW w:w="599" w:type="pct"/>
            <w:vAlign w:val="center"/>
          </w:tcPr>
          <w:p w14:paraId="1E3C306F" w14:textId="614C7A2D"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vAlign w:val="center"/>
          </w:tcPr>
          <w:p w14:paraId="061AD5C3" w14:textId="77777777" w:rsidR="00362F9E" w:rsidRPr="005819C4" w:rsidRDefault="00362F9E" w:rsidP="00362F9E">
            <w:pPr>
              <w:pStyle w:val="Sinespaciado"/>
              <w:rPr>
                <w:color w:val="000000"/>
                <w:sz w:val="20"/>
                <w:szCs w:val="20"/>
              </w:rPr>
            </w:pPr>
          </w:p>
        </w:tc>
        <w:tc>
          <w:tcPr>
            <w:tcW w:w="1607" w:type="pct"/>
            <w:shd w:val="clear" w:color="auto" w:fill="auto"/>
            <w:vAlign w:val="center"/>
          </w:tcPr>
          <w:p w14:paraId="4E875F99" w14:textId="5A235F8F" w:rsidR="00362F9E" w:rsidRPr="005819C4" w:rsidRDefault="00362F9E" w:rsidP="00362F9E">
            <w:pPr>
              <w:pStyle w:val="Sinespaciado"/>
              <w:rPr>
                <w:color w:val="000000"/>
                <w:sz w:val="20"/>
                <w:szCs w:val="20"/>
              </w:rPr>
            </w:pPr>
            <w:r w:rsidRPr="005819C4">
              <w:rPr>
                <w:color w:val="000000"/>
                <w:sz w:val="20"/>
                <w:szCs w:val="20"/>
              </w:rPr>
              <w:t>Contiene el número de la terminal</w:t>
            </w:r>
          </w:p>
        </w:tc>
      </w:tr>
      <w:tr w:rsidR="00362F9E" w:rsidRPr="005819C4" w14:paraId="1C6AA471" w14:textId="77777777" w:rsidTr="00F00E57">
        <w:trPr>
          <w:trHeight w:val="30"/>
        </w:trPr>
        <w:tc>
          <w:tcPr>
            <w:tcW w:w="5000" w:type="pct"/>
            <w:gridSpan w:val="5"/>
            <w:shd w:val="clear" w:color="auto" w:fill="BF8F00" w:themeFill="accent4" w:themeFillShade="BF"/>
            <w:tcMar>
              <w:top w:w="0" w:type="dxa"/>
              <w:left w:w="108" w:type="dxa"/>
              <w:bottom w:w="0" w:type="dxa"/>
              <w:right w:w="108" w:type="dxa"/>
            </w:tcMar>
            <w:vAlign w:val="center"/>
          </w:tcPr>
          <w:p w14:paraId="03EFAA73" w14:textId="07FDC42E" w:rsidR="00362F9E" w:rsidRPr="005819C4" w:rsidRDefault="00362F9E" w:rsidP="00362F9E">
            <w:pPr>
              <w:pStyle w:val="Sinespaciado"/>
              <w:rPr>
                <w:b/>
                <w:color w:val="FFFFFF" w:themeColor="background1"/>
                <w:sz w:val="20"/>
                <w:szCs w:val="20"/>
              </w:rPr>
            </w:pPr>
            <w:r w:rsidRPr="005819C4">
              <w:rPr>
                <w:b/>
                <w:color w:val="FFFFFF" w:themeColor="background1"/>
                <w:szCs w:val="20"/>
              </w:rPr>
              <w:t>Transportista</w:t>
            </w:r>
          </w:p>
        </w:tc>
      </w:tr>
      <w:tr w:rsidR="00362F9E" w:rsidRPr="005819C4" w14:paraId="3ED66A92" w14:textId="77777777" w:rsidTr="001A0071">
        <w:trPr>
          <w:trHeight w:val="30"/>
        </w:trPr>
        <w:tc>
          <w:tcPr>
            <w:tcW w:w="1129" w:type="pct"/>
            <w:shd w:val="clear" w:color="auto" w:fill="auto"/>
            <w:tcMar>
              <w:top w:w="0" w:type="dxa"/>
              <w:left w:w="108" w:type="dxa"/>
              <w:bottom w:w="0" w:type="dxa"/>
              <w:right w:w="108" w:type="dxa"/>
            </w:tcMar>
          </w:tcPr>
          <w:p w14:paraId="464239B6" w14:textId="1DC26DA5" w:rsidR="00362F9E" w:rsidRPr="005819C4" w:rsidRDefault="00362F9E" w:rsidP="00362F9E">
            <w:pPr>
              <w:pStyle w:val="Sinespaciado"/>
              <w:rPr>
                <w:color w:val="000000"/>
                <w:sz w:val="20"/>
                <w:szCs w:val="20"/>
              </w:rPr>
            </w:pPr>
            <w:r w:rsidRPr="005819C4">
              <w:rPr>
                <w:color w:val="000000"/>
                <w:sz w:val="20"/>
                <w:szCs w:val="20"/>
              </w:rPr>
              <w:t xml:space="preserve">Fecha de </w:t>
            </w:r>
            <w:proofErr w:type="spellStart"/>
            <w:r w:rsidRPr="005819C4">
              <w:rPr>
                <w:color w:val="000000"/>
                <w:sz w:val="20"/>
                <w:szCs w:val="20"/>
              </w:rPr>
              <w:t>asig</w:t>
            </w:r>
            <w:proofErr w:type="spellEnd"/>
            <w:r w:rsidRPr="005819C4">
              <w:rPr>
                <w:color w:val="000000"/>
                <w:sz w:val="20"/>
                <w:szCs w:val="20"/>
              </w:rPr>
              <w:t>. Transporte</w:t>
            </w:r>
          </w:p>
        </w:tc>
        <w:tc>
          <w:tcPr>
            <w:tcW w:w="865" w:type="pct"/>
            <w:shd w:val="clear" w:color="auto" w:fill="auto"/>
            <w:tcMar>
              <w:top w:w="0" w:type="dxa"/>
              <w:left w:w="108" w:type="dxa"/>
              <w:bottom w:w="0" w:type="dxa"/>
              <w:right w:w="108" w:type="dxa"/>
            </w:tcMar>
          </w:tcPr>
          <w:p w14:paraId="75ACC9DD" w14:textId="46F50837" w:rsidR="00362F9E" w:rsidRPr="005819C4" w:rsidRDefault="00362F9E" w:rsidP="00362F9E">
            <w:pPr>
              <w:pStyle w:val="Sinespaciado"/>
              <w:rPr>
                <w:color w:val="000000"/>
                <w:sz w:val="20"/>
                <w:szCs w:val="20"/>
              </w:rPr>
            </w:pPr>
            <w:proofErr w:type="spellStart"/>
            <w:r w:rsidRPr="005819C4">
              <w:rPr>
                <w:rFonts w:ascii="Consolas" w:hAnsi="Consolas" w:cs="Consolas"/>
                <w:color w:val="000000"/>
                <w:sz w:val="19"/>
                <w:szCs w:val="19"/>
              </w:rPr>
              <w:t>CarrierDate</w:t>
            </w:r>
            <w:proofErr w:type="spellEnd"/>
          </w:p>
        </w:tc>
        <w:tc>
          <w:tcPr>
            <w:tcW w:w="599" w:type="pct"/>
            <w:shd w:val="clear" w:color="auto" w:fill="auto"/>
            <w:vAlign w:val="center"/>
          </w:tcPr>
          <w:p w14:paraId="22BA3CC2" w14:textId="41490570"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val="restart"/>
            <w:shd w:val="clear" w:color="auto" w:fill="auto"/>
            <w:vAlign w:val="center"/>
          </w:tcPr>
          <w:p w14:paraId="69CAE41B" w14:textId="7854F3B8" w:rsidR="00362F9E" w:rsidRPr="005819C4" w:rsidRDefault="00362F9E" w:rsidP="00362F9E">
            <w:pPr>
              <w:pStyle w:val="Sinespaciado"/>
              <w:rPr>
                <w:color w:val="000000"/>
                <w:sz w:val="20"/>
                <w:szCs w:val="20"/>
              </w:rPr>
            </w:pPr>
            <w:r w:rsidRPr="005819C4">
              <w:rPr>
                <w:color w:val="000000"/>
                <w:sz w:val="20"/>
                <w:szCs w:val="20"/>
              </w:rPr>
              <w:t>Etapa Transportista</w:t>
            </w:r>
          </w:p>
        </w:tc>
        <w:tc>
          <w:tcPr>
            <w:tcW w:w="1607" w:type="pct"/>
            <w:vMerge w:val="restart"/>
            <w:shd w:val="clear" w:color="auto" w:fill="auto"/>
            <w:vAlign w:val="center"/>
          </w:tcPr>
          <w:p w14:paraId="00C91FD2" w14:textId="07B390DD" w:rsidR="00362F9E" w:rsidRPr="005819C4" w:rsidRDefault="00362F9E" w:rsidP="00362F9E">
            <w:pPr>
              <w:pStyle w:val="Sinespaciado"/>
              <w:rPr>
                <w:color w:val="000000"/>
                <w:sz w:val="20"/>
                <w:szCs w:val="20"/>
              </w:rPr>
            </w:pPr>
            <w:r w:rsidRPr="005819C4">
              <w:rPr>
                <w:color w:val="000000"/>
                <w:sz w:val="20"/>
                <w:szCs w:val="20"/>
              </w:rPr>
              <w:t>Fecha y hora en que se asigna guía de embarque</w:t>
            </w:r>
          </w:p>
        </w:tc>
      </w:tr>
      <w:tr w:rsidR="00362F9E" w:rsidRPr="005819C4" w14:paraId="7CB88C36" w14:textId="77777777" w:rsidTr="001A0071">
        <w:trPr>
          <w:trHeight w:val="30"/>
        </w:trPr>
        <w:tc>
          <w:tcPr>
            <w:tcW w:w="1129" w:type="pct"/>
            <w:shd w:val="clear" w:color="auto" w:fill="auto"/>
            <w:tcMar>
              <w:top w:w="0" w:type="dxa"/>
              <w:left w:w="108" w:type="dxa"/>
              <w:bottom w:w="0" w:type="dxa"/>
              <w:right w:w="108" w:type="dxa"/>
            </w:tcMar>
          </w:tcPr>
          <w:p w14:paraId="60D94B38" w14:textId="29628343" w:rsidR="00362F9E" w:rsidRPr="005819C4" w:rsidRDefault="00362F9E" w:rsidP="00362F9E">
            <w:pPr>
              <w:pStyle w:val="Sinespaciado"/>
              <w:rPr>
                <w:color w:val="000000"/>
                <w:sz w:val="20"/>
                <w:szCs w:val="20"/>
              </w:rPr>
            </w:pPr>
            <w:r w:rsidRPr="005819C4">
              <w:rPr>
                <w:color w:val="000000"/>
                <w:sz w:val="20"/>
                <w:szCs w:val="20"/>
              </w:rPr>
              <w:t xml:space="preserve">Hora de </w:t>
            </w:r>
            <w:proofErr w:type="spellStart"/>
            <w:r w:rsidRPr="005819C4">
              <w:rPr>
                <w:color w:val="000000"/>
                <w:sz w:val="20"/>
                <w:szCs w:val="20"/>
              </w:rPr>
              <w:t>asig</w:t>
            </w:r>
            <w:proofErr w:type="spellEnd"/>
            <w:r w:rsidRPr="005819C4">
              <w:rPr>
                <w:color w:val="000000"/>
                <w:sz w:val="20"/>
                <w:szCs w:val="20"/>
              </w:rPr>
              <w:t>. Transporte</w:t>
            </w:r>
          </w:p>
        </w:tc>
        <w:tc>
          <w:tcPr>
            <w:tcW w:w="865" w:type="pct"/>
            <w:shd w:val="clear" w:color="auto" w:fill="auto"/>
            <w:tcMar>
              <w:top w:w="0" w:type="dxa"/>
              <w:left w:w="108" w:type="dxa"/>
              <w:bottom w:w="0" w:type="dxa"/>
              <w:right w:w="108" w:type="dxa"/>
            </w:tcMar>
          </w:tcPr>
          <w:p w14:paraId="0B278966" w14:textId="4352788E" w:rsidR="00362F9E" w:rsidRPr="005819C4" w:rsidRDefault="00362F9E" w:rsidP="00362F9E">
            <w:pPr>
              <w:pStyle w:val="Sinespaciado"/>
              <w:rPr>
                <w:color w:val="000000"/>
                <w:sz w:val="20"/>
                <w:szCs w:val="20"/>
              </w:rPr>
            </w:pPr>
            <w:proofErr w:type="spellStart"/>
            <w:r w:rsidRPr="005819C4">
              <w:rPr>
                <w:rFonts w:ascii="Consolas" w:hAnsi="Consolas" w:cs="Consolas"/>
                <w:color w:val="000000"/>
                <w:sz w:val="19"/>
                <w:szCs w:val="19"/>
              </w:rPr>
              <w:t>CarrierTime</w:t>
            </w:r>
            <w:proofErr w:type="spellEnd"/>
          </w:p>
        </w:tc>
        <w:tc>
          <w:tcPr>
            <w:tcW w:w="599" w:type="pct"/>
            <w:shd w:val="clear" w:color="auto" w:fill="auto"/>
            <w:vAlign w:val="center"/>
          </w:tcPr>
          <w:p w14:paraId="06CED0AB" w14:textId="4DE7C9E9"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4727F5F4" w14:textId="77777777" w:rsidR="00362F9E" w:rsidRPr="005819C4" w:rsidRDefault="00362F9E" w:rsidP="00362F9E">
            <w:pPr>
              <w:pStyle w:val="Sinespaciado"/>
              <w:rPr>
                <w:color w:val="000000"/>
                <w:sz w:val="20"/>
                <w:szCs w:val="20"/>
              </w:rPr>
            </w:pPr>
          </w:p>
        </w:tc>
        <w:tc>
          <w:tcPr>
            <w:tcW w:w="1607" w:type="pct"/>
            <w:vMerge/>
            <w:shd w:val="clear" w:color="auto" w:fill="auto"/>
            <w:vAlign w:val="center"/>
          </w:tcPr>
          <w:p w14:paraId="63137691" w14:textId="77777777" w:rsidR="00362F9E" w:rsidRPr="005819C4" w:rsidRDefault="00362F9E" w:rsidP="00362F9E">
            <w:pPr>
              <w:pStyle w:val="Sinespaciado"/>
              <w:rPr>
                <w:color w:val="000000"/>
                <w:sz w:val="20"/>
                <w:szCs w:val="20"/>
              </w:rPr>
            </w:pPr>
          </w:p>
        </w:tc>
      </w:tr>
      <w:tr w:rsidR="00362F9E" w:rsidRPr="005819C4" w14:paraId="0984E4D1" w14:textId="77777777" w:rsidTr="008A5302">
        <w:trPr>
          <w:trHeight w:val="30"/>
        </w:trPr>
        <w:tc>
          <w:tcPr>
            <w:tcW w:w="1129" w:type="pct"/>
            <w:shd w:val="clear" w:color="auto" w:fill="auto"/>
            <w:tcMar>
              <w:top w:w="0" w:type="dxa"/>
              <w:left w:w="108" w:type="dxa"/>
              <w:bottom w:w="0" w:type="dxa"/>
              <w:right w:w="108" w:type="dxa"/>
            </w:tcMar>
            <w:vAlign w:val="center"/>
          </w:tcPr>
          <w:p w14:paraId="753028C7" w14:textId="08C8F28B" w:rsidR="00362F9E" w:rsidRPr="005819C4" w:rsidRDefault="00362F9E" w:rsidP="00362F9E">
            <w:pPr>
              <w:pStyle w:val="Sinespaciado"/>
              <w:rPr>
                <w:color w:val="000000"/>
                <w:sz w:val="20"/>
                <w:szCs w:val="20"/>
              </w:rPr>
            </w:pPr>
            <w:r w:rsidRPr="005819C4">
              <w:rPr>
                <w:color w:val="000000"/>
                <w:sz w:val="20"/>
                <w:szCs w:val="20"/>
              </w:rPr>
              <w:t xml:space="preserve">Nombre </w:t>
            </w:r>
          </w:p>
        </w:tc>
        <w:tc>
          <w:tcPr>
            <w:tcW w:w="865" w:type="pct"/>
            <w:shd w:val="clear" w:color="auto" w:fill="auto"/>
            <w:tcMar>
              <w:top w:w="0" w:type="dxa"/>
              <w:left w:w="108" w:type="dxa"/>
              <w:bottom w:w="0" w:type="dxa"/>
              <w:right w:w="108" w:type="dxa"/>
            </w:tcMar>
          </w:tcPr>
          <w:p w14:paraId="53994909" w14:textId="200D7C9D" w:rsidR="00362F9E" w:rsidRPr="005819C4" w:rsidRDefault="00362F9E" w:rsidP="00362F9E">
            <w:pPr>
              <w:pStyle w:val="Sinespaciado"/>
              <w:rPr>
                <w:color w:val="000000"/>
                <w:sz w:val="20"/>
                <w:szCs w:val="20"/>
              </w:rPr>
            </w:pPr>
            <w:proofErr w:type="spellStart"/>
            <w:r w:rsidRPr="005819C4">
              <w:rPr>
                <w:color w:val="000000"/>
                <w:sz w:val="20"/>
                <w:szCs w:val="20"/>
              </w:rPr>
              <w:t>shipper-name</w:t>
            </w:r>
            <w:proofErr w:type="spellEnd"/>
          </w:p>
        </w:tc>
        <w:tc>
          <w:tcPr>
            <w:tcW w:w="599" w:type="pct"/>
            <w:shd w:val="clear" w:color="auto" w:fill="auto"/>
            <w:vAlign w:val="center"/>
          </w:tcPr>
          <w:p w14:paraId="3A93CA18" w14:textId="40725CC4"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52BCBCCE" w14:textId="77777777" w:rsidR="00362F9E" w:rsidRPr="005819C4" w:rsidRDefault="00362F9E" w:rsidP="00362F9E">
            <w:pPr>
              <w:pStyle w:val="Sinespaciado"/>
              <w:rPr>
                <w:color w:val="000000"/>
                <w:sz w:val="20"/>
                <w:szCs w:val="20"/>
              </w:rPr>
            </w:pPr>
          </w:p>
        </w:tc>
        <w:tc>
          <w:tcPr>
            <w:tcW w:w="1607" w:type="pct"/>
            <w:shd w:val="clear" w:color="auto" w:fill="auto"/>
            <w:vAlign w:val="center"/>
          </w:tcPr>
          <w:p w14:paraId="2DA40C9E" w14:textId="5499ED97" w:rsidR="00362F9E" w:rsidRPr="005819C4" w:rsidRDefault="00362F9E" w:rsidP="00362F9E">
            <w:pPr>
              <w:pStyle w:val="Sinespaciado"/>
              <w:rPr>
                <w:color w:val="000000"/>
                <w:sz w:val="20"/>
                <w:szCs w:val="20"/>
              </w:rPr>
            </w:pPr>
            <w:r w:rsidRPr="005819C4">
              <w:rPr>
                <w:color w:val="000000"/>
                <w:sz w:val="20"/>
                <w:szCs w:val="20"/>
              </w:rPr>
              <w:t>Nombre del transportista</w:t>
            </w:r>
          </w:p>
        </w:tc>
      </w:tr>
      <w:tr w:rsidR="00362F9E" w:rsidRPr="005819C4" w14:paraId="49096C7F" w14:textId="77777777" w:rsidTr="008A5302">
        <w:trPr>
          <w:trHeight w:val="30"/>
        </w:trPr>
        <w:tc>
          <w:tcPr>
            <w:tcW w:w="1129" w:type="pct"/>
            <w:shd w:val="clear" w:color="auto" w:fill="auto"/>
            <w:tcMar>
              <w:top w:w="0" w:type="dxa"/>
              <w:left w:w="108" w:type="dxa"/>
              <w:bottom w:w="0" w:type="dxa"/>
              <w:right w:w="108" w:type="dxa"/>
            </w:tcMar>
            <w:vAlign w:val="center"/>
          </w:tcPr>
          <w:p w14:paraId="05156476" w14:textId="195F7460" w:rsidR="00362F9E" w:rsidRPr="005819C4" w:rsidRDefault="00362F9E" w:rsidP="00362F9E">
            <w:pPr>
              <w:pStyle w:val="Sinespaciado"/>
              <w:rPr>
                <w:color w:val="000000"/>
                <w:sz w:val="20"/>
                <w:szCs w:val="20"/>
              </w:rPr>
            </w:pPr>
            <w:r w:rsidRPr="005819C4">
              <w:rPr>
                <w:color w:val="000000"/>
                <w:sz w:val="20"/>
                <w:szCs w:val="20"/>
              </w:rPr>
              <w:t>Fecha de envío</w:t>
            </w:r>
          </w:p>
        </w:tc>
        <w:tc>
          <w:tcPr>
            <w:tcW w:w="865" w:type="pct"/>
            <w:shd w:val="clear" w:color="auto" w:fill="auto"/>
            <w:tcMar>
              <w:top w:w="0" w:type="dxa"/>
              <w:left w:w="108" w:type="dxa"/>
              <w:bottom w:w="0" w:type="dxa"/>
              <w:right w:w="108" w:type="dxa"/>
            </w:tcMar>
          </w:tcPr>
          <w:p w14:paraId="20BBB080" w14:textId="543F8FC4" w:rsidR="00362F9E" w:rsidRPr="005819C4" w:rsidRDefault="00362F9E" w:rsidP="00362F9E">
            <w:pPr>
              <w:pStyle w:val="Sinespaciado"/>
              <w:rPr>
                <w:color w:val="000000"/>
                <w:sz w:val="20"/>
                <w:szCs w:val="20"/>
              </w:rPr>
            </w:pPr>
            <w:proofErr w:type="spellStart"/>
            <w:r w:rsidRPr="005819C4">
              <w:rPr>
                <w:color w:val="000000"/>
                <w:sz w:val="20"/>
                <w:szCs w:val="20"/>
              </w:rPr>
              <w:t>shipping</w:t>
            </w:r>
            <w:proofErr w:type="spellEnd"/>
            <w:r w:rsidRPr="005819C4">
              <w:rPr>
                <w:color w:val="000000"/>
                <w:sz w:val="20"/>
                <w:szCs w:val="20"/>
              </w:rPr>
              <w:t>-date</w:t>
            </w:r>
          </w:p>
        </w:tc>
        <w:tc>
          <w:tcPr>
            <w:tcW w:w="599" w:type="pct"/>
            <w:shd w:val="clear" w:color="auto" w:fill="auto"/>
            <w:vAlign w:val="center"/>
          </w:tcPr>
          <w:p w14:paraId="34BFB4A4" w14:textId="73D12CDD"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6955220F" w14:textId="77777777" w:rsidR="00362F9E" w:rsidRPr="005819C4" w:rsidRDefault="00362F9E" w:rsidP="00362F9E">
            <w:pPr>
              <w:pStyle w:val="Sinespaciado"/>
              <w:rPr>
                <w:color w:val="000000"/>
                <w:sz w:val="20"/>
                <w:szCs w:val="20"/>
              </w:rPr>
            </w:pPr>
          </w:p>
        </w:tc>
        <w:tc>
          <w:tcPr>
            <w:tcW w:w="1607" w:type="pct"/>
            <w:shd w:val="clear" w:color="auto" w:fill="auto"/>
            <w:vAlign w:val="center"/>
          </w:tcPr>
          <w:p w14:paraId="5B6EE9BA" w14:textId="279DBC7F" w:rsidR="00362F9E" w:rsidRPr="005819C4" w:rsidRDefault="00362F9E" w:rsidP="00362F9E">
            <w:pPr>
              <w:pStyle w:val="Sinespaciado"/>
              <w:rPr>
                <w:color w:val="000000"/>
                <w:sz w:val="20"/>
                <w:szCs w:val="20"/>
              </w:rPr>
            </w:pPr>
            <w:r w:rsidRPr="005819C4">
              <w:rPr>
                <w:color w:val="000000"/>
                <w:sz w:val="20"/>
                <w:szCs w:val="20"/>
              </w:rPr>
              <w:t>Contiene la fecha de envío de la orden</w:t>
            </w:r>
          </w:p>
        </w:tc>
      </w:tr>
      <w:tr w:rsidR="00362F9E" w:rsidRPr="005819C4" w14:paraId="4447CC08" w14:textId="77777777" w:rsidTr="008A5302">
        <w:trPr>
          <w:trHeight w:val="30"/>
        </w:trPr>
        <w:tc>
          <w:tcPr>
            <w:tcW w:w="1129" w:type="pct"/>
            <w:shd w:val="clear" w:color="auto" w:fill="auto"/>
            <w:tcMar>
              <w:top w:w="0" w:type="dxa"/>
              <w:left w:w="108" w:type="dxa"/>
              <w:bottom w:w="0" w:type="dxa"/>
              <w:right w:w="108" w:type="dxa"/>
            </w:tcMar>
            <w:vAlign w:val="center"/>
          </w:tcPr>
          <w:p w14:paraId="7404C457" w14:textId="10206065" w:rsidR="00362F9E" w:rsidRPr="005819C4" w:rsidRDefault="00362F9E" w:rsidP="00362F9E">
            <w:pPr>
              <w:pStyle w:val="Sinespaciado"/>
              <w:rPr>
                <w:color w:val="000000"/>
                <w:sz w:val="20"/>
                <w:szCs w:val="20"/>
              </w:rPr>
            </w:pPr>
            <w:r w:rsidRPr="005819C4">
              <w:rPr>
                <w:color w:val="000000"/>
                <w:sz w:val="20"/>
                <w:szCs w:val="20"/>
              </w:rPr>
              <w:t>Número de transacción</w:t>
            </w:r>
          </w:p>
        </w:tc>
        <w:tc>
          <w:tcPr>
            <w:tcW w:w="865" w:type="pct"/>
            <w:shd w:val="clear" w:color="auto" w:fill="auto"/>
            <w:tcMar>
              <w:top w:w="0" w:type="dxa"/>
              <w:left w:w="108" w:type="dxa"/>
              <w:bottom w:w="0" w:type="dxa"/>
              <w:right w:w="108" w:type="dxa"/>
            </w:tcMar>
          </w:tcPr>
          <w:p w14:paraId="75ED351D" w14:textId="3A460AEC" w:rsidR="00362F9E" w:rsidRPr="005819C4" w:rsidRDefault="00362F9E" w:rsidP="00362F9E">
            <w:pPr>
              <w:pStyle w:val="Sinespaciado"/>
              <w:rPr>
                <w:color w:val="000000"/>
                <w:sz w:val="20"/>
                <w:szCs w:val="20"/>
              </w:rPr>
            </w:pPr>
            <w:proofErr w:type="spellStart"/>
            <w:r w:rsidRPr="005819C4">
              <w:rPr>
                <w:color w:val="000000"/>
                <w:sz w:val="20"/>
                <w:szCs w:val="20"/>
              </w:rPr>
              <w:t>transaction</w:t>
            </w:r>
            <w:proofErr w:type="spellEnd"/>
            <w:r w:rsidRPr="005819C4">
              <w:rPr>
                <w:color w:val="000000"/>
                <w:sz w:val="20"/>
                <w:szCs w:val="20"/>
              </w:rPr>
              <w:t>-no</w:t>
            </w:r>
          </w:p>
        </w:tc>
        <w:tc>
          <w:tcPr>
            <w:tcW w:w="599" w:type="pct"/>
            <w:shd w:val="clear" w:color="auto" w:fill="auto"/>
            <w:vAlign w:val="center"/>
          </w:tcPr>
          <w:p w14:paraId="411E4C24" w14:textId="57824177" w:rsidR="00362F9E" w:rsidRPr="005819C4" w:rsidRDefault="00362F9E" w:rsidP="00362F9E">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1E71738D" w14:textId="77777777" w:rsidR="00362F9E" w:rsidRPr="005819C4" w:rsidRDefault="00362F9E" w:rsidP="00362F9E">
            <w:pPr>
              <w:pStyle w:val="Sinespaciado"/>
              <w:rPr>
                <w:color w:val="000000"/>
                <w:sz w:val="20"/>
                <w:szCs w:val="20"/>
              </w:rPr>
            </w:pPr>
          </w:p>
        </w:tc>
        <w:tc>
          <w:tcPr>
            <w:tcW w:w="1607" w:type="pct"/>
            <w:shd w:val="clear" w:color="auto" w:fill="auto"/>
            <w:vAlign w:val="center"/>
          </w:tcPr>
          <w:p w14:paraId="281B8EF3" w14:textId="0208960F" w:rsidR="00362F9E" w:rsidRPr="005819C4" w:rsidRDefault="00362F9E" w:rsidP="00362F9E">
            <w:pPr>
              <w:pStyle w:val="Sinespaciado"/>
              <w:rPr>
                <w:color w:val="000000"/>
                <w:sz w:val="20"/>
                <w:szCs w:val="20"/>
              </w:rPr>
            </w:pPr>
            <w:r w:rsidRPr="005819C4">
              <w:rPr>
                <w:color w:val="000000"/>
                <w:sz w:val="20"/>
                <w:szCs w:val="20"/>
              </w:rPr>
              <w:t>Contiene el id de la transacción</w:t>
            </w:r>
          </w:p>
        </w:tc>
      </w:tr>
      <w:tr w:rsidR="00362F9E" w:rsidRPr="005819C4" w14:paraId="5A4397C9" w14:textId="77777777" w:rsidTr="008A5302">
        <w:trPr>
          <w:trHeight w:val="30"/>
        </w:trPr>
        <w:tc>
          <w:tcPr>
            <w:tcW w:w="1129" w:type="pct"/>
            <w:shd w:val="clear" w:color="auto" w:fill="auto"/>
            <w:tcMar>
              <w:top w:w="0" w:type="dxa"/>
              <w:left w:w="108" w:type="dxa"/>
              <w:bottom w:w="0" w:type="dxa"/>
              <w:right w:w="108" w:type="dxa"/>
            </w:tcMar>
            <w:vAlign w:val="center"/>
          </w:tcPr>
          <w:p w14:paraId="6D525690" w14:textId="21FF3B04" w:rsidR="00362F9E" w:rsidRPr="005819C4" w:rsidRDefault="00362F9E" w:rsidP="00362F9E">
            <w:pPr>
              <w:pStyle w:val="Sinespaciado"/>
              <w:rPr>
                <w:color w:val="000000"/>
                <w:sz w:val="20"/>
                <w:szCs w:val="20"/>
              </w:rPr>
            </w:pPr>
            <w:r w:rsidRPr="005819C4">
              <w:rPr>
                <w:color w:val="000000"/>
                <w:sz w:val="20"/>
                <w:szCs w:val="20"/>
              </w:rPr>
              <w:t>Número de tracking</w:t>
            </w:r>
          </w:p>
        </w:tc>
        <w:tc>
          <w:tcPr>
            <w:tcW w:w="865" w:type="pct"/>
            <w:shd w:val="clear" w:color="auto" w:fill="auto"/>
            <w:tcMar>
              <w:top w:w="0" w:type="dxa"/>
              <w:left w:w="108" w:type="dxa"/>
              <w:bottom w:w="0" w:type="dxa"/>
              <w:right w:w="108" w:type="dxa"/>
            </w:tcMar>
          </w:tcPr>
          <w:p w14:paraId="0ACFCC13" w14:textId="4CBA2039" w:rsidR="00362F9E" w:rsidRPr="005819C4" w:rsidRDefault="00362F9E" w:rsidP="00362F9E">
            <w:pPr>
              <w:pStyle w:val="Sinespaciado"/>
              <w:rPr>
                <w:color w:val="000000"/>
                <w:sz w:val="20"/>
                <w:szCs w:val="20"/>
              </w:rPr>
            </w:pPr>
            <w:proofErr w:type="spellStart"/>
            <w:r w:rsidRPr="005819C4">
              <w:rPr>
                <w:color w:val="000000"/>
                <w:sz w:val="20"/>
                <w:szCs w:val="20"/>
              </w:rPr>
              <w:t>traking</w:t>
            </w:r>
            <w:proofErr w:type="spellEnd"/>
            <w:r w:rsidRPr="005819C4">
              <w:rPr>
                <w:color w:val="000000"/>
                <w:sz w:val="20"/>
                <w:szCs w:val="20"/>
              </w:rPr>
              <w:t>-no</w:t>
            </w:r>
          </w:p>
        </w:tc>
        <w:tc>
          <w:tcPr>
            <w:tcW w:w="599" w:type="pct"/>
            <w:shd w:val="clear" w:color="auto" w:fill="auto"/>
            <w:vAlign w:val="center"/>
          </w:tcPr>
          <w:p w14:paraId="5B26414E" w14:textId="18BF28FA" w:rsidR="00362F9E" w:rsidRPr="005819C4" w:rsidRDefault="00362F9E" w:rsidP="00362F9E">
            <w:pPr>
              <w:pStyle w:val="Sinespaciado"/>
              <w:rPr>
                <w:color w:val="000000"/>
                <w:sz w:val="20"/>
                <w:szCs w:val="20"/>
              </w:rPr>
            </w:pPr>
            <w:r w:rsidRPr="005819C4">
              <w:rPr>
                <w:color w:val="000000"/>
                <w:sz w:val="20"/>
                <w:szCs w:val="20"/>
              </w:rPr>
              <w:t>&lt;</w:t>
            </w:r>
            <w:proofErr w:type="spellStart"/>
            <w:r w:rsidRPr="005819C4">
              <w:rPr>
                <w:color w:val="000000"/>
                <w:sz w:val="20"/>
                <w:szCs w:val="20"/>
              </w:rPr>
              <w:t>shipment</w:t>
            </w:r>
            <w:proofErr w:type="spellEnd"/>
            <w:r w:rsidRPr="005819C4">
              <w:rPr>
                <w:color w:val="000000"/>
                <w:sz w:val="20"/>
                <w:szCs w:val="20"/>
              </w:rPr>
              <w:t xml:space="preserve"> </w:t>
            </w:r>
            <w:proofErr w:type="spellStart"/>
            <w:r w:rsidRPr="005819C4">
              <w:rPr>
                <w:color w:val="000000"/>
                <w:sz w:val="20"/>
                <w:szCs w:val="20"/>
              </w:rPr>
              <w:t>shipment</w:t>
            </w:r>
            <w:proofErr w:type="spellEnd"/>
            <w:r w:rsidRPr="005819C4">
              <w:rPr>
                <w:color w:val="000000"/>
                <w:sz w:val="20"/>
                <w:szCs w:val="20"/>
              </w:rPr>
              <w:t>-id&gt;</w:t>
            </w:r>
          </w:p>
        </w:tc>
        <w:tc>
          <w:tcPr>
            <w:tcW w:w="800" w:type="pct"/>
            <w:vMerge/>
            <w:shd w:val="clear" w:color="auto" w:fill="auto"/>
            <w:vAlign w:val="center"/>
          </w:tcPr>
          <w:p w14:paraId="72B8C121" w14:textId="77777777" w:rsidR="00362F9E" w:rsidRPr="005819C4" w:rsidRDefault="00362F9E" w:rsidP="00362F9E">
            <w:pPr>
              <w:pStyle w:val="Sinespaciado"/>
              <w:rPr>
                <w:color w:val="000000"/>
                <w:sz w:val="20"/>
                <w:szCs w:val="20"/>
              </w:rPr>
            </w:pPr>
          </w:p>
        </w:tc>
        <w:tc>
          <w:tcPr>
            <w:tcW w:w="1607" w:type="pct"/>
            <w:shd w:val="clear" w:color="auto" w:fill="auto"/>
            <w:vAlign w:val="center"/>
          </w:tcPr>
          <w:p w14:paraId="60D4AED2" w14:textId="016AA140" w:rsidR="00362F9E" w:rsidRPr="005819C4" w:rsidRDefault="00362F9E" w:rsidP="00362F9E">
            <w:pPr>
              <w:pStyle w:val="Sinespaciado"/>
              <w:rPr>
                <w:color w:val="000000"/>
                <w:sz w:val="20"/>
                <w:szCs w:val="20"/>
              </w:rPr>
            </w:pPr>
            <w:r w:rsidRPr="005819C4">
              <w:rPr>
                <w:color w:val="000000"/>
                <w:sz w:val="20"/>
                <w:szCs w:val="20"/>
              </w:rPr>
              <w:t>Contiene el número de tracking de la orden</w:t>
            </w:r>
          </w:p>
        </w:tc>
      </w:tr>
      <w:tr w:rsidR="00F24F14" w:rsidRPr="005819C4" w14:paraId="02780D0F" w14:textId="77777777" w:rsidTr="008A5302">
        <w:trPr>
          <w:trHeight w:val="30"/>
        </w:trPr>
        <w:tc>
          <w:tcPr>
            <w:tcW w:w="1129" w:type="pct"/>
            <w:shd w:val="clear" w:color="auto" w:fill="auto"/>
            <w:tcMar>
              <w:top w:w="0" w:type="dxa"/>
              <w:left w:w="108" w:type="dxa"/>
              <w:bottom w:w="0" w:type="dxa"/>
              <w:right w:w="108" w:type="dxa"/>
            </w:tcMar>
            <w:vAlign w:val="center"/>
          </w:tcPr>
          <w:p w14:paraId="42C9DCA3" w14:textId="06FEED9D" w:rsidR="00F24F14" w:rsidRDefault="00F24F14" w:rsidP="00F24F14">
            <w:pPr>
              <w:pStyle w:val="Sinespaciado"/>
              <w:rPr>
                <w:color w:val="000000"/>
                <w:sz w:val="20"/>
                <w:szCs w:val="20"/>
              </w:rPr>
            </w:pPr>
            <w:r>
              <w:rPr>
                <w:color w:val="000000"/>
                <w:sz w:val="20"/>
                <w:szCs w:val="20"/>
              </w:rPr>
              <w:t>Transportista cotizado</w:t>
            </w:r>
          </w:p>
        </w:tc>
        <w:tc>
          <w:tcPr>
            <w:tcW w:w="865" w:type="pct"/>
            <w:shd w:val="clear" w:color="auto" w:fill="auto"/>
            <w:tcMar>
              <w:top w:w="0" w:type="dxa"/>
              <w:left w:w="108" w:type="dxa"/>
              <w:bottom w:w="0" w:type="dxa"/>
              <w:right w:w="108" w:type="dxa"/>
            </w:tcMar>
          </w:tcPr>
          <w:p w14:paraId="55223719" w14:textId="7CEE5A1A" w:rsidR="00F24F14" w:rsidRPr="005819C4" w:rsidRDefault="00F24F14" w:rsidP="00F24F14">
            <w:pPr>
              <w:pStyle w:val="Sinespaciado"/>
              <w:rPr>
                <w:color w:val="000000"/>
                <w:sz w:val="20"/>
                <w:szCs w:val="20"/>
              </w:rPr>
            </w:pPr>
            <w:proofErr w:type="spellStart"/>
            <w:r>
              <w:rPr>
                <w:color w:val="000000"/>
                <w:sz w:val="20"/>
                <w:szCs w:val="20"/>
              </w:rPr>
              <w:t>Carrier</w:t>
            </w:r>
            <w:proofErr w:type="spellEnd"/>
            <w:r>
              <w:rPr>
                <w:color w:val="000000"/>
                <w:sz w:val="20"/>
                <w:szCs w:val="20"/>
              </w:rPr>
              <w:t>-ID-</w:t>
            </w:r>
            <w:proofErr w:type="spellStart"/>
            <w:r>
              <w:rPr>
                <w:color w:val="000000"/>
                <w:sz w:val="20"/>
                <w:szCs w:val="20"/>
              </w:rPr>
              <w:t>Cotize</w:t>
            </w:r>
            <w:proofErr w:type="spellEnd"/>
          </w:p>
        </w:tc>
        <w:tc>
          <w:tcPr>
            <w:tcW w:w="599" w:type="pct"/>
            <w:shd w:val="clear" w:color="auto" w:fill="auto"/>
            <w:vAlign w:val="center"/>
          </w:tcPr>
          <w:p w14:paraId="1CA8AAC7" w14:textId="5F038EE1" w:rsidR="00F24F14" w:rsidRPr="005819C4" w:rsidRDefault="00F24F14" w:rsidP="00F24F14">
            <w:pPr>
              <w:pStyle w:val="Sinespaciado"/>
              <w:rPr>
                <w:color w:val="000000"/>
                <w:sz w:val="20"/>
                <w:szCs w:val="20"/>
              </w:rPr>
            </w:pPr>
            <w:r>
              <w:rPr>
                <w:color w:val="000000"/>
                <w:sz w:val="18"/>
                <w:szCs w:val="20"/>
              </w:rPr>
              <w:t>N/A</w:t>
            </w:r>
          </w:p>
        </w:tc>
        <w:tc>
          <w:tcPr>
            <w:tcW w:w="800" w:type="pct"/>
            <w:vMerge w:val="restart"/>
            <w:shd w:val="clear" w:color="auto" w:fill="auto"/>
            <w:vAlign w:val="center"/>
          </w:tcPr>
          <w:p w14:paraId="0DAC4EF7" w14:textId="268D3C42" w:rsidR="00F24F14" w:rsidRPr="005819C4" w:rsidRDefault="00F24F14" w:rsidP="00F24F14">
            <w:pPr>
              <w:pStyle w:val="Sinespaciado"/>
              <w:rPr>
                <w:color w:val="000000"/>
                <w:sz w:val="20"/>
                <w:szCs w:val="20"/>
              </w:rPr>
            </w:pPr>
            <w:r>
              <w:rPr>
                <w:color w:val="000000"/>
                <w:sz w:val="20"/>
                <w:szCs w:val="20"/>
              </w:rPr>
              <w:t>Etapa Transportista</w:t>
            </w:r>
          </w:p>
        </w:tc>
        <w:tc>
          <w:tcPr>
            <w:tcW w:w="1607" w:type="pct"/>
            <w:shd w:val="clear" w:color="auto" w:fill="auto"/>
            <w:vAlign w:val="center"/>
          </w:tcPr>
          <w:p w14:paraId="265E15D3" w14:textId="134D86BF" w:rsidR="00F24F14" w:rsidRPr="005819C4" w:rsidRDefault="00F24F14" w:rsidP="00F24F14">
            <w:pPr>
              <w:pStyle w:val="Sinespaciado"/>
              <w:rPr>
                <w:color w:val="000000"/>
                <w:sz w:val="20"/>
                <w:szCs w:val="20"/>
              </w:rPr>
            </w:pPr>
            <w:r>
              <w:rPr>
                <w:color w:val="000000"/>
                <w:sz w:val="20"/>
                <w:szCs w:val="20"/>
              </w:rPr>
              <w:t xml:space="preserve">Id transportista elegido en el </w:t>
            </w:r>
            <w:proofErr w:type="spellStart"/>
            <w:r>
              <w:rPr>
                <w:color w:val="000000"/>
                <w:sz w:val="20"/>
                <w:szCs w:val="20"/>
              </w:rPr>
              <w:t>split</w:t>
            </w:r>
            <w:proofErr w:type="spellEnd"/>
          </w:p>
        </w:tc>
      </w:tr>
      <w:tr w:rsidR="00F24F14" w:rsidRPr="005819C4" w14:paraId="49C97A3C" w14:textId="77777777" w:rsidTr="008A5302">
        <w:trPr>
          <w:trHeight w:val="30"/>
        </w:trPr>
        <w:tc>
          <w:tcPr>
            <w:tcW w:w="1129" w:type="pct"/>
            <w:shd w:val="clear" w:color="auto" w:fill="auto"/>
            <w:tcMar>
              <w:top w:w="0" w:type="dxa"/>
              <w:left w:w="108" w:type="dxa"/>
              <w:bottom w:w="0" w:type="dxa"/>
              <w:right w:w="108" w:type="dxa"/>
            </w:tcMar>
            <w:vAlign w:val="center"/>
          </w:tcPr>
          <w:p w14:paraId="52999DEA" w14:textId="20370DE7" w:rsidR="00F24F14" w:rsidRDefault="00F24F14" w:rsidP="00F24F14">
            <w:pPr>
              <w:pStyle w:val="Sinespaciado"/>
              <w:rPr>
                <w:color w:val="000000"/>
                <w:sz w:val="20"/>
                <w:szCs w:val="20"/>
              </w:rPr>
            </w:pPr>
            <w:r>
              <w:rPr>
                <w:color w:val="000000"/>
                <w:sz w:val="20"/>
                <w:szCs w:val="20"/>
              </w:rPr>
              <w:t>Costo Cotizado Transporte</w:t>
            </w:r>
          </w:p>
        </w:tc>
        <w:tc>
          <w:tcPr>
            <w:tcW w:w="865" w:type="pct"/>
            <w:shd w:val="clear" w:color="auto" w:fill="auto"/>
            <w:tcMar>
              <w:top w:w="0" w:type="dxa"/>
              <w:left w:w="108" w:type="dxa"/>
              <w:bottom w:w="0" w:type="dxa"/>
              <w:right w:w="108" w:type="dxa"/>
            </w:tcMar>
          </w:tcPr>
          <w:p w14:paraId="6A4BECF4" w14:textId="7B1D1973" w:rsidR="00F24F14" w:rsidRPr="005819C4" w:rsidRDefault="00F24F14" w:rsidP="00F24F14">
            <w:pPr>
              <w:pStyle w:val="Sinespaciado"/>
              <w:rPr>
                <w:color w:val="000000"/>
                <w:sz w:val="20"/>
                <w:szCs w:val="20"/>
              </w:rPr>
            </w:pPr>
            <w:proofErr w:type="spellStart"/>
            <w:r>
              <w:rPr>
                <w:color w:val="000000"/>
                <w:sz w:val="20"/>
                <w:szCs w:val="20"/>
              </w:rPr>
              <w:t>Carrier-Cost-Cotize</w:t>
            </w:r>
            <w:proofErr w:type="spellEnd"/>
          </w:p>
        </w:tc>
        <w:tc>
          <w:tcPr>
            <w:tcW w:w="599" w:type="pct"/>
            <w:shd w:val="clear" w:color="auto" w:fill="auto"/>
            <w:vAlign w:val="center"/>
          </w:tcPr>
          <w:p w14:paraId="7DCE4067" w14:textId="26665C5F" w:rsidR="00F24F14" w:rsidRPr="005819C4" w:rsidRDefault="00F24F14" w:rsidP="00F24F14">
            <w:pPr>
              <w:pStyle w:val="Sinespaciado"/>
              <w:rPr>
                <w:color w:val="000000"/>
                <w:sz w:val="20"/>
                <w:szCs w:val="20"/>
              </w:rPr>
            </w:pPr>
            <w:r>
              <w:rPr>
                <w:color w:val="000000"/>
                <w:sz w:val="18"/>
                <w:szCs w:val="20"/>
              </w:rPr>
              <w:t>N/A</w:t>
            </w:r>
          </w:p>
        </w:tc>
        <w:tc>
          <w:tcPr>
            <w:tcW w:w="800" w:type="pct"/>
            <w:vMerge/>
            <w:shd w:val="clear" w:color="auto" w:fill="auto"/>
            <w:vAlign w:val="center"/>
          </w:tcPr>
          <w:p w14:paraId="6C89A19B" w14:textId="77777777" w:rsidR="00F24F14" w:rsidRPr="005819C4" w:rsidRDefault="00F24F14" w:rsidP="00F24F14">
            <w:pPr>
              <w:pStyle w:val="Sinespaciado"/>
              <w:rPr>
                <w:color w:val="000000"/>
                <w:sz w:val="20"/>
                <w:szCs w:val="20"/>
              </w:rPr>
            </w:pPr>
          </w:p>
        </w:tc>
        <w:tc>
          <w:tcPr>
            <w:tcW w:w="1607" w:type="pct"/>
            <w:shd w:val="clear" w:color="auto" w:fill="auto"/>
            <w:vAlign w:val="center"/>
          </w:tcPr>
          <w:p w14:paraId="7709B09D" w14:textId="3FF26B46" w:rsidR="00F24F14" w:rsidRPr="005819C4" w:rsidRDefault="00F24F14" w:rsidP="00F24F14">
            <w:pPr>
              <w:pStyle w:val="Sinespaciado"/>
              <w:rPr>
                <w:color w:val="000000"/>
                <w:sz w:val="20"/>
                <w:szCs w:val="20"/>
              </w:rPr>
            </w:pPr>
            <w:r>
              <w:rPr>
                <w:color w:val="000000"/>
                <w:sz w:val="20"/>
                <w:szCs w:val="20"/>
              </w:rPr>
              <w:t xml:space="preserve">Costo de transporte elegido en el </w:t>
            </w:r>
            <w:proofErr w:type="spellStart"/>
            <w:r>
              <w:rPr>
                <w:color w:val="000000"/>
                <w:sz w:val="20"/>
                <w:szCs w:val="20"/>
              </w:rPr>
              <w:t>split</w:t>
            </w:r>
            <w:proofErr w:type="spellEnd"/>
          </w:p>
        </w:tc>
      </w:tr>
      <w:tr w:rsidR="00F24F14" w:rsidRPr="005819C4" w14:paraId="737C8299" w14:textId="77777777" w:rsidTr="008A5302">
        <w:trPr>
          <w:trHeight w:val="30"/>
        </w:trPr>
        <w:tc>
          <w:tcPr>
            <w:tcW w:w="1129" w:type="pct"/>
            <w:shd w:val="clear" w:color="auto" w:fill="auto"/>
            <w:tcMar>
              <w:top w:w="0" w:type="dxa"/>
              <w:left w:w="108" w:type="dxa"/>
              <w:bottom w:w="0" w:type="dxa"/>
              <w:right w:w="108" w:type="dxa"/>
            </w:tcMar>
            <w:vAlign w:val="center"/>
          </w:tcPr>
          <w:p w14:paraId="23B6864A" w14:textId="520A3033" w:rsidR="00F24F14" w:rsidRDefault="00F24F14" w:rsidP="00F24F14">
            <w:pPr>
              <w:pStyle w:val="Sinespaciado"/>
              <w:rPr>
                <w:color w:val="000000"/>
                <w:sz w:val="20"/>
                <w:szCs w:val="20"/>
              </w:rPr>
            </w:pPr>
            <w:r>
              <w:rPr>
                <w:color w:val="000000"/>
                <w:sz w:val="20"/>
                <w:szCs w:val="20"/>
              </w:rPr>
              <w:t xml:space="preserve">Transportista con el que se ejecutó el </w:t>
            </w:r>
            <w:proofErr w:type="spellStart"/>
            <w:r>
              <w:rPr>
                <w:color w:val="000000"/>
                <w:sz w:val="20"/>
                <w:szCs w:val="20"/>
              </w:rPr>
              <w:t>shipment</w:t>
            </w:r>
            <w:proofErr w:type="spellEnd"/>
          </w:p>
        </w:tc>
        <w:tc>
          <w:tcPr>
            <w:tcW w:w="865" w:type="pct"/>
            <w:shd w:val="clear" w:color="auto" w:fill="auto"/>
            <w:tcMar>
              <w:top w:w="0" w:type="dxa"/>
              <w:left w:w="108" w:type="dxa"/>
              <w:bottom w:w="0" w:type="dxa"/>
              <w:right w:w="108" w:type="dxa"/>
            </w:tcMar>
          </w:tcPr>
          <w:p w14:paraId="2C4A8DA4" w14:textId="6BE7F136" w:rsidR="00F24F14" w:rsidRPr="005819C4" w:rsidRDefault="00F24F14" w:rsidP="00F24F14">
            <w:pPr>
              <w:pStyle w:val="Sinespaciado"/>
              <w:rPr>
                <w:color w:val="000000"/>
                <w:sz w:val="20"/>
                <w:szCs w:val="20"/>
              </w:rPr>
            </w:pPr>
            <w:proofErr w:type="spellStart"/>
            <w:r>
              <w:rPr>
                <w:color w:val="000000"/>
                <w:sz w:val="20"/>
                <w:szCs w:val="20"/>
              </w:rPr>
              <w:t>Carrier</w:t>
            </w:r>
            <w:proofErr w:type="spellEnd"/>
            <w:r>
              <w:rPr>
                <w:color w:val="000000"/>
                <w:sz w:val="20"/>
                <w:szCs w:val="20"/>
              </w:rPr>
              <w:t>-ID-Final</w:t>
            </w:r>
          </w:p>
        </w:tc>
        <w:tc>
          <w:tcPr>
            <w:tcW w:w="599" w:type="pct"/>
            <w:shd w:val="clear" w:color="auto" w:fill="auto"/>
            <w:vAlign w:val="center"/>
          </w:tcPr>
          <w:p w14:paraId="43288E5E" w14:textId="3C1D98E8" w:rsidR="00F24F14" w:rsidRPr="005819C4" w:rsidRDefault="00F24F14" w:rsidP="00F24F14">
            <w:pPr>
              <w:pStyle w:val="Sinespaciado"/>
              <w:rPr>
                <w:color w:val="000000"/>
                <w:sz w:val="20"/>
                <w:szCs w:val="20"/>
              </w:rPr>
            </w:pPr>
            <w:r>
              <w:rPr>
                <w:color w:val="000000"/>
                <w:sz w:val="18"/>
                <w:szCs w:val="20"/>
              </w:rPr>
              <w:t>N/A</w:t>
            </w:r>
          </w:p>
        </w:tc>
        <w:tc>
          <w:tcPr>
            <w:tcW w:w="800" w:type="pct"/>
            <w:vMerge/>
            <w:shd w:val="clear" w:color="auto" w:fill="auto"/>
            <w:vAlign w:val="center"/>
          </w:tcPr>
          <w:p w14:paraId="05EA720F" w14:textId="77777777" w:rsidR="00F24F14" w:rsidRPr="005819C4" w:rsidRDefault="00F24F14" w:rsidP="00F24F14">
            <w:pPr>
              <w:pStyle w:val="Sinespaciado"/>
              <w:rPr>
                <w:color w:val="000000"/>
                <w:sz w:val="20"/>
                <w:szCs w:val="20"/>
              </w:rPr>
            </w:pPr>
          </w:p>
        </w:tc>
        <w:tc>
          <w:tcPr>
            <w:tcW w:w="1607" w:type="pct"/>
            <w:shd w:val="clear" w:color="auto" w:fill="auto"/>
            <w:vAlign w:val="center"/>
          </w:tcPr>
          <w:p w14:paraId="0E266EFC" w14:textId="567FD286" w:rsidR="00F24F14" w:rsidRPr="005819C4" w:rsidRDefault="00F24F14" w:rsidP="00F24F14">
            <w:pPr>
              <w:pStyle w:val="Sinespaciado"/>
              <w:rPr>
                <w:color w:val="000000"/>
                <w:sz w:val="20"/>
                <w:szCs w:val="20"/>
              </w:rPr>
            </w:pPr>
            <w:r>
              <w:rPr>
                <w:color w:val="000000"/>
                <w:sz w:val="20"/>
                <w:szCs w:val="20"/>
              </w:rPr>
              <w:t xml:space="preserve">Id transportista con el cual se envió el </w:t>
            </w:r>
            <w:proofErr w:type="spellStart"/>
            <w:r>
              <w:rPr>
                <w:color w:val="000000"/>
                <w:sz w:val="20"/>
                <w:szCs w:val="20"/>
              </w:rPr>
              <w:t>shipment</w:t>
            </w:r>
            <w:proofErr w:type="spellEnd"/>
          </w:p>
        </w:tc>
      </w:tr>
      <w:tr w:rsidR="00F24F14" w:rsidRPr="005819C4" w14:paraId="7C46690D" w14:textId="77777777" w:rsidTr="008A5302">
        <w:trPr>
          <w:trHeight w:val="30"/>
        </w:trPr>
        <w:tc>
          <w:tcPr>
            <w:tcW w:w="1129" w:type="pct"/>
            <w:shd w:val="clear" w:color="auto" w:fill="auto"/>
            <w:tcMar>
              <w:top w:w="0" w:type="dxa"/>
              <w:left w:w="108" w:type="dxa"/>
              <w:bottom w:w="0" w:type="dxa"/>
              <w:right w:w="108" w:type="dxa"/>
            </w:tcMar>
            <w:vAlign w:val="center"/>
          </w:tcPr>
          <w:p w14:paraId="0AAB2B9C" w14:textId="00BC3B25" w:rsidR="00F24F14" w:rsidRDefault="00F24F14" w:rsidP="00F24F14">
            <w:pPr>
              <w:pStyle w:val="Sinespaciado"/>
              <w:rPr>
                <w:color w:val="000000"/>
                <w:sz w:val="20"/>
                <w:szCs w:val="20"/>
              </w:rPr>
            </w:pPr>
            <w:r>
              <w:rPr>
                <w:color w:val="000000"/>
                <w:sz w:val="20"/>
                <w:szCs w:val="20"/>
              </w:rPr>
              <w:t xml:space="preserve">Costo final con el transportista que ejecuto el </w:t>
            </w:r>
            <w:proofErr w:type="spellStart"/>
            <w:r>
              <w:rPr>
                <w:color w:val="000000"/>
                <w:sz w:val="20"/>
                <w:szCs w:val="20"/>
              </w:rPr>
              <w:t>shipment</w:t>
            </w:r>
            <w:proofErr w:type="spellEnd"/>
          </w:p>
        </w:tc>
        <w:tc>
          <w:tcPr>
            <w:tcW w:w="865" w:type="pct"/>
            <w:shd w:val="clear" w:color="auto" w:fill="auto"/>
            <w:tcMar>
              <w:top w:w="0" w:type="dxa"/>
              <w:left w:w="108" w:type="dxa"/>
              <w:bottom w:w="0" w:type="dxa"/>
              <w:right w:w="108" w:type="dxa"/>
            </w:tcMar>
          </w:tcPr>
          <w:p w14:paraId="63B4B53E" w14:textId="5035B376" w:rsidR="00F24F14" w:rsidRPr="005819C4" w:rsidRDefault="00F24F14" w:rsidP="00F24F14">
            <w:pPr>
              <w:pStyle w:val="Sinespaciado"/>
              <w:rPr>
                <w:color w:val="000000"/>
                <w:sz w:val="20"/>
                <w:szCs w:val="20"/>
              </w:rPr>
            </w:pPr>
            <w:proofErr w:type="spellStart"/>
            <w:r>
              <w:rPr>
                <w:color w:val="000000"/>
                <w:sz w:val="20"/>
                <w:szCs w:val="20"/>
              </w:rPr>
              <w:t>Carrier</w:t>
            </w:r>
            <w:proofErr w:type="spellEnd"/>
            <w:r>
              <w:rPr>
                <w:color w:val="000000"/>
                <w:sz w:val="20"/>
                <w:szCs w:val="20"/>
              </w:rPr>
              <w:t>-</w:t>
            </w:r>
            <w:proofErr w:type="spellStart"/>
            <w:r>
              <w:rPr>
                <w:color w:val="000000"/>
                <w:sz w:val="20"/>
                <w:szCs w:val="20"/>
              </w:rPr>
              <w:t>Cost</w:t>
            </w:r>
            <w:proofErr w:type="spellEnd"/>
            <w:r>
              <w:rPr>
                <w:color w:val="000000"/>
                <w:sz w:val="20"/>
                <w:szCs w:val="20"/>
              </w:rPr>
              <w:t>-Final</w:t>
            </w:r>
          </w:p>
        </w:tc>
        <w:tc>
          <w:tcPr>
            <w:tcW w:w="599" w:type="pct"/>
            <w:shd w:val="clear" w:color="auto" w:fill="auto"/>
            <w:vAlign w:val="center"/>
          </w:tcPr>
          <w:p w14:paraId="269A06DB" w14:textId="3732987A" w:rsidR="00F24F14" w:rsidRPr="005819C4" w:rsidRDefault="00F24F14" w:rsidP="00F24F14">
            <w:pPr>
              <w:pStyle w:val="Sinespaciado"/>
              <w:rPr>
                <w:color w:val="000000"/>
                <w:sz w:val="20"/>
                <w:szCs w:val="20"/>
              </w:rPr>
            </w:pPr>
            <w:r>
              <w:rPr>
                <w:color w:val="000000"/>
                <w:sz w:val="18"/>
                <w:szCs w:val="20"/>
              </w:rPr>
              <w:t>N/A</w:t>
            </w:r>
          </w:p>
        </w:tc>
        <w:tc>
          <w:tcPr>
            <w:tcW w:w="800" w:type="pct"/>
            <w:vMerge/>
            <w:shd w:val="clear" w:color="auto" w:fill="auto"/>
            <w:vAlign w:val="center"/>
          </w:tcPr>
          <w:p w14:paraId="7E05D8A5" w14:textId="77777777" w:rsidR="00F24F14" w:rsidRPr="005819C4" w:rsidRDefault="00F24F14" w:rsidP="00F24F14">
            <w:pPr>
              <w:pStyle w:val="Sinespaciado"/>
              <w:rPr>
                <w:color w:val="000000"/>
                <w:sz w:val="20"/>
                <w:szCs w:val="20"/>
              </w:rPr>
            </w:pPr>
          </w:p>
        </w:tc>
        <w:tc>
          <w:tcPr>
            <w:tcW w:w="1607" w:type="pct"/>
            <w:shd w:val="clear" w:color="auto" w:fill="auto"/>
            <w:vAlign w:val="center"/>
          </w:tcPr>
          <w:p w14:paraId="41553105" w14:textId="2B1040C3" w:rsidR="00F24F14" w:rsidRPr="005819C4" w:rsidRDefault="00F24F14" w:rsidP="00F24F14">
            <w:pPr>
              <w:pStyle w:val="Sinespaciado"/>
              <w:rPr>
                <w:color w:val="000000"/>
                <w:sz w:val="20"/>
                <w:szCs w:val="20"/>
              </w:rPr>
            </w:pPr>
            <w:r>
              <w:rPr>
                <w:color w:val="000000"/>
                <w:sz w:val="20"/>
                <w:szCs w:val="20"/>
              </w:rPr>
              <w:t xml:space="preserve">Costo de transporte con el cual se envió el </w:t>
            </w:r>
            <w:proofErr w:type="spellStart"/>
            <w:r>
              <w:rPr>
                <w:color w:val="000000"/>
                <w:sz w:val="20"/>
                <w:szCs w:val="20"/>
              </w:rPr>
              <w:t>shipment</w:t>
            </w:r>
            <w:proofErr w:type="spellEnd"/>
          </w:p>
        </w:tc>
      </w:tr>
      <w:tr w:rsidR="00806215" w:rsidRPr="005819C4" w14:paraId="483EFD16" w14:textId="77777777" w:rsidTr="008A5302">
        <w:trPr>
          <w:trHeight w:val="30"/>
          <w:ins w:id="218" w:author="Alcántara Ávila, Humberto" w:date="2021-03-22T13:33:00Z"/>
        </w:trPr>
        <w:tc>
          <w:tcPr>
            <w:tcW w:w="1129" w:type="pct"/>
            <w:shd w:val="clear" w:color="auto" w:fill="auto"/>
            <w:tcMar>
              <w:top w:w="0" w:type="dxa"/>
              <w:left w:w="108" w:type="dxa"/>
              <w:bottom w:w="0" w:type="dxa"/>
              <w:right w:w="108" w:type="dxa"/>
            </w:tcMar>
            <w:vAlign w:val="center"/>
          </w:tcPr>
          <w:p w14:paraId="152B6B3A" w14:textId="7902BF53" w:rsidR="00806215" w:rsidRDefault="00806215" w:rsidP="00806215">
            <w:pPr>
              <w:pStyle w:val="Sinespaciado"/>
              <w:rPr>
                <w:ins w:id="219" w:author="Alcántara Ávila, Humberto" w:date="2021-03-22T13:33:00Z"/>
                <w:color w:val="000000"/>
                <w:sz w:val="20"/>
                <w:szCs w:val="20"/>
              </w:rPr>
            </w:pPr>
            <w:ins w:id="220" w:author="Alcántara Ávila, Humberto" w:date="2021-03-22T13:33:00Z">
              <w:r>
                <w:rPr>
                  <w:color w:val="000000"/>
                  <w:sz w:val="20"/>
                  <w:szCs w:val="20"/>
                </w:rPr>
                <w:t>Fecha de recolección en Almacen</w:t>
              </w:r>
            </w:ins>
          </w:p>
        </w:tc>
        <w:tc>
          <w:tcPr>
            <w:tcW w:w="865" w:type="pct"/>
            <w:shd w:val="clear" w:color="auto" w:fill="auto"/>
            <w:tcMar>
              <w:top w:w="0" w:type="dxa"/>
              <w:left w:w="108" w:type="dxa"/>
              <w:bottom w:w="0" w:type="dxa"/>
              <w:right w:w="108" w:type="dxa"/>
            </w:tcMar>
          </w:tcPr>
          <w:p w14:paraId="3DBD48A4" w14:textId="77777777" w:rsidR="00806215" w:rsidRDefault="00806215" w:rsidP="00806215">
            <w:pPr>
              <w:pStyle w:val="Sinespaciado"/>
              <w:rPr>
                <w:ins w:id="221" w:author="Alcántara Ávila, Humberto" w:date="2021-03-22T13:33:00Z"/>
                <w:color w:val="000000"/>
                <w:sz w:val="20"/>
                <w:szCs w:val="20"/>
              </w:rPr>
            </w:pPr>
          </w:p>
        </w:tc>
        <w:tc>
          <w:tcPr>
            <w:tcW w:w="599" w:type="pct"/>
            <w:shd w:val="clear" w:color="auto" w:fill="auto"/>
            <w:vAlign w:val="center"/>
          </w:tcPr>
          <w:p w14:paraId="21989ABD" w14:textId="77777777" w:rsidR="00806215" w:rsidRDefault="00806215" w:rsidP="00806215">
            <w:pPr>
              <w:pStyle w:val="Sinespaciado"/>
              <w:rPr>
                <w:ins w:id="222" w:author="Alcántara Ávila, Humberto" w:date="2021-03-22T13:33:00Z"/>
                <w:color w:val="000000"/>
                <w:sz w:val="18"/>
                <w:szCs w:val="20"/>
              </w:rPr>
            </w:pPr>
          </w:p>
        </w:tc>
        <w:tc>
          <w:tcPr>
            <w:tcW w:w="800" w:type="pct"/>
            <w:shd w:val="clear" w:color="auto" w:fill="auto"/>
            <w:vAlign w:val="center"/>
          </w:tcPr>
          <w:p w14:paraId="7675125C" w14:textId="77777777" w:rsidR="00806215" w:rsidRPr="005819C4" w:rsidRDefault="00806215" w:rsidP="00806215">
            <w:pPr>
              <w:pStyle w:val="Sinespaciado"/>
              <w:rPr>
                <w:ins w:id="223" w:author="Alcántara Ávila, Humberto" w:date="2021-03-22T13:33:00Z"/>
                <w:color w:val="000000"/>
                <w:sz w:val="20"/>
                <w:szCs w:val="20"/>
              </w:rPr>
            </w:pPr>
          </w:p>
        </w:tc>
        <w:tc>
          <w:tcPr>
            <w:tcW w:w="1607" w:type="pct"/>
            <w:shd w:val="clear" w:color="auto" w:fill="auto"/>
            <w:vAlign w:val="center"/>
          </w:tcPr>
          <w:p w14:paraId="044E3B20" w14:textId="77777777" w:rsidR="00806215" w:rsidRDefault="00806215" w:rsidP="00806215">
            <w:pPr>
              <w:pStyle w:val="Sinespaciado"/>
              <w:rPr>
                <w:ins w:id="224" w:author="Alcántara Ávila, Humberto" w:date="2021-03-22T13:33:00Z"/>
                <w:color w:val="000000"/>
                <w:sz w:val="20"/>
                <w:szCs w:val="20"/>
              </w:rPr>
            </w:pPr>
          </w:p>
        </w:tc>
      </w:tr>
      <w:tr w:rsidR="00806215" w:rsidRPr="005819C4" w14:paraId="1E771B6C" w14:textId="77777777" w:rsidTr="008A5302">
        <w:trPr>
          <w:trHeight w:val="30"/>
          <w:ins w:id="225" w:author="Alcántara Ávila, Humberto" w:date="2021-03-22T13:33:00Z"/>
        </w:trPr>
        <w:tc>
          <w:tcPr>
            <w:tcW w:w="1129" w:type="pct"/>
            <w:shd w:val="clear" w:color="auto" w:fill="auto"/>
            <w:tcMar>
              <w:top w:w="0" w:type="dxa"/>
              <w:left w:w="108" w:type="dxa"/>
              <w:bottom w:w="0" w:type="dxa"/>
              <w:right w:w="108" w:type="dxa"/>
            </w:tcMar>
            <w:vAlign w:val="center"/>
          </w:tcPr>
          <w:p w14:paraId="6F28678B" w14:textId="7972D227" w:rsidR="00806215" w:rsidRDefault="00806215" w:rsidP="00806215">
            <w:pPr>
              <w:pStyle w:val="Sinespaciado"/>
              <w:rPr>
                <w:ins w:id="226" w:author="Alcántara Ávila, Humberto" w:date="2021-03-22T13:33:00Z"/>
                <w:color w:val="000000"/>
                <w:sz w:val="20"/>
                <w:szCs w:val="20"/>
              </w:rPr>
            </w:pPr>
            <w:ins w:id="227" w:author="Alcántara Ávila, Humberto" w:date="2021-03-22T13:33:00Z">
              <w:r>
                <w:rPr>
                  <w:color w:val="000000"/>
                  <w:sz w:val="20"/>
                  <w:szCs w:val="20"/>
                </w:rPr>
                <w:t>Hora de recolección Almacen</w:t>
              </w:r>
            </w:ins>
          </w:p>
        </w:tc>
        <w:tc>
          <w:tcPr>
            <w:tcW w:w="865" w:type="pct"/>
            <w:shd w:val="clear" w:color="auto" w:fill="auto"/>
            <w:tcMar>
              <w:top w:w="0" w:type="dxa"/>
              <w:left w:w="108" w:type="dxa"/>
              <w:bottom w:w="0" w:type="dxa"/>
              <w:right w:w="108" w:type="dxa"/>
            </w:tcMar>
          </w:tcPr>
          <w:p w14:paraId="7C193E32" w14:textId="77777777" w:rsidR="00806215" w:rsidRDefault="00806215" w:rsidP="00806215">
            <w:pPr>
              <w:pStyle w:val="Sinespaciado"/>
              <w:rPr>
                <w:ins w:id="228" w:author="Alcántara Ávila, Humberto" w:date="2021-03-22T13:33:00Z"/>
                <w:color w:val="000000"/>
                <w:sz w:val="20"/>
                <w:szCs w:val="20"/>
              </w:rPr>
            </w:pPr>
          </w:p>
        </w:tc>
        <w:tc>
          <w:tcPr>
            <w:tcW w:w="599" w:type="pct"/>
            <w:shd w:val="clear" w:color="auto" w:fill="auto"/>
            <w:vAlign w:val="center"/>
          </w:tcPr>
          <w:p w14:paraId="6F740A5C" w14:textId="77777777" w:rsidR="00806215" w:rsidRDefault="00806215" w:rsidP="00806215">
            <w:pPr>
              <w:pStyle w:val="Sinespaciado"/>
              <w:rPr>
                <w:ins w:id="229" w:author="Alcántara Ávila, Humberto" w:date="2021-03-22T13:33:00Z"/>
                <w:color w:val="000000"/>
                <w:sz w:val="18"/>
                <w:szCs w:val="20"/>
              </w:rPr>
            </w:pPr>
          </w:p>
        </w:tc>
        <w:tc>
          <w:tcPr>
            <w:tcW w:w="800" w:type="pct"/>
            <w:shd w:val="clear" w:color="auto" w:fill="auto"/>
            <w:vAlign w:val="center"/>
          </w:tcPr>
          <w:p w14:paraId="51BE518C" w14:textId="77777777" w:rsidR="00806215" w:rsidRPr="005819C4" w:rsidRDefault="00806215" w:rsidP="00806215">
            <w:pPr>
              <w:pStyle w:val="Sinespaciado"/>
              <w:rPr>
                <w:ins w:id="230" w:author="Alcántara Ávila, Humberto" w:date="2021-03-22T13:33:00Z"/>
                <w:color w:val="000000"/>
                <w:sz w:val="20"/>
                <w:szCs w:val="20"/>
              </w:rPr>
            </w:pPr>
          </w:p>
        </w:tc>
        <w:tc>
          <w:tcPr>
            <w:tcW w:w="1607" w:type="pct"/>
            <w:shd w:val="clear" w:color="auto" w:fill="auto"/>
            <w:vAlign w:val="center"/>
          </w:tcPr>
          <w:p w14:paraId="0D4B57E1" w14:textId="77777777" w:rsidR="00806215" w:rsidRDefault="00806215" w:rsidP="00806215">
            <w:pPr>
              <w:pStyle w:val="Sinespaciado"/>
              <w:rPr>
                <w:ins w:id="231" w:author="Alcántara Ávila, Humberto" w:date="2021-03-22T13:33:00Z"/>
                <w:color w:val="000000"/>
                <w:sz w:val="20"/>
                <w:szCs w:val="20"/>
              </w:rPr>
            </w:pPr>
          </w:p>
        </w:tc>
      </w:tr>
      <w:tr w:rsidR="00806215" w:rsidRPr="005819C4" w14:paraId="76786A8F" w14:textId="77777777" w:rsidTr="00D40D29">
        <w:trPr>
          <w:trHeight w:val="30"/>
        </w:trPr>
        <w:tc>
          <w:tcPr>
            <w:tcW w:w="5000" w:type="pct"/>
            <w:gridSpan w:val="5"/>
            <w:shd w:val="clear" w:color="auto" w:fill="BF8F00" w:themeFill="accent4" w:themeFillShade="BF"/>
            <w:tcMar>
              <w:top w:w="0" w:type="dxa"/>
              <w:left w:w="108" w:type="dxa"/>
              <w:bottom w:w="0" w:type="dxa"/>
              <w:right w:w="108" w:type="dxa"/>
            </w:tcMar>
            <w:vAlign w:val="center"/>
          </w:tcPr>
          <w:p w14:paraId="616B8FCC" w14:textId="2CAF9955" w:rsidR="00806215" w:rsidRPr="005819C4" w:rsidRDefault="00806215" w:rsidP="00EA0A45">
            <w:pPr>
              <w:pStyle w:val="Sinespaciado"/>
              <w:rPr>
                <w:b/>
                <w:color w:val="FFFFFF" w:themeColor="background1"/>
                <w:sz w:val="20"/>
                <w:szCs w:val="20"/>
              </w:rPr>
            </w:pPr>
            <w:r w:rsidRPr="005819C4">
              <w:rPr>
                <w:b/>
                <w:color w:val="FFFFFF" w:themeColor="background1"/>
                <w:sz w:val="20"/>
                <w:szCs w:val="20"/>
              </w:rPr>
              <w:t>Datos de</w:t>
            </w:r>
            <w:del w:id="232" w:author="Alcántara Ávila, Humberto" w:date="2021-03-22T15:40:00Z">
              <w:r w:rsidRPr="005819C4" w:rsidDel="00EA0A45">
                <w:rPr>
                  <w:b/>
                  <w:color w:val="FFFFFF" w:themeColor="background1"/>
                  <w:sz w:val="20"/>
                  <w:szCs w:val="20"/>
                </w:rPr>
                <w:delText>l</w:delText>
              </w:r>
            </w:del>
            <w:r w:rsidRPr="005819C4">
              <w:rPr>
                <w:b/>
                <w:color w:val="FFFFFF" w:themeColor="background1"/>
                <w:sz w:val="20"/>
                <w:szCs w:val="20"/>
              </w:rPr>
              <w:t xml:space="preserve"> </w:t>
            </w:r>
            <w:commentRangeStart w:id="233"/>
            <w:commentRangeStart w:id="234"/>
            <w:r w:rsidRPr="005819C4">
              <w:rPr>
                <w:b/>
                <w:color w:val="FFFFFF" w:themeColor="background1"/>
                <w:sz w:val="20"/>
                <w:szCs w:val="20"/>
              </w:rPr>
              <w:t>Cliente</w:t>
            </w:r>
            <w:commentRangeEnd w:id="233"/>
            <w:r w:rsidR="00F96020">
              <w:rPr>
                <w:rStyle w:val="Refdecomentario"/>
                <w:rFonts w:eastAsia="Calibri"/>
              </w:rPr>
              <w:commentReference w:id="233"/>
            </w:r>
            <w:commentRangeEnd w:id="234"/>
            <w:r w:rsidR="00591485">
              <w:rPr>
                <w:rStyle w:val="Refdecomentario"/>
                <w:rFonts w:eastAsia="Calibri"/>
              </w:rPr>
              <w:commentReference w:id="234"/>
            </w:r>
            <w:ins w:id="235" w:author="Alcántara Ávila, Humberto" w:date="2021-03-22T15:40:00Z">
              <w:r w:rsidR="00EA0A45">
                <w:rPr>
                  <w:b/>
                  <w:color w:val="FFFFFF" w:themeColor="background1"/>
                  <w:sz w:val="20"/>
                  <w:szCs w:val="20"/>
                </w:rPr>
                <w:t xml:space="preserve"> quien recibe</w:t>
              </w:r>
            </w:ins>
          </w:p>
        </w:tc>
      </w:tr>
      <w:tr w:rsidR="00806215" w:rsidRPr="005819C4" w14:paraId="00D488A5" w14:textId="77777777" w:rsidTr="001A0071">
        <w:trPr>
          <w:trHeight w:val="30"/>
        </w:trPr>
        <w:tc>
          <w:tcPr>
            <w:tcW w:w="1129" w:type="pct"/>
            <w:shd w:val="clear" w:color="auto" w:fill="auto"/>
            <w:tcMar>
              <w:top w:w="0" w:type="dxa"/>
              <w:left w:w="108" w:type="dxa"/>
              <w:bottom w:w="0" w:type="dxa"/>
              <w:right w:w="108" w:type="dxa"/>
            </w:tcMar>
            <w:vAlign w:val="center"/>
          </w:tcPr>
          <w:p w14:paraId="78A22678" w14:textId="05E722AD" w:rsidR="00806215" w:rsidRPr="005819C4" w:rsidRDefault="00806215" w:rsidP="00806215">
            <w:pPr>
              <w:pStyle w:val="Sinespaciado"/>
              <w:rPr>
                <w:color w:val="000000"/>
                <w:sz w:val="20"/>
                <w:szCs w:val="20"/>
              </w:rPr>
            </w:pPr>
            <w:r w:rsidRPr="005819C4">
              <w:rPr>
                <w:color w:val="000000"/>
                <w:sz w:val="20"/>
                <w:szCs w:val="20"/>
              </w:rPr>
              <w:t>Número de cliente</w:t>
            </w:r>
          </w:p>
        </w:tc>
        <w:tc>
          <w:tcPr>
            <w:tcW w:w="865" w:type="pct"/>
            <w:shd w:val="clear" w:color="auto" w:fill="auto"/>
            <w:tcMar>
              <w:top w:w="0" w:type="dxa"/>
              <w:left w:w="108" w:type="dxa"/>
              <w:bottom w:w="0" w:type="dxa"/>
              <w:right w:w="108" w:type="dxa"/>
            </w:tcMar>
            <w:vAlign w:val="center"/>
          </w:tcPr>
          <w:p w14:paraId="7FAAD4A8" w14:textId="0F29ED4A" w:rsidR="00806215" w:rsidRPr="005819C4" w:rsidRDefault="00806215" w:rsidP="00806215">
            <w:pPr>
              <w:pStyle w:val="Sinespaciado"/>
              <w:rPr>
                <w:color w:val="000000"/>
                <w:sz w:val="20"/>
                <w:szCs w:val="20"/>
              </w:rPr>
            </w:pPr>
            <w:proofErr w:type="spellStart"/>
            <w:r w:rsidRPr="005819C4">
              <w:rPr>
                <w:color w:val="000000"/>
                <w:sz w:val="20"/>
                <w:szCs w:val="20"/>
              </w:rPr>
              <w:t>customer</w:t>
            </w:r>
            <w:proofErr w:type="spellEnd"/>
            <w:r w:rsidRPr="005819C4">
              <w:rPr>
                <w:color w:val="000000"/>
                <w:sz w:val="20"/>
                <w:szCs w:val="20"/>
              </w:rPr>
              <w:t>-no</w:t>
            </w:r>
          </w:p>
        </w:tc>
        <w:tc>
          <w:tcPr>
            <w:tcW w:w="599" w:type="pct"/>
            <w:shd w:val="clear" w:color="auto" w:fill="auto"/>
            <w:vAlign w:val="center"/>
          </w:tcPr>
          <w:p w14:paraId="57AD3607" w14:textId="5680EA53" w:rsidR="00806215" w:rsidRPr="005819C4" w:rsidRDefault="00806215" w:rsidP="00806215">
            <w:pPr>
              <w:pStyle w:val="Sinespaciado"/>
              <w:rPr>
                <w:color w:val="000000"/>
                <w:sz w:val="20"/>
                <w:szCs w:val="20"/>
              </w:rPr>
            </w:pPr>
            <w:r w:rsidRPr="005819C4">
              <w:rPr>
                <w:color w:val="000000"/>
                <w:sz w:val="20"/>
                <w:szCs w:val="20"/>
              </w:rPr>
              <w:t>N/A</w:t>
            </w:r>
          </w:p>
        </w:tc>
        <w:tc>
          <w:tcPr>
            <w:tcW w:w="800" w:type="pct"/>
            <w:vMerge w:val="restart"/>
            <w:shd w:val="clear" w:color="auto" w:fill="auto"/>
            <w:vAlign w:val="center"/>
          </w:tcPr>
          <w:p w14:paraId="2AFE9445" w14:textId="2AAA6611" w:rsidR="00806215" w:rsidRPr="005819C4" w:rsidRDefault="00806215" w:rsidP="00806215">
            <w:pPr>
              <w:pStyle w:val="Sinespaciado"/>
              <w:rPr>
                <w:color w:val="000000"/>
                <w:sz w:val="20"/>
                <w:szCs w:val="20"/>
              </w:rPr>
            </w:pPr>
            <w:r w:rsidRPr="005819C4">
              <w:rPr>
                <w:color w:val="000000"/>
                <w:sz w:val="20"/>
                <w:szCs w:val="20"/>
              </w:rPr>
              <w:t>Etapa Entrega</w:t>
            </w:r>
          </w:p>
        </w:tc>
        <w:tc>
          <w:tcPr>
            <w:tcW w:w="1607" w:type="pct"/>
            <w:shd w:val="clear" w:color="auto" w:fill="auto"/>
            <w:vAlign w:val="center"/>
          </w:tcPr>
          <w:p w14:paraId="038AD9DC" w14:textId="661A73F0" w:rsidR="00806215" w:rsidRPr="005819C4" w:rsidRDefault="00806215" w:rsidP="00806215">
            <w:pPr>
              <w:pStyle w:val="Sinespaciado"/>
              <w:rPr>
                <w:color w:val="000000"/>
                <w:sz w:val="20"/>
                <w:szCs w:val="20"/>
              </w:rPr>
            </w:pPr>
            <w:r w:rsidRPr="005819C4">
              <w:rPr>
                <w:color w:val="000000"/>
                <w:sz w:val="20"/>
                <w:szCs w:val="20"/>
              </w:rPr>
              <w:t xml:space="preserve">Contiene el número del cliente </w:t>
            </w:r>
          </w:p>
        </w:tc>
      </w:tr>
      <w:tr w:rsidR="00806215" w:rsidRPr="005819C4" w14:paraId="0899FA6C" w14:textId="77777777" w:rsidTr="001A0071">
        <w:trPr>
          <w:trHeight w:val="30"/>
        </w:trPr>
        <w:tc>
          <w:tcPr>
            <w:tcW w:w="1129" w:type="pct"/>
            <w:shd w:val="clear" w:color="auto" w:fill="auto"/>
            <w:tcMar>
              <w:top w:w="0" w:type="dxa"/>
              <w:left w:w="108" w:type="dxa"/>
              <w:bottom w:w="0" w:type="dxa"/>
              <w:right w:w="108" w:type="dxa"/>
            </w:tcMar>
            <w:vAlign w:val="center"/>
          </w:tcPr>
          <w:p w14:paraId="5F26603B" w14:textId="1FDEAF42" w:rsidR="00806215" w:rsidRPr="005819C4" w:rsidRDefault="00806215" w:rsidP="00806215">
            <w:pPr>
              <w:pStyle w:val="Sinespaciado"/>
              <w:rPr>
                <w:color w:val="000000"/>
                <w:sz w:val="20"/>
                <w:szCs w:val="20"/>
              </w:rPr>
            </w:pPr>
            <w:r w:rsidRPr="005819C4">
              <w:rPr>
                <w:color w:val="000000"/>
                <w:sz w:val="20"/>
                <w:szCs w:val="20"/>
              </w:rPr>
              <w:t>Nombre de cliente</w:t>
            </w:r>
          </w:p>
        </w:tc>
        <w:tc>
          <w:tcPr>
            <w:tcW w:w="865" w:type="pct"/>
            <w:shd w:val="clear" w:color="auto" w:fill="auto"/>
            <w:tcMar>
              <w:top w:w="0" w:type="dxa"/>
              <w:left w:w="108" w:type="dxa"/>
              <w:bottom w:w="0" w:type="dxa"/>
              <w:right w:w="108" w:type="dxa"/>
            </w:tcMar>
            <w:vAlign w:val="center"/>
          </w:tcPr>
          <w:p w14:paraId="5E46905F" w14:textId="3CF62E20" w:rsidR="00806215" w:rsidRPr="005819C4" w:rsidRDefault="00806215" w:rsidP="00806215">
            <w:pPr>
              <w:pStyle w:val="Sinespaciado"/>
              <w:rPr>
                <w:color w:val="000000"/>
                <w:sz w:val="20"/>
                <w:szCs w:val="20"/>
              </w:rPr>
            </w:pPr>
            <w:proofErr w:type="spellStart"/>
            <w:r w:rsidRPr="005819C4">
              <w:rPr>
                <w:color w:val="000000"/>
                <w:sz w:val="20"/>
                <w:szCs w:val="20"/>
              </w:rPr>
              <w:t>customer-name</w:t>
            </w:r>
            <w:proofErr w:type="spellEnd"/>
          </w:p>
        </w:tc>
        <w:tc>
          <w:tcPr>
            <w:tcW w:w="599" w:type="pct"/>
            <w:shd w:val="clear" w:color="auto" w:fill="auto"/>
            <w:vAlign w:val="center"/>
          </w:tcPr>
          <w:p w14:paraId="541D7DA7" w14:textId="4B544F7A" w:rsidR="00806215" w:rsidRPr="005819C4" w:rsidRDefault="00806215" w:rsidP="00806215">
            <w:pPr>
              <w:pStyle w:val="Sinespaciado"/>
              <w:rPr>
                <w:color w:val="000000"/>
                <w:sz w:val="20"/>
                <w:szCs w:val="20"/>
              </w:rPr>
            </w:pPr>
            <w:r w:rsidRPr="005819C4">
              <w:rPr>
                <w:color w:val="000000"/>
                <w:sz w:val="20"/>
                <w:szCs w:val="20"/>
              </w:rPr>
              <w:t>&lt;</w:t>
            </w:r>
            <w:proofErr w:type="spellStart"/>
            <w:r w:rsidRPr="005819C4">
              <w:rPr>
                <w:color w:val="000000"/>
                <w:sz w:val="20"/>
                <w:szCs w:val="20"/>
              </w:rPr>
              <w:t>customer-name</w:t>
            </w:r>
            <w:proofErr w:type="spellEnd"/>
            <w:r w:rsidRPr="005819C4">
              <w:rPr>
                <w:color w:val="000000"/>
                <w:sz w:val="20"/>
                <w:szCs w:val="20"/>
              </w:rPr>
              <w:t>&gt;</w:t>
            </w:r>
          </w:p>
        </w:tc>
        <w:tc>
          <w:tcPr>
            <w:tcW w:w="800" w:type="pct"/>
            <w:vMerge/>
            <w:shd w:val="clear" w:color="auto" w:fill="auto"/>
            <w:vAlign w:val="center"/>
          </w:tcPr>
          <w:p w14:paraId="0A6A5427" w14:textId="77777777" w:rsidR="00806215" w:rsidRPr="005819C4" w:rsidRDefault="00806215" w:rsidP="00806215">
            <w:pPr>
              <w:pStyle w:val="Sinespaciado"/>
              <w:rPr>
                <w:color w:val="000000"/>
                <w:sz w:val="20"/>
                <w:szCs w:val="20"/>
              </w:rPr>
            </w:pPr>
          </w:p>
        </w:tc>
        <w:tc>
          <w:tcPr>
            <w:tcW w:w="1607" w:type="pct"/>
            <w:shd w:val="clear" w:color="auto" w:fill="auto"/>
            <w:vAlign w:val="center"/>
          </w:tcPr>
          <w:p w14:paraId="2C2AFF89" w14:textId="7C79CA97" w:rsidR="00806215" w:rsidRPr="005819C4" w:rsidRDefault="00806215" w:rsidP="00806215">
            <w:pPr>
              <w:pStyle w:val="Sinespaciado"/>
              <w:rPr>
                <w:color w:val="000000"/>
                <w:sz w:val="20"/>
                <w:szCs w:val="20"/>
              </w:rPr>
            </w:pPr>
            <w:r w:rsidRPr="005819C4">
              <w:rPr>
                <w:color w:val="000000"/>
                <w:sz w:val="20"/>
                <w:szCs w:val="20"/>
              </w:rPr>
              <w:t>Contiene el nombre del cliente</w:t>
            </w:r>
          </w:p>
        </w:tc>
      </w:tr>
      <w:tr w:rsidR="00806215" w:rsidRPr="005819C4" w14:paraId="6B1DA256" w14:textId="77777777" w:rsidTr="001A0071">
        <w:trPr>
          <w:trHeight w:val="30"/>
        </w:trPr>
        <w:tc>
          <w:tcPr>
            <w:tcW w:w="1129" w:type="pct"/>
            <w:shd w:val="clear" w:color="auto" w:fill="auto"/>
            <w:tcMar>
              <w:top w:w="0" w:type="dxa"/>
              <w:left w:w="108" w:type="dxa"/>
              <w:bottom w:w="0" w:type="dxa"/>
              <w:right w:w="108" w:type="dxa"/>
            </w:tcMar>
            <w:vAlign w:val="center"/>
          </w:tcPr>
          <w:p w14:paraId="6D4B32A9" w14:textId="675E09CD" w:rsidR="00806215" w:rsidRPr="005819C4" w:rsidRDefault="00806215" w:rsidP="00806215">
            <w:pPr>
              <w:pStyle w:val="Sinespaciado"/>
              <w:rPr>
                <w:color w:val="000000"/>
                <w:sz w:val="20"/>
                <w:szCs w:val="20"/>
              </w:rPr>
            </w:pPr>
            <w:r w:rsidRPr="005819C4">
              <w:rPr>
                <w:color w:val="000000"/>
                <w:sz w:val="20"/>
                <w:szCs w:val="20"/>
              </w:rPr>
              <w:t>Teléfono</w:t>
            </w:r>
          </w:p>
        </w:tc>
        <w:tc>
          <w:tcPr>
            <w:tcW w:w="865" w:type="pct"/>
            <w:shd w:val="clear" w:color="auto" w:fill="auto"/>
            <w:tcMar>
              <w:top w:w="0" w:type="dxa"/>
              <w:left w:w="108" w:type="dxa"/>
              <w:bottom w:w="0" w:type="dxa"/>
              <w:right w:w="108" w:type="dxa"/>
            </w:tcMar>
            <w:vAlign w:val="center"/>
          </w:tcPr>
          <w:p w14:paraId="78E362EB" w14:textId="1DAADC8F" w:rsidR="00806215" w:rsidRPr="005819C4" w:rsidRDefault="00806215" w:rsidP="00806215">
            <w:pPr>
              <w:pStyle w:val="Sinespaciado"/>
              <w:rPr>
                <w:color w:val="000000"/>
                <w:sz w:val="20"/>
                <w:szCs w:val="20"/>
              </w:rPr>
            </w:pPr>
            <w:proofErr w:type="spellStart"/>
            <w:r w:rsidRPr="005819C4">
              <w:rPr>
                <w:color w:val="000000"/>
                <w:sz w:val="20"/>
                <w:szCs w:val="20"/>
              </w:rPr>
              <w:t>phone</w:t>
            </w:r>
            <w:proofErr w:type="spellEnd"/>
          </w:p>
        </w:tc>
        <w:tc>
          <w:tcPr>
            <w:tcW w:w="599" w:type="pct"/>
            <w:shd w:val="clear" w:color="auto" w:fill="auto"/>
            <w:vAlign w:val="center"/>
          </w:tcPr>
          <w:p w14:paraId="4656D65E" w14:textId="3EDC20AF" w:rsidR="00806215" w:rsidRPr="005819C4" w:rsidRDefault="00806215" w:rsidP="00806215">
            <w:pPr>
              <w:pStyle w:val="Sinespaciado"/>
              <w:rPr>
                <w:color w:val="000000"/>
                <w:sz w:val="20"/>
                <w:szCs w:val="20"/>
              </w:rPr>
            </w:pPr>
            <w:r w:rsidRPr="005819C4">
              <w:rPr>
                <w:color w:val="000000"/>
                <w:sz w:val="20"/>
                <w:szCs w:val="20"/>
              </w:rPr>
              <w:t>&lt;</w:t>
            </w:r>
            <w:proofErr w:type="spellStart"/>
            <w:r w:rsidRPr="005819C4">
              <w:rPr>
                <w:color w:val="000000"/>
                <w:sz w:val="20"/>
                <w:szCs w:val="20"/>
              </w:rPr>
              <w:t>phone</w:t>
            </w:r>
            <w:proofErr w:type="spellEnd"/>
            <w:r w:rsidRPr="005819C4">
              <w:rPr>
                <w:color w:val="000000"/>
                <w:sz w:val="20"/>
                <w:szCs w:val="20"/>
              </w:rPr>
              <w:t>&gt;</w:t>
            </w:r>
          </w:p>
        </w:tc>
        <w:tc>
          <w:tcPr>
            <w:tcW w:w="800" w:type="pct"/>
            <w:vMerge/>
            <w:shd w:val="clear" w:color="auto" w:fill="auto"/>
            <w:vAlign w:val="center"/>
          </w:tcPr>
          <w:p w14:paraId="0C6ABDE0" w14:textId="77777777" w:rsidR="00806215" w:rsidRPr="005819C4" w:rsidRDefault="00806215" w:rsidP="00806215">
            <w:pPr>
              <w:pStyle w:val="Sinespaciado"/>
              <w:rPr>
                <w:color w:val="000000"/>
                <w:sz w:val="20"/>
                <w:szCs w:val="20"/>
              </w:rPr>
            </w:pPr>
          </w:p>
        </w:tc>
        <w:tc>
          <w:tcPr>
            <w:tcW w:w="1607" w:type="pct"/>
            <w:shd w:val="clear" w:color="auto" w:fill="auto"/>
            <w:vAlign w:val="center"/>
          </w:tcPr>
          <w:p w14:paraId="7602F929" w14:textId="1DDE9F09" w:rsidR="00806215" w:rsidRPr="005819C4" w:rsidRDefault="00806215" w:rsidP="00806215">
            <w:pPr>
              <w:pStyle w:val="Sinespaciado"/>
              <w:rPr>
                <w:color w:val="000000"/>
                <w:sz w:val="20"/>
                <w:szCs w:val="20"/>
              </w:rPr>
            </w:pPr>
            <w:r w:rsidRPr="005819C4">
              <w:rPr>
                <w:color w:val="000000"/>
                <w:sz w:val="20"/>
                <w:szCs w:val="20"/>
              </w:rPr>
              <w:t>Contiene el número de teléfono del cliente de acuerdo a la dirección de envío</w:t>
            </w:r>
          </w:p>
        </w:tc>
      </w:tr>
      <w:tr w:rsidR="00806215" w:rsidRPr="005819C4" w14:paraId="5F38B662" w14:textId="77777777" w:rsidTr="00D40D29">
        <w:trPr>
          <w:trHeight w:val="30"/>
        </w:trPr>
        <w:tc>
          <w:tcPr>
            <w:tcW w:w="5000" w:type="pct"/>
            <w:gridSpan w:val="5"/>
            <w:shd w:val="clear" w:color="auto" w:fill="BF8F00" w:themeFill="accent4" w:themeFillShade="BF"/>
            <w:tcMar>
              <w:top w:w="0" w:type="dxa"/>
              <w:left w:w="108" w:type="dxa"/>
              <w:bottom w:w="0" w:type="dxa"/>
              <w:right w:w="108" w:type="dxa"/>
            </w:tcMar>
            <w:vAlign w:val="center"/>
          </w:tcPr>
          <w:p w14:paraId="0DF731A8" w14:textId="58370769" w:rsidR="00806215" w:rsidRPr="005819C4" w:rsidRDefault="00806215" w:rsidP="00806215">
            <w:pPr>
              <w:pStyle w:val="Sinespaciado"/>
              <w:rPr>
                <w:b/>
                <w:color w:val="000000"/>
                <w:sz w:val="20"/>
                <w:szCs w:val="20"/>
              </w:rPr>
            </w:pPr>
            <w:r w:rsidRPr="005819C4">
              <w:rPr>
                <w:b/>
                <w:color w:val="FFFFFF" w:themeColor="background1"/>
                <w:szCs w:val="20"/>
              </w:rPr>
              <w:t>Datos de Entrega</w:t>
            </w:r>
          </w:p>
        </w:tc>
      </w:tr>
      <w:tr w:rsidR="00806215" w:rsidRPr="005819C4" w14:paraId="26293979" w14:textId="77777777" w:rsidTr="001A0071">
        <w:trPr>
          <w:trHeight w:val="30"/>
        </w:trPr>
        <w:tc>
          <w:tcPr>
            <w:tcW w:w="1129" w:type="pct"/>
            <w:shd w:val="clear" w:color="auto" w:fill="auto"/>
            <w:tcMar>
              <w:top w:w="0" w:type="dxa"/>
              <w:left w:w="108" w:type="dxa"/>
              <w:bottom w:w="0" w:type="dxa"/>
              <w:right w:w="108" w:type="dxa"/>
            </w:tcMar>
            <w:vAlign w:val="center"/>
          </w:tcPr>
          <w:p w14:paraId="03FCBCF8" w14:textId="09EACD70" w:rsidR="00806215" w:rsidRPr="005819C4" w:rsidRDefault="00806215" w:rsidP="00806215">
            <w:pPr>
              <w:pStyle w:val="Sinespaciado"/>
              <w:rPr>
                <w:color w:val="000000"/>
                <w:sz w:val="20"/>
                <w:szCs w:val="20"/>
              </w:rPr>
            </w:pPr>
            <w:commentRangeStart w:id="236"/>
            <w:r w:rsidRPr="005819C4">
              <w:rPr>
                <w:color w:val="000000"/>
                <w:sz w:val="20"/>
                <w:szCs w:val="20"/>
              </w:rPr>
              <w:t>Domicilio</w:t>
            </w:r>
            <w:commentRangeEnd w:id="236"/>
            <w:r w:rsidRPr="005819C4">
              <w:rPr>
                <w:rStyle w:val="Refdecomentario"/>
                <w:rFonts w:eastAsia="Calibri"/>
              </w:rPr>
              <w:commentReference w:id="236"/>
            </w:r>
          </w:p>
        </w:tc>
        <w:tc>
          <w:tcPr>
            <w:tcW w:w="865" w:type="pct"/>
            <w:shd w:val="clear" w:color="auto" w:fill="auto"/>
            <w:tcMar>
              <w:top w:w="0" w:type="dxa"/>
              <w:left w:w="108" w:type="dxa"/>
              <w:bottom w:w="0" w:type="dxa"/>
              <w:right w:w="108" w:type="dxa"/>
            </w:tcMar>
            <w:vAlign w:val="center"/>
          </w:tcPr>
          <w:p w14:paraId="11EA2261" w14:textId="7AD21188" w:rsidR="00806215" w:rsidRPr="005819C4" w:rsidRDefault="00806215" w:rsidP="00806215">
            <w:pPr>
              <w:pStyle w:val="Sinespaciado"/>
              <w:rPr>
                <w:color w:val="000000"/>
                <w:sz w:val="20"/>
                <w:szCs w:val="20"/>
              </w:rPr>
            </w:pPr>
            <w:r w:rsidRPr="005819C4">
              <w:rPr>
                <w:color w:val="000000"/>
                <w:sz w:val="20"/>
                <w:szCs w:val="20"/>
              </w:rPr>
              <w:t>address1</w:t>
            </w:r>
          </w:p>
        </w:tc>
        <w:tc>
          <w:tcPr>
            <w:tcW w:w="599" w:type="pct"/>
            <w:shd w:val="clear" w:color="auto" w:fill="auto"/>
            <w:vAlign w:val="center"/>
          </w:tcPr>
          <w:p w14:paraId="5E35A420" w14:textId="67F77DE6" w:rsidR="00806215" w:rsidRPr="005819C4" w:rsidRDefault="00806215" w:rsidP="00806215">
            <w:pPr>
              <w:pStyle w:val="Sinespaciado"/>
              <w:rPr>
                <w:color w:val="000000"/>
                <w:sz w:val="20"/>
                <w:szCs w:val="20"/>
              </w:rPr>
            </w:pPr>
            <w:r w:rsidRPr="005819C4">
              <w:rPr>
                <w:color w:val="000000"/>
                <w:sz w:val="20"/>
                <w:szCs w:val="20"/>
              </w:rPr>
              <w:t>&lt;address1&gt;</w:t>
            </w:r>
          </w:p>
        </w:tc>
        <w:tc>
          <w:tcPr>
            <w:tcW w:w="800" w:type="pct"/>
            <w:vMerge w:val="restart"/>
            <w:shd w:val="clear" w:color="auto" w:fill="auto"/>
            <w:vAlign w:val="center"/>
          </w:tcPr>
          <w:p w14:paraId="4AE64501" w14:textId="1CA5C530" w:rsidR="00806215" w:rsidRPr="005819C4" w:rsidRDefault="00806215" w:rsidP="00806215">
            <w:pPr>
              <w:pStyle w:val="Sinespaciado"/>
              <w:rPr>
                <w:color w:val="000000"/>
                <w:sz w:val="20"/>
                <w:szCs w:val="20"/>
              </w:rPr>
            </w:pPr>
            <w:r w:rsidRPr="005819C4">
              <w:rPr>
                <w:color w:val="000000"/>
                <w:sz w:val="20"/>
                <w:szCs w:val="20"/>
              </w:rPr>
              <w:t>Etapa Entrega</w:t>
            </w:r>
          </w:p>
        </w:tc>
        <w:tc>
          <w:tcPr>
            <w:tcW w:w="1607" w:type="pct"/>
            <w:shd w:val="clear" w:color="auto" w:fill="auto"/>
            <w:vAlign w:val="center"/>
          </w:tcPr>
          <w:p w14:paraId="7EF207FC" w14:textId="1E8A73BE" w:rsidR="00806215" w:rsidRPr="005819C4" w:rsidRDefault="00806215" w:rsidP="00806215">
            <w:pPr>
              <w:pStyle w:val="Sinespaciado"/>
              <w:rPr>
                <w:color w:val="000000"/>
                <w:sz w:val="20"/>
                <w:szCs w:val="20"/>
              </w:rPr>
            </w:pPr>
            <w:r w:rsidRPr="005819C4">
              <w:rPr>
                <w:color w:val="000000"/>
                <w:sz w:val="20"/>
                <w:szCs w:val="20"/>
              </w:rPr>
              <w:t>Contiene la dirección del domicilio, número exterior, número interior de acuerdo a la dirección de envío.</w:t>
            </w:r>
          </w:p>
        </w:tc>
      </w:tr>
      <w:tr w:rsidR="00806215" w:rsidRPr="005819C4" w14:paraId="0CFA28A1" w14:textId="77777777" w:rsidTr="001A0071">
        <w:trPr>
          <w:trHeight w:val="30"/>
        </w:trPr>
        <w:tc>
          <w:tcPr>
            <w:tcW w:w="1129" w:type="pct"/>
            <w:shd w:val="clear" w:color="auto" w:fill="auto"/>
            <w:tcMar>
              <w:top w:w="0" w:type="dxa"/>
              <w:left w:w="108" w:type="dxa"/>
              <w:bottom w:w="0" w:type="dxa"/>
              <w:right w:w="108" w:type="dxa"/>
            </w:tcMar>
            <w:vAlign w:val="center"/>
          </w:tcPr>
          <w:p w14:paraId="1A354EE0" w14:textId="4087076E" w:rsidR="00806215" w:rsidRPr="005819C4" w:rsidRDefault="00806215" w:rsidP="00806215">
            <w:pPr>
              <w:pStyle w:val="Sinespaciado"/>
              <w:rPr>
                <w:color w:val="000000"/>
                <w:sz w:val="20"/>
                <w:szCs w:val="20"/>
              </w:rPr>
            </w:pPr>
            <w:r w:rsidRPr="005819C4">
              <w:rPr>
                <w:color w:val="000000"/>
                <w:sz w:val="20"/>
                <w:szCs w:val="20"/>
              </w:rPr>
              <w:lastRenderedPageBreak/>
              <w:t>Colonia</w:t>
            </w:r>
          </w:p>
        </w:tc>
        <w:tc>
          <w:tcPr>
            <w:tcW w:w="865" w:type="pct"/>
            <w:shd w:val="clear" w:color="auto" w:fill="auto"/>
            <w:tcMar>
              <w:top w:w="0" w:type="dxa"/>
              <w:left w:w="108" w:type="dxa"/>
              <w:bottom w:w="0" w:type="dxa"/>
              <w:right w:w="108" w:type="dxa"/>
            </w:tcMar>
            <w:vAlign w:val="center"/>
          </w:tcPr>
          <w:p w14:paraId="0A1FAFC2" w14:textId="1734E4C6" w:rsidR="00806215" w:rsidRPr="005819C4" w:rsidRDefault="00806215" w:rsidP="00806215">
            <w:pPr>
              <w:pStyle w:val="Sinespaciado"/>
              <w:rPr>
                <w:color w:val="000000"/>
                <w:sz w:val="20"/>
                <w:szCs w:val="20"/>
              </w:rPr>
            </w:pPr>
            <w:r w:rsidRPr="005819C4">
              <w:rPr>
                <w:color w:val="000000"/>
                <w:sz w:val="20"/>
                <w:szCs w:val="20"/>
              </w:rPr>
              <w:t>address2</w:t>
            </w:r>
          </w:p>
        </w:tc>
        <w:tc>
          <w:tcPr>
            <w:tcW w:w="599" w:type="pct"/>
            <w:shd w:val="clear" w:color="auto" w:fill="auto"/>
            <w:vAlign w:val="center"/>
          </w:tcPr>
          <w:p w14:paraId="7CA66AC8" w14:textId="6339434A" w:rsidR="00806215" w:rsidRPr="005819C4" w:rsidRDefault="00806215" w:rsidP="00806215">
            <w:pPr>
              <w:pStyle w:val="Sinespaciado"/>
              <w:rPr>
                <w:color w:val="000000"/>
                <w:sz w:val="20"/>
                <w:szCs w:val="20"/>
              </w:rPr>
            </w:pPr>
            <w:r w:rsidRPr="005819C4">
              <w:rPr>
                <w:color w:val="000000"/>
                <w:sz w:val="20"/>
                <w:szCs w:val="20"/>
              </w:rPr>
              <w:t>&lt;address2&gt;</w:t>
            </w:r>
          </w:p>
        </w:tc>
        <w:tc>
          <w:tcPr>
            <w:tcW w:w="800" w:type="pct"/>
            <w:vMerge/>
            <w:shd w:val="clear" w:color="auto" w:fill="auto"/>
            <w:vAlign w:val="center"/>
          </w:tcPr>
          <w:p w14:paraId="175B7B89" w14:textId="77777777" w:rsidR="00806215" w:rsidRPr="005819C4" w:rsidRDefault="00806215" w:rsidP="00806215">
            <w:pPr>
              <w:pStyle w:val="Sinespaciado"/>
              <w:rPr>
                <w:color w:val="000000"/>
                <w:sz w:val="20"/>
                <w:szCs w:val="20"/>
              </w:rPr>
            </w:pPr>
          </w:p>
        </w:tc>
        <w:tc>
          <w:tcPr>
            <w:tcW w:w="1607" w:type="pct"/>
            <w:shd w:val="clear" w:color="auto" w:fill="auto"/>
            <w:vAlign w:val="center"/>
          </w:tcPr>
          <w:p w14:paraId="2B9EFA6E" w14:textId="26D7530A" w:rsidR="00806215" w:rsidRPr="005819C4" w:rsidRDefault="00806215" w:rsidP="00806215">
            <w:pPr>
              <w:pStyle w:val="Sinespaciado"/>
              <w:rPr>
                <w:color w:val="000000"/>
                <w:sz w:val="20"/>
                <w:szCs w:val="20"/>
              </w:rPr>
            </w:pPr>
            <w:r w:rsidRPr="005819C4">
              <w:rPr>
                <w:color w:val="000000"/>
                <w:sz w:val="20"/>
                <w:szCs w:val="20"/>
              </w:rPr>
              <w:t>Contiene el nombre de la colonia/fraccionamiento de acuerdo a la dirección de envío.</w:t>
            </w:r>
          </w:p>
        </w:tc>
      </w:tr>
      <w:tr w:rsidR="00806215" w:rsidRPr="005819C4" w14:paraId="68928B6F" w14:textId="77777777" w:rsidTr="001A0071">
        <w:trPr>
          <w:trHeight w:val="30"/>
        </w:trPr>
        <w:tc>
          <w:tcPr>
            <w:tcW w:w="1129" w:type="pct"/>
            <w:shd w:val="clear" w:color="auto" w:fill="auto"/>
            <w:tcMar>
              <w:top w:w="0" w:type="dxa"/>
              <w:left w:w="108" w:type="dxa"/>
              <w:bottom w:w="0" w:type="dxa"/>
              <w:right w:w="108" w:type="dxa"/>
            </w:tcMar>
            <w:vAlign w:val="center"/>
          </w:tcPr>
          <w:p w14:paraId="704AA2FF" w14:textId="2D99625A" w:rsidR="00806215" w:rsidRPr="005819C4" w:rsidRDefault="00806215" w:rsidP="00806215">
            <w:pPr>
              <w:pStyle w:val="Sinespaciado"/>
              <w:rPr>
                <w:color w:val="000000"/>
                <w:sz w:val="20"/>
                <w:szCs w:val="20"/>
              </w:rPr>
            </w:pPr>
            <w:r w:rsidRPr="005819C4">
              <w:rPr>
                <w:color w:val="000000"/>
                <w:sz w:val="20"/>
                <w:szCs w:val="20"/>
              </w:rPr>
              <w:t>Ciudad/Municipio</w:t>
            </w:r>
          </w:p>
        </w:tc>
        <w:tc>
          <w:tcPr>
            <w:tcW w:w="865" w:type="pct"/>
            <w:shd w:val="clear" w:color="auto" w:fill="auto"/>
            <w:tcMar>
              <w:top w:w="0" w:type="dxa"/>
              <w:left w:w="108" w:type="dxa"/>
              <w:bottom w:w="0" w:type="dxa"/>
              <w:right w:w="108" w:type="dxa"/>
            </w:tcMar>
            <w:vAlign w:val="center"/>
          </w:tcPr>
          <w:p w14:paraId="7A5C1183" w14:textId="705EE79E" w:rsidR="00806215" w:rsidRPr="005819C4" w:rsidRDefault="00806215" w:rsidP="00806215">
            <w:pPr>
              <w:pStyle w:val="Sinespaciado"/>
              <w:rPr>
                <w:color w:val="000000"/>
                <w:sz w:val="20"/>
                <w:szCs w:val="20"/>
              </w:rPr>
            </w:pPr>
            <w:proofErr w:type="spellStart"/>
            <w:r w:rsidRPr="005819C4">
              <w:rPr>
                <w:color w:val="000000"/>
                <w:sz w:val="20"/>
                <w:szCs w:val="20"/>
              </w:rPr>
              <w:t>city</w:t>
            </w:r>
            <w:proofErr w:type="spellEnd"/>
            <w:r w:rsidRPr="005819C4">
              <w:rPr>
                <w:color w:val="000000"/>
                <w:sz w:val="20"/>
                <w:szCs w:val="20"/>
              </w:rPr>
              <w:t xml:space="preserve"> </w:t>
            </w:r>
          </w:p>
        </w:tc>
        <w:tc>
          <w:tcPr>
            <w:tcW w:w="599" w:type="pct"/>
            <w:shd w:val="clear" w:color="auto" w:fill="auto"/>
            <w:vAlign w:val="center"/>
          </w:tcPr>
          <w:p w14:paraId="3918B89D" w14:textId="03E878D6" w:rsidR="00806215" w:rsidRPr="005819C4" w:rsidRDefault="00806215" w:rsidP="00806215">
            <w:pPr>
              <w:pStyle w:val="Sinespaciado"/>
              <w:rPr>
                <w:color w:val="000000"/>
                <w:sz w:val="20"/>
                <w:szCs w:val="20"/>
              </w:rPr>
            </w:pPr>
            <w:r w:rsidRPr="005819C4">
              <w:rPr>
                <w:color w:val="000000"/>
                <w:sz w:val="20"/>
                <w:szCs w:val="20"/>
              </w:rPr>
              <w:t>&lt;</w:t>
            </w:r>
            <w:proofErr w:type="spellStart"/>
            <w:r w:rsidRPr="005819C4">
              <w:rPr>
                <w:color w:val="000000"/>
                <w:sz w:val="20"/>
                <w:szCs w:val="20"/>
              </w:rPr>
              <w:t>city</w:t>
            </w:r>
            <w:proofErr w:type="spellEnd"/>
            <w:r w:rsidRPr="005819C4">
              <w:rPr>
                <w:color w:val="000000"/>
                <w:sz w:val="20"/>
                <w:szCs w:val="20"/>
              </w:rPr>
              <w:t>&gt;</w:t>
            </w:r>
          </w:p>
        </w:tc>
        <w:tc>
          <w:tcPr>
            <w:tcW w:w="800" w:type="pct"/>
            <w:vMerge/>
            <w:shd w:val="clear" w:color="auto" w:fill="auto"/>
            <w:vAlign w:val="center"/>
          </w:tcPr>
          <w:p w14:paraId="046F39C7" w14:textId="77777777" w:rsidR="00806215" w:rsidRPr="005819C4" w:rsidRDefault="00806215" w:rsidP="00806215">
            <w:pPr>
              <w:pStyle w:val="Sinespaciado"/>
              <w:rPr>
                <w:color w:val="000000"/>
                <w:sz w:val="20"/>
                <w:szCs w:val="20"/>
              </w:rPr>
            </w:pPr>
          </w:p>
        </w:tc>
        <w:tc>
          <w:tcPr>
            <w:tcW w:w="1607" w:type="pct"/>
            <w:shd w:val="clear" w:color="auto" w:fill="auto"/>
            <w:vAlign w:val="center"/>
          </w:tcPr>
          <w:p w14:paraId="3A08397F" w14:textId="08705488" w:rsidR="00806215" w:rsidRPr="005819C4" w:rsidRDefault="00806215" w:rsidP="00806215">
            <w:pPr>
              <w:pStyle w:val="Sinespaciado"/>
              <w:rPr>
                <w:color w:val="000000"/>
                <w:sz w:val="20"/>
                <w:szCs w:val="20"/>
              </w:rPr>
            </w:pPr>
            <w:r w:rsidRPr="005819C4">
              <w:rPr>
                <w:color w:val="000000"/>
                <w:sz w:val="20"/>
                <w:szCs w:val="20"/>
              </w:rPr>
              <w:t>Contiene el nombre de la ciudad/municipio de acuerdo a la dirección de envío.</w:t>
            </w:r>
          </w:p>
        </w:tc>
      </w:tr>
      <w:tr w:rsidR="00806215" w:rsidRPr="005819C4" w14:paraId="5C2752D8" w14:textId="77777777" w:rsidTr="001A0071">
        <w:trPr>
          <w:trHeight w:val="30"/>
        </w:trPr>
        <w:tc>
          <w:tcPr>
            <w:tcW w:w="1129" w:type="pct"/>
            <w:shd w:val="clear" w:color="auto" w:fill="auto"/>
            <w:tcMar>
              <w:top w:w="0" w:type="dxa"/>
              <w:left w:w="108" w:type="dxa"/>
              <w:bottom w:w="0" w:type="dxa"/>
              <w:right w:w="108" w:type="dxa"/>
            </w:tcMar>
            <w:vAlign w:val="center"/>
          </w:tcPr>
          <w:p w14:paraId="626FAB1D" w14:textId="58678E04" w:rsidR="00806215" w:rsidRPr="005819C4" w:rsidRDefault="00806215" w:rsidP="00806215">
            <w:pPr>
              <w:pStyle w:val="Sinespaciado"/>
              <w:rPr>
                <w:color w:val="000000"/>
                <w:sz w:val="20"/>
                <w:szCs w:val="20"/>
              </w:rPr>
            </w:pPr>
            <w:r w:rsidRPr="005819C4">
              <w:rPr>
                <w:color w:val="000000"/>
                <w:sz w:val="20"/>
                <w:szCs w:val="20"/>
              </w:rPr>
              <w:t>Estado</w:t>
            </w:r>
          </w:p>
        </w:tc>
        <w:tc>
          <w:tcPr>
            <w:tcW w:w="865" w:type="pct"/>
            <w:shd w:val="clear" w:color="auto" w:fill="auto"/>
            <w:tcMar>
              <w:top w:w="0" w:type="dxa"/>
              <w:left w:w="108" w:type="dxa"/>
              <w:bottom w:w="0" w:type="dxa"/>
              <w:right w:w="108" w:type="dxa"/>
            </w:tcMar>
            <w:vAlign w:val="center"/>
          </w:tcPr>
          <w:p w14:paraId="710463CE" w14:textId="17C01A87" w:rsidR="00806215" w:rsidRPr="005819C4" w:rsidRDefault="00806215" w:rsidP="00806215">
            <w:pPr>
              <w:pStyle w:val="Sinespaciado"/>
              <w:rPr>
                <w:color w:val="000000"/>
                <w:sz w:val="20"/>
                <w:szCs w:val="20"/>
              </w:rPr>
            </w:pPr>
            <w:proofErr w:type="spellStart"/>
            <w:r w:rsidRPr="005819C4">
              <w:rPr>
                <w:color w:val="000000"/>
                <w:sz w:val="20"/>
                <w:szCs w:val="20"/>
              </w:rPr>
              <w:t>state-code</w:t>
            </w:r>
            <w:proofErr w:type="spellEnd"/>
          </w:p>
        </w:tc>
        <w:tc>
          <w:tcPr>
            <w:tcW w:w="599" w:type="pct"/>
            <w:shd w:val="clear" w:color="auto" w:fill="auto"/>
            <w:vAlign w:val="center"/>
          </w:tcPr>
          <w:p w14:paraId="5075C1BB" w14:textId="3FC6762C" w:rsidR="00806215" w:rsidRPr="005819C4" w:rsidRDefault="00806215" w:rsidP="00806215">
            <w:pPr>
              <w:pStyle w:val="Sinespaciado"/>
              <w:rPr>
                <w:color w:val="000000"/>
                <w:sz w:val="20"/>
                <w:szCs w:val="20"/>
              </w:rPr>
            </w:pPr>
            <w:r w:rsidRPr="005819C4">
              <w:rPr>
                <w:color w:val="000000"/>
                <w:sz w:val="20"/>
                <w:szCs w:val="20"/>
              </w:rPr>
              <w:t>&lt;</w:t>
            </w:r>
            <w:proofErr w:type="spellStart"/>
            <w:r w:rsidRPr="005819C4">
              <w:rPr>
                <w:color w:val="000000"/>
                <w:sz w:val="20"/>
                <w:szCs w:val="20"/>
              </w:rPr>
              <w:t>state-code</w:t>
            </w:r>
            <w:proofErr w:type="spellEnd"/>
            <w:r w:rsidRPr="005819C4">
              <w:rPr>
                <w:color w:val="000000"/>
                <w:sz w:val="20"/>
                <w:szCs w:val="20"/>
              </w:rPr>
              <w:t>&gt;</w:t>
            </w:r>
          </w:p>
        </w:tc>
        <w:tc>
          <w:tcPr>
            <w:tcW w:w="800" w:type="pct"/>
            <w:vMerge/>
            <w:shd w:val="clear" w:color="auto" w:fill="auto"/>
            <w:vAlign w:val="center"/>
          </w:tcPr>
          <w:p w14:paraId="5096125A" w14:textId="77777777" w:rsidR="00806215" w:rsidRPr="005819C4" w:rsidRDefault="00806215" w:rsidP="00806215">
            <w:pPr>
              <w:pStyle w:val="Sinespaciado"/>
              <w:rPr>
                <w:color w:val="000000"/>
                <w:sz w:val="20"/>
                <w:szCs w:val="20"/>
              </w:rPr>
            </w:pPr>
          </w:p>
        </w:tc>
        <w:tc>
          <w:tcPr>
            <w:tcW w:w="1607" w:type="pct"/>
            <w:shd w:val="clear" w:color="auto" w:fill="auto"/>
            <w:vAlign w:val="center"/>
          </w:tcPr>
          <w:p w14:paraId="284AE45C" w14:textId="3BB05A9D" w:rsidR="00806215" w:rsidRPr="005819C4" w:rsidRDefault="00806215" w:rsidP="00806215">
            <w:pPr>
              <w:pStyle w:val="Sinespaciado"/>
              <w:rPr>
                <w:color w:val="000000"/>
                <w:sz w:val="20"/>
                <w:szCs w:val="20"/>
              </w:rPr>
            </w:pPr>
            <w:r w:rsidRPr="005819C4">
              <w:rPr>
                <w:color w:val="000000"/>
                <w:sz w:val="20"/>
                <w:szCs w:val="20"/>
              </w:rPr>
              <w:t>Contiene el código del estado de acuerdo a la dirección de envío.</w:t>
            </w:r>
          </w:p>
        </w:tc>
      </w:tr>
      <w:tr w:rsidR="00806215" w:rsidRPr="005819C4" w14:paraId="322EBCAD" w14:textId="77777777" w:rsidTr="0039750F">
        <w:trPr>
          <w:trHeight w:val="30"/>
        </w:trPr>
        <w:tc>
          <w:tcPr>
            <w:tcW w:w="1129" w:type="pct"/>
            <w:shd w:val="clear" w:color="auto" w:fill="D9E2F3" w:themeFill="accent1" w:themeFillTint="33"/>
            <w:tcMar>
              <w:top w:w="0" w:type="dxa"/>
              <w:left w:w="108" w:type="dxa"/>
              <w:bottom w:w="0" w:type="dxa"/>
              <w:right w:w="108" w:type="dxa"/>
            </w:tcMar>
            <w:vAlign w:val="center"/>
          </w:tcPr>
          <w:p w14:paraId="604E7928" w14:textId="779110B3" w:rsidR="00806215" w:rsidRPr="005819C4" w:rsidRDefault="00806215" w:rsidP="00806215">
            <w:pPr>
              <w:pStyle w:val="Sinespaciado"/>
              <w:rPr>
                <w:color w:val="000000"/>
                <w:sz w:val="20"/>
                <w:szCs w:val="20"/>
              </w:rPr>
            </w:pPr>
            <w:r w:rsidRPr="005819C4">
              <w:rPr>
                <w:color w:val="000000"/>
                <w:sz w:val="20"/>
                <w:szCs w:val="20"/>
              </w:rPr>
              <w:t>CP</w:t>
            </w:r>
          </w:p>
        </w:tc>
        <w:tc>
          <w:tcPr>
            <w:tcW w:w="865" w:type="pct"/>
            <w:shd w:val="clear" w:color="auto" w:fill="D9E2F3" w:themeFill="accent1" w:themeFillTint="33"/>
            <w:tcMar>
              <w:top w:w="0" w:type="dxa"/>
              <w:left w:w="108" w:type="dxa"/>
              <w:bottom w:w="0" w:type="dxa"/>
              <w:right w:w="108" w:type="dxa"/>
            </w:tcMar>
            <w:vAlign w:val="center"/>
          </w:tcPr>
          <w:p w14:paraId="3D8AD0E4" w14:textId="133A90CD" w:rsidR="00806215" w:rsidRPr="005819C4" w:rsidRDefault="00806215" w:rsidP="00806215">
            <w:pPr>
              <w:pStyle w:val="Sinespaciado"/>
              <w:rPr>
                <w:color w:val="000000"/>
                <w:sz w:val="20"/>
                <w:szCs w:val="20"/>
              </w:rPr>
            </w:pPr>
            <w:r w:rsidRPr="005819C4">
              <w:rPr>
                <w:color w:val="000000"/>
                <w:sz w:val="20"/>
                <w:szCs w:val="20"/>
              </w:rPr>
              <w:t>postal-</w:t>
            </w:r>
            <w:proofErr w:type="spellStart"/>
            <w:r w:rsidRPr="005819C4">
              <w:rPr>
                <w:color w:val="000000"/>
                <w:sz w:val="20"/>
                <w:szCs w:val="20"/>
              </w:rPr>
              <w:t>code</w:t>
            </w:r>
            <w:proofErr w:type="spellEnd"/>
          </w:p>
        </w:tc>
        <w:tc>
          <w:tcPr>
            <w:tcW w:w="599" w:type="pct"/>
            <w:shd w:val="clear" w:color="auto" w:fill="D9E2F3" w:themeFill="accent1" w:themeFillTint="33"/>
            <w:vAlign w:val="center"/>
          </w:tcPr>
          <w:p w14:paraId="117CA11C" w14:textId="48D1BFFF" w:rsidR="00806215" w:rsidRPr="005819C4" w:rsidRDefault="00806215" w:rsidP="00806215">
            <w:pPr>
              <w:pStyle w:val="Sinespaciado"/>
              <w:rPr>
                <w:color w:val="000000"/>
                <w:sz w:val="20"/>
                <w:szCs w:val="20"/>
              </w:rPr>
            </w:pPr>
            <w:r w:rsidRPr="005819C4">
              <w:rPr>
                <w:color w:val="000000"/>
                <w:sz w:val="20"/>
                <w:szCs w:val="20"/>
              </w:rPr>
              <w:t>&lt;postal-</w:t>
            </w:r>
            <w:proofErr w:type="spellStart"/>
            <w:r w:rsidRPr="005819C4">
              <w:rPr>
                <w:color w:val="000000"/>
                <w:sz w:val="20"/>
                <w:szCs w:val="20"/>
              </w:rPr>
              <w:t>code</w:t>
            </w:r>
            <w:proofErr w:type="spellEnd"/>
            <w:r w:rsidRPr="005819C4">
              <w:rPr>
                <w:color w:val="000000"/>
                <w:sz w:val="20"/>
                <w:szCs w:val="20"/>
              </w:rPr>
              <w:t>&gt;</w:t>
            </w:r>
          </w:p>
        </w:tc>
        <w:tc>
          <w:tcPr>
            <w:tcW w:w="800" w:type="pct"/>
            <w:vMerge/>
            <w:shd w:val="clear" w:color="auto" w:fill="auto"/>
            <w:vAlign w:val="center"/>
          </w:tcPr>
          <w:p w14:paraId="753D6052" w14:textId="77777777" w:rsidR="00806215" w:rsidRPr="005819C4" w:rsidRDefault="00806215" w:rsidP="00806215">
            <w:pPr>
              <w:pStyle w:val="Sinespaciado"/>
              <w:rPr>
                <w:color w:val="000000"/>
                <w:sz w:val="20"/>
                <w:szCs w:val="20"/>
              </w:rPr>
            </w:pPr>
          </w:p>
        </w:tc>
        <w:tc>
          <w:tcPr>
            <w:tcW w:w="1607" w:type="pct"/>
            <w:shd w:val="clear" w:color="auto" w:fill="D9E2F3" w:themeFill="accent1" w:themeFillTint="33"/>
            <w:vAlign w:val="center"/>
          </w:tcPr>
          <w:p w14:paraId="4EA52FFC" w14:textId="31BF63F7" w:rsidR="00806215" w:rsidRPr="005819C4" w:rsidRDefault="00806215" w:rsidP="00806215">
            <w:pPr>
              <w:pStyle w:val="Sinespaciado"/>
              <w:rPr>
                <w:color w:val="000000"/>
                <w:sz w:val="20"/>
                <w:szCs w:val="20"/>
              </w:rPr>
            </w:pPr>
            <w:r w:rsidRPr="005819C4">
              <w:rPr>
                <w:color w:val="000000"/>
                <w:sz w:val="20"/>
                <w:szCs w:val="20"/>
              </w:rPr>
              <w:t>Contiene el código postal de acuerdo a la dirección de envío.</w:t>
            </w:r>
          </w:p>
        </w:tc>
      </w:tr>
      <w:tr w:rsidR="00806215" w:rsidRPr="005819C4" w14:paraId="277A831E" w14:textId="77777777" w:rsidTr="001A0071">
        <w:trPr>
          <w:trHeight w:val="30"/>
        </w:trPr>
        <w:tc>
          <w:tcPr>
            <w:tcW w:w="1129" w:type="pct"/>
            <w:shd w:val="clear" w:color="auto" w:fill="auto"/>
            <w:tcMar>
              <w:top w:w="0" w:type="dxa"/>
              <w:left w:w="108" w:type="dxa"/>
              <w:bottom w:w="0" w:type="dxa"/>
              <w:right w:w="108" w:type="dxa"/>
            </w:tcMar>
            <w:vAlign w:val="center"/>
          </w:tcPr>
          <w:p w14:paraId="63F09696" w14:textId="166ADBC4" w:rsidR="00806215" w:rsidRPr="005819C4" w:rsidRDefault="00806215" w:rsidP="00806215">
            <w:pPr>
              <w:pStyle w:val="Sinespaciado"/>
              <w:rPr>
                <w:color w:val="000000"/>
                <w:sz w:val="20"/>
                <w:szCs w:val="20"/>
              </w:rPr>
            </w:pPr>
            <w:r w:rsidRPr="005819C4">
              <w:rPr>
                <w:color w:val="000000"/>
                <w:sz w:val="20"/>
                <w:szCs w:val="20"/>
              </w:rPr>
              <w:t>Referencia</w:t>
            </w:r>
          </w:p>
        </w:tc>
        <w:tc>
          <w:tcPr>
            <w:tcW w:w="865" w:type="pct"/>
            <w:shd w:val="clear" w:color="auto" w:fill="auto"/>
            <w:tcMar>
              <w:top w:w="0" w:type="dxa"/>
              <w:left w:w="108" w:type="dxa"/>
              <w:bottom w:w="0" w:type="dxa"/>
              <w:right w:w="108" w:type="dxa"/>
            </w:tcMar>
            <w:vAlign w:val="center"/>
          </w:tcPr>
          <w:p w14:paraId="1FCDE331" w14:textId="1C7DAA4C" w:rsidR="00806215" w:rsidRPr="005819C4" w:rsidRDefault="00806215" w:rsidP="00806215">
            <w:pPr>
              <w:pStyle w:val="Sinespaciado"/>
              <w:rPr>
                <w:color w:val="000000"/>
                <w:sz w:val="20"/>
                <w:szCs w:val="20"/>
              </w:rPr>
            </w:pPr>
            <w:proofErr w:type="spellStart"/>
            <w:r w:rsidRPr="005819C4">
              <w:rPr>
                <w:color w:val="000000"/>
                <w:sz w:val="20"/>
                <w:szCs w:val="20"/>
              </w:rPr>
              <w:t>reference</w:t>
            </w:r>
            <w:proofErr w:type="spellEnd"/>
          </w:p>
        </w:tc>
        <w:tc>
          <w:tcPr>
            <w:tcW w:w="599" w:type="pct"/>
            <w:shd w:val="clear" w:color="auto" w:fill="auto"/>
            <w:vAlign w:val="center"/>
          </w:tcPr>
          <w:p w14:paraId="38919B74" w14:textId="1BFAF303" w:rsidR="00806215" w:rsidRPr="005819C4" w:rsidRDefault="00806215" w:rsidP="00806215">
            <w:pPr>
              <w:pStyle w:val="Sinespaciado"/>
              <w:rPr>
                <w:color w:val="000000"/>
                <w:sz w:val="20"/>
                <w:szCs w:val="20"/>
              </w:rPr>
            </w:pPr>
            <w:r w:rsidRPr="005819C4">
              <w:rPr>
                <w:color w:val="000000"/>
                <w:sz w:val="20"/>
                <w:szCs w:val="20"/>
              </w:rPr>
              <w:t>&lt;</w:t>
            </w:r>
            <w:proofErr w:type="spellStart"/>
            <w:r w:rsidRPr="005819C4">
              <w:rPr>
                <w:color w:val="000000"/>
                <w:sz w:val="20"/>
                <w:szCs w:val="20"/>
              </w:rPr>
              <w:t>reference</w:t>
            </w:r>
            <w:proofErr w:type="spellEnd"/>
            <w:r w:rsidRPr="005819C4">
              <w:rPr>
                <w:color w:val="000000"/>
                <w:sz w:val="20"/>
                <w:szCs w:val="20"/>
              </w:rPr>
              <w:t>&gt;</w:t>
            </w:r>
          </w:p>
        </w:tc>
        <w:tc>
          <w:tcPr>
            <w:tcW w:w="800" w:type="pct"/>
            <w:vMerge/>
            <w:shd w:val="clear" w:color="auto" w:fill="auto"/>
            <w:vAlign w:val="center"/>
          </w:tcPr>
          <w:p w14:paraId="45058403" w14:textId="77777777" w:rsidR="00806215" w:rsidRPr="005819C4" w:rsidRDefault="00806215" w:rsidP="00806215">
            <w:pPr>
              <w:pStyle w:val="Sinespaciado"/>
              <w:rPr>
                <w:color w:val="000000"/>
                <w:sz w:val="20"/>
                <w:szCs w:val="20"/>
              </w:rPr>
            </w:pPr>
          </w:p>
        </w:tc>
        <w:tc>
          <w:tcPr>
            <w:tcW w:w="1607" w:type="pct"/>
            <w:shd w:val="clear" w:color="auto" w:fill="auto"/>
            <w:vAlign w:val="center"/>
          </w:tcPr>
          <w:p w14:paraId="7FA63CE1" w14:textId="054985EC" w:rsidR="00806215" w:rsidRPr="005819C4" w:rsidRDefault="00806215" w:rsidP="00806215">
            <w:pPr>
              <w:pStyle w:val="Sinespaciado"/>
              <w:rPr>
                <w:color w:val="000000"/>
                <w:sz w:val="20"/>
                <w:szCs w:val="20"/>
              </w:rPr>
            </w:pPr>
            <w:r w:rsidRPr="005819C4">
              <w:rPr>
                <w:color w:val="000000"/>
                <w:sz w:val="20"/>
                <w:szCs w:val="20"/>
              </w:rPr>
              <w:t xml:space="preserve">Contiene el detalle de la referencia de entrega de acuerdo a la dirección de </w:t>
            </w:r>
            <w:commentRangeStart w:id="237"/>
            <w:commentRangeStart w:id="238"/>
            <w:r w:rsidRPr="005819C4">
              <w:rPr>
                <w:color w:val="000000"/>
                <w:sz w:val="20"/>
                <w:szCs w:val="20"/>
              </w:rPr>
              <w:t>envío</w:t>
            </w:r>
            <w:commentRangeEnd w:id="237"/>
            <w:r>
              <w:rPr>
                <w:rStyle w:val="Refdecomentario"/>
                <w:rFonts w:eastAsia="Calibri"/>
              </w:rPr>
              <w:commentReference w:id="237"/>
            </w:r>
            <w:commentRangeEnd w:id="238"/>
            <w:r w:rsidR="00591485">
              <w:rPr>
                <w:rStyle w:val="Refdecomentario"/>
                <w:rFonts w:eastAsia="Calibri"/>
              </w:rPr>
              <w:commentReference w:id="238"/>
            </w:r>
            <w:r w:rsidRPr="005819C4">
              <w:rPr>
                <w:color w:val="000000"/>
                <w:sz w:val="20"/>
                <w:szCs w:val="20"/>
              </w:rPr>
              <w:t>.</w:t>
            </w:r>
          </w:p>
        </w:tc>
      </w:tr>
      <w:tr w:rsidR="00806215" w:rsidRPr="005819C4" w14:paraId="46B580F6" w14:textId="77777777" w:rsidTr="001A0071">
        <w:trPr>
          <w:trHeight w:val="30"/>
        </w:trPr>
        <w:tc>
          <w:tcPr>
            <w:tcW w:w="1129" w:type="pct"/>
            <w:shd w:val="clear" w:color="auto" w:fill="auto"/>
            <w:tcMar>
              <w:top w:w="0" w:type="dxa"/>
              <w:left w:w="108" w:type="dxa"/>
              <w:bottom w:w="0" w:type="dxa"/>
              <w:right w:w="108" w:type="dxa"/>
            </w:tcMar>
            <w:vAlign w:val="center"/>
          </w:tcPr>
          <w:p w14:paraId="662F42EE" w14:textId="70A35B50" w:rsidR="00806215" w:rsidRPr="005819C4" w:rsidRDefault="00806215" w:rsidP="00806215">
            <w:pPr>
              <w:pStyle w:val="Sinespaciado"/>
              <w:rPr>
                <w:color w:val="000000"/>
                <w:sz w:val="20"/>
                <w:szCs w:val="20"/>
              </w:rPr>
            </w:pPr>
            <w:r w:rsidRPr="005819C4">
              <w:rPr>
                <w:color w:val="000000"/>
                <w:sz w:val="20"/>
                <w:szCs w:val="20"/>
              </w:rPr>
              <w:t>Nombre quien recibe</w:t>
            </w:r>
          </w:p>
        </w:tc>
        <w:tc>
          <w:tcPr>
            <w:tcW w:w="865" w:type="pct"/>
            <w:shd w:val="clear" w:color="auto" w:fill="auto"/>
            <w:tcMar>
              <w:top w:w="0" w:type="dxa"/>
              <w:left w:w="108" w:type="dxa"/>
              <w:bottom w:w="0" w:type="dxa"/>
              <w:right w:w="108" w:type="dxa"/>
            </w:tcMar>
          </w:tcPr>
          <w:p w14:paraId="3E27A4F7" w14:textId="45F30F30" w:rsidR="00806215" w:rsidRPr="005819C4" w:rsidRDefault="00806215" w:rsidP="00806215">
            <w:pPr>
              <w:pStyle w:val="Sinespaciado"/>
              <w:rPr>
                <w:color w:val="000000"/>
                <w:sz w:val="20"/>
                <w:szCs w:val="20"/>
              </w:rPr>
            </w:pPr>
            <w:proofErr w:type="spellStart"/>
            <w:r w:rsidRPr="005819C4">
              <w:rPr>
                <w:color w:val="000000"/>
                <w:sz w:val="20"/>
                <w:szCs w:val="20"/>
              </w:rPr>
              <w:t>name-receives</w:t>
            </w:r>
            <w:proofErr w:type="spellEnd"/>
          </w:p>
        </w:tc>
        <w:tc>
          <w:tcPr>
            <w:tcW w:w="599" w:type="pct"/>
            <w:shd w:val="clear" w:color="auto" w:fill="auto"/>
          </w:tcPr>
          <w:p w14:paraId="11F05EEA" w14:textId="1A7AE907" w:rsidR="00806215" w:rsidRPr="005819C4" w:rsidRDefault="00806215" w:rsidP="00806215">
            <w:pPr>
              <w:pStyle w:val="Sinespaciado"/>
              <w:rPr>
                <w:color w:val="000000"/>
                <w:sz w:val="20"/>
                <w:szCs w:val="20"/>
              </w:rPr>
            </w:pPr>
            <w:r w:rsidRPr="005819C4">
              <w:rPr>
                <w:color w:val="000000"/>
                <w:sz w:val="20"/>
                <w:szCs w:val="20"/>
              </w:rPr>
              <w:t>&lt;</w:t>
            </w:r>
            <w:proofErr w:type="spellStart"/>
            <w:r w:rsidRPr="005819C4">
              <w:rPr>
                <w:color w:val="000000"/>
                <w:sz w:val="20"/>
                <w:szCs w:val="20"/>
              </w:rPr>
              <w:t>name-receives</w:t>
            </w:r>
            <w:proofErr w:type="spellEnd"/>
            <w:r w:rsidRPr="005819C4">
              <w:rPr>
                <w:color w:val="000000"/>
                <w:sz w:val="20"/>
                <w:szCs w:val="20"/>
              </w:rPr>
              <w:t>&gt;</w:t>
            </w:r>
          </w:p>
        </w:tc>
        <w:tc>
          <w:tcPr>
            <w:tcW w:w="800" w:type="pct"/>
            <w:vMerge/>
            <w:shd w:val="clear" w:color="auto" w:fill="auto"/>
            <w:vAlign w:val="center"/>
          </w:tcPr>
          <w:p w14:paraId="4D75FFEA" w14:textId="77777777" w:rsidR="00806215" w:rsidRPr="005819C4" w:rsidRDefault="00806215" w:rsidP="00806215">
            <w:pPr>
              <w:pStyle w:val="Sinespaciado"/>
              <w:rPr>
                <w:color w:val="000000"/>
                <w:sz w:val="20"/>
                <w:szCs w:val="20"/>
              </w:rPr>
            </w:pPr>
          </w:p>
        </w:tc>
        <w:tc>
          <w:tcPr>
            <w:tcW w:w="1607" w:type="pct"/>
            <w:shd w:val="clear" w:color="auto" w:fill="auto"/>
            <w:vAlign w:val="center"/>
          </w:tcPr>
          <w:p w14:paraId="42E783BB" w14:textId="189A797C" w:rsidR="00806215" w:rsidRPr="005819C4" w:rsidRDefault="00806215" w:rsidP="00806215">
            <w:pPr>
              <w:pStyle w:val="Sinespaciado"/>
              <w:rPr>
                <w:color w:val="000000"/>
                <w:sz w:val="20"/>
                <w:szCs w:val="20"/>
              </w:rPr>
            </w:pPr>
            <w:r w:rsidRPr="005819C4">
              <w:rPr>
                <w:color w:val="000000"/>
                <w:sz w:val="20"/>
                <w:szCs w:val="20"/>
              </w:rPr>
              <w:t>Contiene el nombre de la persona quien recibe la orden</w:t>
            </w:r>
          </w:p>
        </w:tc>
      </w:tr>
      <w:tr w:rsidR="00806215" w:rsidRPr="005819C4" w14:paraId="0F40EEAE" w14:textId="77777777" w:rsidTr="00F00E57">
        <w:trPr>
          <w:trHeight w:val="30"/>
        </w:trPr>
        <w:tc>
          <w:tcPr>
            <w:tcW w:w="5000" w:type="pct"/>
            <w:gridSpan w:val="5"/>
            <w:shd w:val="clear" w:color="auto" w:fill="BF8F00" w:themeFill="accent4" w:themeFillShade="BF"/>
            <w:vAlign w:val="center"/>
          </w:tcPr>
          <w:p w14:paraId="5F2E535D" w14:textId="074C06D2" w:rsidR="00806215" w:rsidRPr="005819C4" w:rsidRDefault="00806215" w:rsidP="00806215">
            <w:pPr>
              <w:pStyle w:val="Sinespaciado"/>
              <w:rPr>
                <w:b/>
                <w:color w:val="FFFFFF" w:themeColor="background1"/>
                <w:szCs w:val="20"/>
              </w:rPr>
            </w:pPr>
            <w:r w:rsidRPr="005819C4">
              <w:rPr>
                <w:b/>
                <w:color w:val="FFFFFF" w:themeColor="background1"/>
                <w:szCs w:val="20"/>
              </w:rPr>
              <w:t>Entrega</w:t>
            </w:r>
          </w:p>
        </w:tc>
      </w:tr>
      <w:tr w:rsidR="00806215" w:rsidRPr="005819C4" w14:paraId="0B1A03F3" w14:textId="77777777" w:rsidTr="0039750F">
        <w:trPr>
          <w:trHeight w:val="137"/>
        </w:trPr>
        <w:tc>
          <w:tcPr>
            <w:tcW w:w="1129" w:type="pct"/>
            <w:vMerge w:val="restart"/>
            <w:shd w:val="clear" w:color="auto" w:fill="auto"/>
            <w:tcMar>
              <w:top w:w="0" w:type="dxa"/>
              <w:left w:w="108" w:type="dxa"/>
              <w:bottom w:w="0" w:type="dxa"/>
              <w:right w:w="108" w:type="dxa"/>
            </w:tcMar>
            <w:vAlign w:val="center"/>
          </w:tcPr>
          <w:p w14:paraId="4D9D630B" w14:textId="5AA3B2E9" w:rsidR="00806215" w:rsidRPr="005819C4" w:rsidRDefault="00806215" w:rsidP="00806215">
            <w:pPr>
              <w:pStyle w:val="Sinespaciado"/>
              <w:rPr>
                <w:color w:val="000000"/>
                <w:sz w:val="20"/>
                <w:szCs w:val="20"/>
              </w:rPr>
            </w:pPr>
            <w:r w:rsidRPr="005819C4">
              <w:rPr>
                <w:color w:val="000000"/>
                <w:sz w:val="20"/>
                <w:szCs w:val="20"/>
              </w:rPr>
              <w:t>Fecha y hora de entrega</w:t>
            </w:r>
          </w:p>
        </w:tc>
        <w:tc>
          <w:tcPr>
            <w:tcW w:w="865" w:type="pct"/>
            <w:shd w:val="clear" w:color="auto" w:fill="auto"/>
            <w:tcMar>
              <w:top w:w="0" w:type="dxa"/>
              <w:left w:w="108" w:type="dxa"/>
              <w:bottom w:w="0" w:type="dxa"/>
              <w:right w:w="108" w:type="dxa"/>
            </w:tcMar>
          </w:tcPr>
          <w:p w14:paraId="29ED78DC" w14:textId="37BFE770" w:rsidR="00806215" w:rsidRPr="005819C4" w:rsidRDefault="00806215" w:rsidP="00806215">
            <w:pPr>
              <w:pStyle w:val="Sinespaciado"/>
              <w:rPr>
                <w:color w:val="000000"/>
                <w:sz w:val="20"/>
                <w:szCs w:val="20"/>
              </w:rPr>
            </w:pPr>
            <w:proofErr w:type="spellStart"/>
            <w:r w:rsidRPr="005819C4">
              <w:rPr>
                <w:color w:val="000000"/>
                <w:sz w:val="20"/>
                <w:szCs w:val="20"/>
              </w:rPr>
              <w:t>delivery</w:t>
            </w:r>
            <w:proofErr w:type="spellEnd"/>
            <w:r w:rsidRPr="005819C4">
              <w:rPr>
                <w:color w:val="000000"/>
                <w:sz w:val="20"/>
                <w:szCs w:val="20"/>
              </w:rPr>
              <w:t>-date</w:t>
            </w:r>
          </w:p>
        </w:tc>
        <w:tc>
          <w:tcPr>
            <w:tcW w:w="599" w:type="pct"/>
            <w:shd w:val="clear" w:color="auto" w:fill="auto"/>
            <w:vAlign w:val="center"/>
          </w:tcPr>
          <w:p w14:paraId="1B40F312" w14:textId="76C96257" w:rsidR="00806215" w:rsidRPr="005819C4" w:rsidRDefault="00806215" w:rsidP="00806215">
            <w:pPr>
              <w:pStyle w:val="Sinespaciado"/>
              <w:rPr>
                <w:color w:val="000000"/>
                <w:sz w:val="20"/>
                <w:szCs w:val="20"/>
              </w:rPr>
            </w:pPr>
            <w:r w:rsidRPr="005819C4">
              <w:rPr>
                <w:color w:val="000000"/>
                <w:sz w:val="20"/>
                <w:szCs w:val="20"/>
              </w:rPr>
              <w:t>N/A</w:t>
            </w:r>
          </w:p>
        </w:tc>
        <w:tc>
          <w:tcPr>
            <w:tcW w:w="800" w:type="pct"/>
            <w:vMerge w:val="restart"/>
            <w:shd w:val="clear" w:color="auto" w:fill="auto"/>
            <w:vAlign w:val="center"/>
          </w:tcPr>
          <w:p w14:paraId="2C23CE56" w14:textId="4EF8DC1E" w:rsidR="00806215" w:rsidRPr="005819C4" w:rsidRDefault="00806215" w:rsidP="00806215">
            <w:pPr>
              <w:pStyle w:val="Sinespaciado"/>
              <w:rPr>
                <w:color w:val="000000"/>
                <w:sz w:val="20"/>
                <w:szCs w:val="20"/>
              </w:rPr>
            </w:pPr>
            <w:r w:rsidRPr="005819C4">
              <w:rPr>
                <w:color w:val="000000"/>
                <w:sz w:val="20"/>
                <w:szCs w:val="20"/>
              </w:rPr>
              <w:t>Etapa Entrega</w:t>
            </w:r>
          </w:p>
        </w:tc>
        <w:tc>
          <w:tcPr>
            <w:tcW w:w="1607" w:type="pct"/>
            <w:vMerge w:val="restart"/>
            <w:shd w:val="clear" w:color="auto" w:fill="auto"/>
            <w:vAlign w:val="center"/>
          </w:tcPr>
          <w:p w14:paraId="16425DED" w14:textId="5FE9EC87" w:rsidR="00806215" w:rsidRPr="005819C4" w:rsidRDefault="00806215" w:rsidP="00806215">
            <w:pPr>
              <w:pStyle w:val="Sinespaciado"/>
              <w:rPr>
                <w:color w:val="000000"/>
                <w:sz w:val="20"/>
                <w:szCs w:val="20"/>
              </w:rPr>
            </w:pPr>
            <w:r w:rsidRPr="005819C4">
              <w:rPr>
                <w:color w:val="000000"/>
                <w:sz w:val="20"/>
                <w:szCs w:val="20"/>
              </w:rPr>
              <w:t xml:space="preserve">Contiene la fecha y hora de entrega de la orden </w:t>
            </w:r>
          </w:p>
        </w:tc>
      </w:tr>
      <w:tr w:rsidR="00806215" w:rsidRPr="005819C4" w14:paraId="190FA5F6" w14:textId="77777777" w:rsidTr="008A5302">
        <w:trPr>
          <w:trHeight w:val="136"/>
        </w:trPr>
        <w:tc>
          <w:tcPr>
            <w:tcW w:w="1129" w:type="pct"/>
            <w:vMerge/>
            <w:shd w:val="clear" w:color="auto" w:fill="auto"/>
            <w:tcMar>
              <w:top w:w="0" w:type="dxa"/>
              <w:left w:w="108" w:type="dxa"/>
              <w:bottom w:w="0" w:type="dxa"/>
              <w:right w:w="108" w:type="dxa"/>
            </w:tcMar>
            <w:vAlign w:val="center"/>
          </w:tcPr>
          <w:p w14:paraId="418A8F55" w14:textId="77777777" w:rsidR="00806215" w:rsidRPr="005819C4" w:rsidRDefault="00806215" w:rsidP="00806215">
            <w:pPr>
              <w:pStyle w:val="Sinespaciado"/>
              <w:rPr>
                <w:color w:val="000000"/>
                <w:sz w:val="20"/>
                <w:szCs w:val="20"/>
              </w:rPr>
            </w:pPr>
          </w:p>
        </w:tc>
        <w:tc>
          <w:tcPr>
            <w:tcW w:w="865" w:type="pct"/>
            <w:shd w:val="clear" w:color="auto" w:fill="auto"/>
            <w:tcMar>
              <w:top w:w="0" w:type="dxa"/>
              <w:left w:w="108" w:type="dxa"/>
              <w:bottom w:w="0" w:type="dxa"/>
              <w:right w:w="108" w:type="dxa"/>
            </w:tcMar>
          </w:tcPr>
          <w:p w14:paraId="7BA98FA2" w14:textId="3845E01B" w:rsidR="00806215" w:rsidRPr="005819C4" w:rsidRDefault="00806215" w:rsidP="00806215">
            <w:pPr>
              <w:pStyle w:val="Sinespaciado"/>
              <w:rPr>
                <w:color w:val="000000"/>
                <w:sz w:val="20"/>
                <w:szCs w:val="20"/>
              </w:rPr>
            </w:pPr>
            <w:proofErr w:type="spellStart"/>
            <w:r w:rsidRPr="005819C4">
              <w:rPr>
                <w:color w:val="000000"/>
                <w:sz w:val="20"/>
                <w:szCs w:val="20"/>
              </w:rPr>
              <w:t>delivery</w:t>
            </w:r>
            <w:proofErr w:type="spellEnd"/>
            <w:r w:rsidRPr="005819C4">
              <w:rPr>
                <w:color w:val="000000"/>
                <w:sz w:val="20"/>
                <w:szCs w:val="20"/>
              </w:rPr>
              <w:t>-time</w:t>
            </w:r>
          </w:p>
        </w:tc>
        <w:tc>
          <w:tcPr>
            <w:tcW w:w="599" w:type="pct"/>
            <w:shd w:val="clear" w:color="auto" w:fill="auto"/>
            <w:vAlign w:val="center"/>
          </w:tcPr>
          <w:p w14:paraId="32F83F4D" w14:textId="6A193FE4" w:rsidR="00806215" w:rsidRPr="005819C4" w:rsidRDefault="00806215" w:rsidP="00806215">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78A133C7" w14:textId="77777777" w:rsidR="00806215" w:rsidRPr="005819C4" w:rsidRDefault="00806215" w:rsidP="00806215">
            <w:pPr>
              <w:pStyle w:val="Sinespaciado"/>
              <w:rPr>
                <w:color w:val="000000"/>
                <w:sz w:val="20"/>
                <w:szCs w:val="20"/>
              </w:rPr>
            </w:pPr>
          </w:p>
        </w:tc>
        <w:tc>
          <w:tcPr>
            <w:tcW w:w="1607" w:type="pct"/>
            <w:vMerge/>
            <w:shd w:val="clear" w:color="auto" w:fill="auto"/>
            <w:vAlign w:val="center"/>
          </w:tcPr>
          <w:p w14:paraId="5B4C4C15" w14:textId="77777777" w:rsidR="00806215" w:rsidRPr="005819C4" w:rsidRDefault="00806215" w:rsidP="00806215">
            <w:pPr>
              <w:pStyle w:val="Sinespaciado"/>
              <w:rPr>
                <w:color w:val="000000"/>
                <w:sz w:val="20"/>
                <w:szCs w:val="20"/>
              </w:rPr>
            </w:pPr>
          </w:p>
        </w:tc>
      </w:tr>
      <w:tr w:rsidR="00806215" w:rsidRPr="005819C4" w14:paraId="0D03D690" w14:textId="77777777" w:rsidTr="008A5302">
        <w:trPr>
          <w:trHeight w:val="30"/>
        </w:trPr>
        <w:tc>
          <w:tcPr>
            <w:tcW w:w="1129" w:type="pct"/>
            <w:shd w:val="clear" w:color="auto" w:fill="auto"/>
            <w:tcMar>
              <w:top w:w="0" w:type="dxa"/>
              <w:left w:w="108" w:type="dxa"/>
              <w:bottom w:w="0" w:type="dxa"/>
              <w:right w:w="108" w:type="dxa"/>
            </w:tcMar>
            <w:vAlign w:val="center"/>
          </w:tcPr>
          <w:p w14:paraId="5AE477C3" w14:textId="549720A0" w:rsidR="00806215" w:rsidRPr="005819C4" w:rsidRDefault="00806215" w:rsidP="00806215">
            <w:pPr>
              <w:pStyle w:val="Sinespaciado"/>
              <w:rPr>
                <w:color w:val="000000"/>
                <w:sz w:val="20"/>
                <w:szCs w:val="20"/>
              </w:rPr>
            </w:pPr>
            <w:r w:rsidRPr="005819C4">
              <w:rPr>
                <w:color w:val="000000"/>
                <w:sz w:val="20"/>
                <w:szCs w:val="20"/>
              </w:rPr>
              <w:t>ID quien recibe</w:t>
            </w:r>
          </w:p>
        </w:tc>
        <w:tc>
          <w:tcPr>
            <w:tcW w:w="865" w:type="pct"/>
            <w:shd w:val="clear" w:color="auto" w:fill="auto"/>
            <w:tcMar>
              <w:top w:w="0" w:type="dxa"/>
              <w:left w:w="108" w:type="dxa"/>
              <w:bottom w:w="0" w:type="dxa"/>
              <w:right w:w="108" w:type="dxa"/>
            </w:tcMar>
          </w:tcPr>
          <w:p w14:paraId="09D359F9" w14:textId="25685ADD" w:rsidR="00806215" w:rsidRPr="005819C4" w:rsidRDefault="00806215" w:rsidP="00806215">
            <w:pPr>
              <w:pStyle w:val="Sinespaciado"/>
              <w:rPr>
                <w:color w:val="000000"/>
                <w:sz w:val="20"/>
                <w:szCs w:val="20"/>
              </w:rPr>
            </w:pPr>
            <w:r w:rsidRPr="005819C4">
              <w:rPr>
                <w:color w:val="000000"/>
                <w:sz w:val="20"/>
                <w:szCs w:val="20"/>
              </w:rPr>
              <w:t>id-receive</w:t>
            </w:r>
          </w:p>
        </w:tc>
        <w:tc>
          <w:tcPr>
            <w:tcW w:w="599" w:type="pct"/>
            <w:shd w:val="clear" w:color="auto" w:fill="auto"/>
            <w:vAlign w:val="center"/>
          </w:tcPr>
          <w:p w14:paraId="5E9F8A97" w14:textId="56A127AF" w:rsidR="00806215" w:rsidRPr="005819C4" w:rsidRDefault="00806215" w:rsidP="00806215">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0C6E580A" w14:textId="77777777" w:rsidR="00806215" w:rsidRPr="005819C4" w:rsidRDefault="00806215" w:rsidP="00806215">
            <w:pPr>
              <w:pStyle w:val="Sinespaciado"/>
              <w:rPr>
                <w:color w:val="000000"/>
                <w:sz w:val="20"/>
                <w:szCs w:val="20"/>
              </w:rPr>
            </w:pPr>
          </w:p>
        </w:tc>
        <w:tc>
          <w:tcPr>
            <w:tcW w:w="1607" w:type="pct"/>
            <w:shd w:val="clear" w:color="auto" w:fill="auto"/>
            <w:vAlign w:val="center"/>
          </w:tcPr>
          <w:p w14:paraId="0C2F48AD" w14:textId="74AF842B" w:rsidR="00806215" w:rsidRPr="005819C4" w:rsidRDefault="00806215" w:rsidP="00806215">
            <w:pPr>
              <w:pStyle w:val="Sinespaciado"/>
              <w:rPr>
                <w:color w:val="000000"/>
                <w:sz w:val="20"/>
                <w:szCs w:val="20"/>
              </w:rPr>
            </w:pPr>
            <w:r w:rsidRPr="005819C4">
              <w:rPr>
                <w:color w:val="000000"/>
                <w:sz w:val="20"/>
                <w:szCs w:val="20"/>
              </w:rPr>
              <w:t xml:space="preserve">Contiene el número de identificación de la persona quien recibe la </w:t>
            </w:r>
            <w:commentRangeStart w:id="239"/>
            <w:commentRangeStart w:id="240"/>
            <w:r w:rsidRPr="005819C4">
              <w:rPr>
                <w:color w:val="000000"/>
                <w:sz w:val="20"/>
                <w:szCs w:val="20"/>
              </w:rPr>
              <w:t>orden</w:t>
            </w:r>
            <w:commentRangeEnd w:id="239"/>
            <w:r>
              <w:rPr>
                <w:rStyle w:val="Refdecomentario"/>
                <w:rFonts w:eastAsia="Calibri"/>
              </w:rPr>
              <w:commentReference w:id="239"/>
            </w:r>
            <w:commentRangeEnd w:id="240"/>
            <w:r w:rsidR="00591485">
              <w:rPr>
                <w:rStyle w:val="Refdecomentario"/>
                <w:rFonts w:eastAsia="Calibri"/>
              </w:rPr>
              <w:commentReference w:id="240"/>
            </w:r>
          </w:p>
        </w:tc>
      </w:tr>
      <w:tr w:rsidR="00806215" w:rsidRPr="005819C4" w14:paraId="3172DD03" w14:textId="77777777" w:rsidTr="008A5302">
        <w:trPr>
          <w:trHeight w:val="30"/>
        </w:trPr>
        <w:tc>
          <w:tcPr>
            <w:tcW w:w="1129" w:type="pct"/>
            <w:shd w:val="clear" w:color="auto" w:fill="auto"/>
            <w:tcMar>
              <w:top w:w="0" w:type="dxa"/>
              <w:left w:w="108" w:type="dxa"/>
              <w:bottom w:w="0" w:type="dxa"/>
              <w:right w:w="108" w:type="dxa"/>
            </w:tcMar>
            <w:vAlign w:val="center"/>
          </w:tcPr>
          <w:p w14:paraId="29551C2B" w14:textId="5B8E30D2" w:rsidR="00806215" w:rsidRPr="005819C4" w:rsidRDefault="00806215" w:rsidP="00806215">
            <w:pPr>
              <w:pStyle w:val="Sinespaciado"/>
              <w:rPr>
                <w:color w:val="000000"/>
                <w:sz w:val="20"/>
                <w:szCs w:val="20"/>
              </w:rPr>
            </w:pPr>
            <w:r w:rsidRPr="005819C4">
              <w:rPr>
                <w:color w:val="000000"/>
                <w:sz w:val="20"/>
                <w:szCs w:val="20"/>
              </w:rPr>
              <w:t>Nombre quien recibe</w:t>
            </w:r>
          </w:p>
        </w:tc>
        <w:tc>
          <w:tcPr>
            <w:tcW w:w="865" w:type="pct"/>
            <w:shd w:val="clear" w:color="auto" w:fill="auto"/>
            <w:tcMar>
              <w:top w:w="0" w:type="dxa"/>
              <w:left w:w="108" w:type="dxa"/>
              <w:bottom w:w="0" w:type="dxa"/>
              <w:right w:w="108" w:type="dxa"/>
            </w:tcMar>
          </w:tcPr>
          <w:p w14:paraId="41265D16" w14:textId="1FE63677" w:rsidR="00806215" w:rsidRPr="005819C4" w:rsidRDefault="00806215" w:rsidP="00806215">
            <w:pPr>
              <w:pStyle w:val="Sinespaciado"/>
              <w:rPr>
                <w:color w:val="000000"/>
                <w:sz w:val="20"/>
                <w:szCs w:val="20"/>
              </w:rPr>
            </w:pPr>
            <w:proofErr w:type="spellStart"/>
            <w:r w:rsidRPr="005819C4">
              <w:rPr>
                <w:color w:val="000000"/>
                <w:sz w:val="20"/>
                <w:szCs w:val="20"/>
              </w:rPr>
              <w:t>name</w:t>
            </w:r>
            <w:proofErr w:type="spellEnd"/>
            <w:r w:rsidRPr="005819C4">
              <w:rPr>
                <w:color w:val="000000"/>
                <w:sz w:val="20"/>
                <w:szCs w:val="20"/>
              </w:rPr>
              <w:t>-receive</w:t>
            </w:r>
          </w:p>
        </w:tc>
        <w:tc>
          <w:tcPr>
            <w:tcW w:w="599" w:type="pct"/>
            <w:shd w:val="clear" w:color="auto" w:fill="auto"/>
            <w:vAlign w:val="center"/>
          </w:tcPr>
          <w:p w14:paraId="475D128A" w14:textId="6A35EC90" w:rsidR="00806215" w:rsidRPr="005819C4" w:rsidRDefault="00806215" w:rsidP="00806215">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6E830A87" w14:textId="77777777" w:rsidR="00806215" w:rsidRPr="005819C4" w:rsidRDefault="00806215" w:rsidP="00806215">
            <w:pPr>
              <w:pStyle w:val="Sinespaciado"/>
              <w:rPr>
                <w:color w:val="000000"/>
                <w:sz w:val="20"/>
                <w:szCs w:val="20"/>
              </w:rPr>
            </w:pPr>
          </w:p>
        </w:tc>
        <w:tc>
          <w:tcPr>
            <w:tcW w:w="1607" w:type="pct"/>
            <w:shd w:val="clear" w:color="auto" w:fill="auto"/>
            <w:vAlign w:val="center"/>
          </w:tcPr>
          <w:p w14:paraId="77CDE90F" w14:textId="00343933" w:rsidR="00806215" w:rsidRPr="005819C4" w:rsidRDefault="00806215" w:rsidP="00806215">
            <w:pPr>
              <w:pStyle w:val="Sinespaciado"/>
              <w:rPr>
                <w:color w:val="000000"/>
                <w:sz w:val="20"/>
                <w:szCs w:val="20"/>
              </w:rPr>
            </w:pPr>
            <w:r w:rsidRPr="005819C4">
              <w:rPr>
                <w:color w:val="000000"/>
                <w:sz w:val="20"/>
                <w:szCs w:val="20"/>
              </w:rPr>
              <w:t xml:space="preserve">Contiene el nombre de la persona quien recibe la orden </w:t>
            </w:r>
          </w:p>
        </w:tc>
      </w:tr>
      <w:tr w:rsidR="00806215" w:rsidRPr="005819C4" w14:paraId="5366AE08" w14:textId="77777777" w:rsidTr="008A5302">
        <w:trPr>
          <w:trHeight w:val="30"/>
        </w:trPr>
        <w:tc>
          <w:tcPr>
            <w:tcW w:w="1129" w:type="pct"/>
            <w:shd w:val="clear" w:color="auto" w:fill="auto"/>
            <w:tcMar>
              <w:top w:w="0" w:type="dxa"/>
              <w:left w:w="108" w:type="dxa"/>
              <w:bottom w:w="0" w:type="dxa"/>
              <w:right w:w="108" w:type="dxa"/>
            </w:tcMar>
            <w:vAlign w:val="center"/>
          </w:tcPr>
          <w:p w14:paraId="6A9D47E4" w14:textId="428B43CE" w:rsidR="00806215" w:rsidRPr="005819C4" w:rsidRDefault="00806215" w:rsidP="00806215">
            <w:pPr>
              <w:pStyle w:val="Sinespaciado"/>
              <w:rPr>
                <w:color w:val="000000"/>
                <w:sz w:val="20"/>
                <w:szCs w:val="20"/>
              </w:rPr>
            </w:pPr>
            <w:r w:rsidRPr="005819C4">
              <w:rPr>
                <w:color w:val="000000"/>
                <w:sz w:val="20"/>
                <w:szCs w:val="20"/>
              </w:rPr>
              <w:t>Comentarios</w:t>
            </w:r>
          </w:p>
        </w:tc>
        <w:tc>
          <w:tcPr>
            <w:tcW w:w="865" w:type="pct"/>
            <w:shd w:val="clear" w:color="auto" w:fill="auto"/>
            <w:tcMar>
              <w:top w:w="0" w:type="dxa"/>
              <w:left w:w="108" w:type="dxa"/>
              <w:bottom w:w="0" w:type="dxa"/>
              <w:right w:w="108" w:type="dxa"/>
            </w:tcMar>
          </w:tcPr>
          <w:p w14:paraId="2EDBDE21" w14:textId="7E30DAF9" w:rsidR="00806215" w:rsidRPr="005819C4" w:rsidRDefault="00806215" w:rsidP="00806215">
            <w:pPr>
              <w:pStyle w:val="Sinespaciado"/>
              <w:rPr>
                <w:color w:val="000000"/>
                <w:sz w:val="20"/>
                <w:szCs w:val="20"/>
              </w:rPr>
            </w:pPr>
            <w:proofErr w:type="spellStart"/>
            <w:r w:rsidRPr="005819C4">
              <w:rPr>
                <w:color w:val="000000"/>
                <w:sz w:val="20"/>
                <w:szCs w:val="20"/>
              </w:rPr>
              <w:t>comments</w:t>
            </w:r>
            <w:proofErr w:type="spellEnd"/>
          </w:p>
        </w:tc>
        <w:tc>
          <w:tcPr>
            <w:tcW w:w="599" w:type="pct"/>
            <w:shd w:val="clear" w:color="auto" w:fill="auto"/>
            <w:vAlign w:val="center"/>
          </w:tcPr>
          <w:p w14:paraId="1E0F0063" w14:textId="59BC3A4F" w:rsidR="00806215" w:rsidRPr="005819C4" w:rsidRDefault="00806215" w:rsidP="00806215">
            <w:pPr>
              <w:pStyle w:val="Sinespaciado"/>
              <w:rPr>
                <w:color w:val="000000"/>
                <w:sz w:val="20"/>
                <w:szCs w:val="20"/>
              </w:rPr>
            </w:pPr>
            <w:r w:rsidRPr="005819C4">
              <w:rPr>
                <w:color w:val="000000"/>
                <w:sz w:val="20"/>
                <w:szCs w:val="20"/>
              </w:rPr>
              <w:t>N/A</w:t>
            </w:r>
          </w:p>
        </w:tc>
        <w:tc>
          <w:tcPr>
            <w:tcW w:w="800" w:type="pct"/>
            <w:vMerge/>
            <w:shd w:val="clear" w:color="auto" w:fill="auto"/>
            <w:vAlign w:val="center"/>
          </w:tcPr>
          <w:p w14:paraId="5CFEE7BA" w14:textId="77777777" w:rsidR="00806215" w:rsidRPr="005819C4" w:rsidRDefault="00806215" w:rsidP="00806215">
            <w:pPr>
              <w:pStyle w:val="Sinespaciado"/>
              <w:rPr>
                <w:color w:val="000000"/>
                <w:sz w:val="20"/>
                <w:szCs w:val="20"/>
              </w:rPr>
            </w:pPr>
          </w:p>
        </w:tc>
        <w:tc>
          <w:tcPr>
            <w:tcW w:w="1607" w:type="pct"/>
            <w:shd w:val="clear" w:color="auto" w:fill="auto"/>
            <w:vAlign w:val="center"/>
          </w:tcPr>
          <w:p w14:paraId="43E56BD5" w14:textId="6BB336BC" w:rsidR="00806215" w:rsidRPr="005819C4" w:rsidRDefault="00806215" w:rsidP="00806215">
            <w:pPr>
              <w:pStyle w:val="Sinespaciado"/>
              <w:rPr>
                <w:color w:val="000000"/>
                <w:sz w:val="20"/>
                <w:szCs w:val="20"/>
              </w:rPr>
            </w:pPr>
            <w:r w:rsidRPr="005819C4">
              <w:rPr>
                <w:color w:val="000000"/>
                <w:sz w:val="20"/>
                <w:szCs w:val="20"/>
              </w:rPr>
              <w:t>Contiene los comentarios de la orden</w:t>
            </w:r>
          </w:p>
        </w:tc>
      </w:tr>
      <w:tr w:rsidR="00806215" w:rsidRPr="005819C4" w14:paraId="1423AA43" w14:textId="77777777" w:rsidTr="005D00FA">
        <w:trPr>
          <w:trHeight w:val="30"/>
        </w:trPr>
        <w:tc>
          <w:tcPr>
            <w:tcW w:w="5000" w:type="pct"/>
            <w:gridSpan w:val="5"/>
            <w:tcBorders>
              <w:bottom w:val="single" w:sz="4" w:space="0" w:color="auto"/>
            </w:tcBorders>
            <w:shd w:val="clear" w:color="auto" w:fill="00B050"/>
            <w:tcMar>
              <w:top w:w="0" w:type="dxa"/>
              <w:left w:w="108" w:type="dxa"/>
              <w:bottom w:w="0" w:type="dxa"/>
              <w:right w:w="108" w:type="dxa"/>
            </w:tcMar>
            <w:vAlign w:val="center"/>
          </w:tcPr>
          <w:p w14:paraId="1C4B69B9" w14:textId="42801E55" w:rsidR="00806215" w:rsidRPr="005819C4" w:rsidRDefault="00806215" w:rsidP="00806215">
            <w:pPr>
              <w:pStyle w:val="Sinespaciado"/>
              <w:rPr>
                <w:b/>
                <w:color w:val="FFFFFF" w:themeColor="background1"/>
                <w:sz w:val="20"/>
                <w:szCs w:val="20"/>
              </w:rPr>
            </w:pPr>
            <w:r w:rsidRPr="005819C4">
              <w:rPr>
                <w:b/>
                <w:color w:val="FFFFFF" w:themeColor="background1"/>
                <w:sz w:val="20"/>
                <w:szCs w:val="20"/>
              </w:rPr>
              <w:t>Datos Adicionales</w:t>
            </w:r>
          </w:p>
        </w:tc>
      </w:tr>
      <w:tr w:rsidR="00806215" w:rsidRPr="005819C4" w14:paraId="74AE98F9" w14:textId="77777777" w:rsidTr="005D00FA">
        <w:trPr>
          <w:trHeight w:val="30"/>
        </w:trPr>
        <w:tc>
          <w:tcPr>
            <w:tcW w:w="1129"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6C63B8D8" w14:textId="76D626B1" w:rsidR="00806215" w:rsidRPr="005819C4" w:rsidRDefault="00806215" w:rsidP="00806215">
            <w:pPr>
              <w:pStyle w:val="Sinespaciado"/>
              <w:rPr>
                <w:color w:val="000000"/>
                <w:sz w:val="20"/>
                <w:szCs w:val="20"/>
              </w:rPr>
            </w:pPr>
            <w:r w:rsidRPr="005819C4">
              <w:rPr>
                <w:color w:val="000000"/>
                <w:sz w:val="20"/>
                <w:szCs w:val="20"/>
              </w:rPr>
              <w:t>Fecha Cancelación</w:t>
            </w:r>
          </w:p>
        </w:tc>
        <w:tc>
          <w:tcPr>
            <w:tcW w:w="865"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48B72523" w14:textId="10974D8A" w:rsidR="00806215" w:rsidRPr="005819C4" w:rsidRDefault="00806215" w:rsidP="00806215">
            <w:pPr>
              <w:pStyle w:val="Sinespaciado"/>
              <w:rPr>
                <w:color w:val="000000"/>
                <w:sz w:val="20"/>
                <w:szCs w:val="20"/>
              </w:rPr>
            </w:pPr>
            <w:proofErr w:type="spellStart"/>
            <w:r w:rsidRPr="005819C4">
              <w:rPr>
                <w:rFonts w:ascii="Consolas" w:hAnsi="Consolas" w:cs="Consolas"/>
                <w:color w:val="000000"/>
                <w:sz w:val="19"/>
                <w:szCs w:val="19"/>
              </w:rPr>
              <w:t>CancelOrderDate</w:t>
            </w:r>
            <w:proofErr w:type="spellEnd"/>
          </w:p>
        </w:tc>
        <w:tc>
          <w:tcPr>
            <w:tcW w:w="599" w:type="pct"/>
            <w:tcBorders>
              <w:top w:val="single" w:sz="4" w:space="0" w:color="auto"/>
              <w:left w:val="single" w:sz="4" w:space="0" w:color="auto"/>
              <w:bottom w:val="single" w:sz="4" w:space="0" w:color="auto"/>
              <w:right w:val="single" w:sz="4" w:space="0" w:color="auto"/>
            </w:tcBorders>
            <w:shd w:val="clear" w:color="auto" w:fill="auto"/>
            <w:vAlign w:val="center"/>
          </w:tcPr>
          <w:p w14:paraId="3518947F" w14:textId="120C6624" w:rsidR="00806215" w:rsidRPr="005819C4" w:rsidRDefault="00806215" w:rsidP="00806215">
            <w:pPr>
              <w:pStyle w:val="Sinespaciado"/>
              <w:rPr>
                <w:color w:val="000000"/>
                <w:sz w:val="20"/>
                <w:szCs w:val="20"/>
              </w:rPr>
            </w:pPr>
            <w:r w:rsidRPr="005819C4">
              <w:rPr>
                <w:color w:val="000000"/>
                <w:sz w:val="20"/>
                <w:szCs w:val="20"/>
              </w:rPr>
              <w:t>N/A</w:t>
            </w:r>
          </w:p>
        </w:tc>
        <w:tc>
          <w:tcPr>
            <w:tcW w:w="80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B058B61" w14:textId="0A71490C" w:rsidR="00806215" w:rsidRPr="005819C4" w:rsidRDefault="00806215" w:rsidP="00806215">
            <w:pPr>
              <w:pStyle w:val="Sinespaciado"/>
              <w:rPr>
                <w:color w:val="000000"/>
                <w:sz w:val="20"/>
                <w:szCs w:val="20"/>
              </w:rPr>
            </w:pPr>
            <w:r w:rsidRPr="005819C4">
              <w:rPr>
                <w:color w:val="000000"/>
                <w:sz w:val="20"/>
                <w:szCs w:val="20"/>
              </w:rPr>
              <w:t>Cualquier Etapa</w:t>
            </w:r>
          </w:p>
        </w:tc>
        <w:tc>
          <w:tcPr>
            <w:tcW w:w="160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EC0C766" w14:textId="6025379C" w:rsidR="00806215" w:rsidRPr="005819C4" w:rsidRDefault="00806215" w:rsidP="00806215">
            <w:pPr>
              <w:pStyle w:val="Sinespaciado"/>
              <w:rPr>
                <w:color w:val="000000"/>
                <w:sz w:val="20"/>
                <w:szCs w:val="20"/>
              </w:rPr>
            </w:pPr>
            <w:r w:rsidRPr="005819C4">
              <w:rPr>
                <w:color w:val="000000"/>
                <w:sz w:val="20"/>
                <w:szCs w:val="20"/>
              </w:rPr>
              <w:t>Puede ocurrir en cualquier momento del proceso de la orden.</w:t>
            </w:r>
          </w:p>
        </w:tc>
      </w:tr>
      <w:tr w:rsidR="00806215" w:rsidRPr="005819C4" w14:paraId="2E49FE0B" w14:textId="77777777" w:rsidTr="005D00FA">
        <w:trPr>
          <w:trHeight w:val="30"/>
        </w:trPr>
        <w:tc>
          <w:tcPr>
            <w:tcW w:w="1129"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211DE68B" w14:textId="178656B7" w:rsidR="00806215" w:rsidRPr="005819C4" w:rsidRDefault="00806215" w:rsidP="00806215">
            <w:pPr>
              <w:pStyle w:val="Sinespaciado"/>
              <w:rPr>
                <w:color w:val="000000"/>
                <w:sz w:val="20"/>
                <w:szCs w:val="20"/>
              </w:rPr>
            </w:pPr>
            <w:r w:rsidRPr="005819C4">
              <w:rPr>
                <w:color w:val="000000"/>
                <w:sz w:val="20"/>
                <w:szCs w:val="20"/>
              </w:rPr>
              <w:t>Hora Cancelación</w:t>
            </w:r>
          </w:p>
        </w:tc>
        <w:tc>
          <w:tcPr>
            <w:tcW w:w="865"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1322391E" w14:textId="17B96B12" w:rsidR="00806215" w:rsidRPr="005819C4" w:rsidRDefault="00806215" w:rsidP="00806215">
            <w:pPr>
              <w:pStyle w:val="Sinespaciado"/>
              <w:rPr>
                <w:color w:val="000000"/>
                <w:sz w:val="20"/>
                <w:szCs w:val="20"/>
              </w:rPr>
            </w:pPr>
            <w:proofErr w:type="spellStart"/>
            <w:r w:rsidRPr="005819C4">
              <w:rPr>
                <w:rFonts w:ascii="Consolas" w:hAnsi="Consolas" w:cs="Consolas"/>
                <w:color w:val="000000"/>
                <w:sz w:val="19"/>
                <w:szCs w:val="19"/>
              </w:rPr>
              <w:t>CancelOrderTime</w:t>
            </w:r>
            <w:proofErr w:type="spellEnd"/>
          </w:p>
        </w:tc>
        <w:tc>
          <w:tcPr>
            <w:tcW w:w="599" w:type="pct"/>
            <w:tcBorders>
              <w:top w:val="single" w:sz="4" w:space="0" w:color="auto"/>
              <w:left w:val="single" w:sz="4" w:space="0" w:color="auto"/>
              <w:bottom w:val="single" w:sz="4" w:space="0" w:color="auto"/>
              <w:right w:val="single" w:sz="4" w:space="0" w:color="auto"/>
            </w:tcBorders>
            <w:shd w:val="clear" w:color="auto" w:fill="auto"/>
            <w:vAlign w:val="center"/>
          </w:tcPr>
          <w:p w14:paraId="22F5E67A" w14:textId="7A3B6B93" w:rsidR="00806215" w:rsidRPr="005819C4" w:rsidRDefault="00806215" w:rsidP="00806215">
            <w:pPr>
              <w:pStyle w:val="Sinespaciado"/>
              <w:rPr>
                <w:color w:val="000000"/>
                <w:sz w:val="20"/>
                <w:szCs w:val="20"/>
              </w:rPr>
            </w:pPr>
            <w:r w:rsidRPr="005819C4">
              <w:rPr>
                <w:color w:val="000000"/>
                <w:sz w:val="20"/>
                <w:szCs w:val="20"/>
              </w:rPr>
              <w:t>N/A</w:t>
            </w:r>
          </w:p>
        </w:tc>
        <w:tc>
          <w:tcPr>
            <w:tcW w:w="80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E97A119" w14:textId="77777777" w:rsidR="00806215" w:rsidRPr="005819C4" w:rsidRDefault="00806215" w:rsidP="00806215">
            <w:pPr>
              <w:pStyle w:val="Sinespaciado"/>
              <w:rPr>
                <w:color w:val="000000"/>
                <w:sz w:val="20"/>
                <w:szCs w:val="20"/>
              </w:rPr>
            </w:pPr>
          </w:p>
        </w:tc>
        <w:tc>
          <w:tcPr>
            <w:tcW w:w="1607"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A0C2090" w14:textId="77777777" w:rsidR="00806215" w:rsidRPr="005819C4" w:rsidRDefault="00806215" w:rsidP="00806215">
            <w:pPr>
              <w:pStyle w:val="Sinespaciado"/>
              <w:rPr>
                <w:color w:val="000000"/>
                <w:sz w:val="20"/>
                <w:szCs w:val="20"/>
              </w:rPr>
            </w:pPr>
          </w:p>
        </w:tc>
      </w:tr>
      <w:tr w:rsidR="00806215" w:rsidRPr="005819C4" w14:paraId="78468632" w14:textId="77777777" w:rsidTr="005D00FA">
        <w:trPr>
          <w:trHeight w:val="30"/>
        </w:trPr>
        <w:tc>
          <w:tcPr>
            <w:tcW w:w="1129"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28B656FD" w14:textId="38C24FD5" w:rsidR="00806215" w:rsidRPr="005819C4" w:rsidRDefault="00806215" w:rsidP="00806215">
            <w:pPr>
              <w:pStyle w:val="Sinespaciado"/>
              <w:rPr>
                <w:color w:val="000000"/>
                <w:sz w:val="20"/>
                <w:szCs w:val="20"/>
              </w:rPr>
            </w:pPr>
            <w:r w:rsidRPr="005819C4">
              <w:rPr>
                <w:color w:val="000000"/>
                <w:sz w:val="20"/>
                <w:szCs w:val="20"/>
              </w:rPr>
              <w:t>Causa de cancelación</w:t>
            </w:r>
          </w:p>
        </w:tc>
        <w:tc>
          <w:tcPr>
            <w:tcW w:w="865"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7633F71B" w14:textId="576C3CD4" w:rsidR="00806215" w:rsidRPr="005819C4" w:rsidRDefault="00806215" w:rsidP="00806215">
            <w:pPr>
              <w:pStyle w:val="Sinespaciado"/>
              <w:rPr>
                <w:color w:val="000000"/>
                <w:sz w:val="20"/>
                <w:szCs w:val="20"/>
              </w:rPr>
            </w:pPr>
            <w:proofErr w:type="spellStart"/>
            <w:r w:rsidRPr="005819C4">
              <w:rPr>
                <w:rFonts w:ascii="Consolas" w:hAnsi="Consolas" w:cs="Consolas"/>
                <w:color w:val="000000"/>
                <w:sz w:val="19"/>
                <w:szCs w:val="19"/>
              </w:rPr>
              <w:t>CancelCause</w:t>
            </w:r>
            <w:proofErr w:type="spellEnd"/>
          </w:p>
        </w:tc>
        <w:tc>
          <w:tcPr>
            <w:tcW w:w="599" w:type="pct"/>
            <w:tcBorders>
              <w:top w:val="single" w:sz="4" w:space="0" w:color="auto"/>
              <w:left w:val="single" w:sz="4" w:space="0" w:color="auto"/>
              <w:bottom w:val="single" w:sz="4" w:space="0" w:color="auto"/>
              <w:right w:val="single" w:sz="4" w:space="0" w:color="auto"/>
            </w:tcBorders>
            <w:shd w:val="clear" w:color="auto" w:fill="auto"/>
            <w:vAlign w:val="center"/>
          </w:tcPr>
          <w:p w14:paraId="429BC6C9" w14:textId="58A2B5DA" w:rsidR="00806215" w:rsidRPr="005819C4" w:rsidRDefault="00806215" w:rsidP="00806215">
            <w:pPr>
              <w:pStyle w:val="Sinespaciado"/>
              <w:rPr>
                <w:color w:val="000000"/>
                <w:sz w:val="20"/>
                <w:szCs w:val="20"/>
              </w:rPr>
            </w:pPr>
            <w:r w:rsidRPr="005819C4">
              <w:rPr>
                <w:color w:val="000000"/>
                <w:sz w:val="20"/>
                <w:szCs w:val="20"/>
              </w:rPr>
              <w:t>N/A</w:t>
            </w:r>
          </w:p>
        </w:tc>
        <w:tc>
          <w:tcPr>
            <w:tcW w:w="80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D25F026" w14:textId="77777777" w:rsidR="00806215" w:rsidRPr="005819C4" w:rsidRDefault="00806215" w:rsidP="00806215">
            <w:pPr>
              <w:pStyle w:val="Sinespaciado"/>
              <w:rPr>
                <w:color w:val="000000"/>
                <w:sz w:val="20"/>
                <w:szCs w:val="20"/>
              </w:rPr>
            </w:pPr>
          </w:p>
        </w:tc>
        <w:tc>
          <w:tcPr>
            <w:tcW w:w="1607"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37AC78E" w14:textId="77777777" w:rsidR="00806215" w:rsidRPr="005819C4" w:rsidRDefault="00806215" w:rsidP="00806215">
            <w:pPr>
              <w:pStyle w:val="Sinespaciado"/>
              <w:rPr>
                <w:color w:val="000000"/>
                <w:sz w:val="20"/>
                <w:szCs w:val="20"/>
              </w:rPr>
            </w:pPr>
          </w:p>
        </w:tc>
      </w:tr>
    </w:tbl>
    <w:p w14:paraId="72D2FE73" w14:textId="5728848E" w:rsidR="000357BA" w:rsidRPr="005819C4" w:rsidRDefault="000357BA" w:rsidP="006A3CB0">
      <w:pPr>
        <w:spacing w:after="1"/>
        <w:ind w:right="313"/>
        <w:rPr>
          <w:rFonts w:ascii="Calibri" w:eastAsia="Calibri" w:hAnsi="Calibri" w:cs="Calibri"/>
          <w:color w:val="000000"/>
          <w:sz w:val="20"/>
          <w:szCs w:val="20"/>
        </w:rPr>
      </w:pPr>
    </w:p>
    <w:p w14:paraId="35005061" w14:textId="30DBD02D" w:rsidR="00B208A6" w:rsidRPr="005819C4" w:rsidRDefault="00B208A6" w:rsidP="006A3CB0">
      <w:pPr>
        <w:spacing w:after="1"/>
        <w:ind w:right="313"/>
        <w:rPr>
          <w:rFonts w:ascii="Calibri" w:eastAsia="Calibri" w:hAnsi="Calibri" w:cs="Calibri"/>
          <w:b/>
          <w:i/>
          <w:color w:val="000000"/>
          <w:sz w:val="20"/>
          <w:szCs w:val="20"/>
        </w:rPr>
      </w:pPr>
      <w:r w:rsidRPr="005819C4">
        <w:rPr>
          <w:rFonts w:ascii="Calibri" w:eastAsia="Calibri" w:hAnsi="Calibri" w:cs="Calibri"/>
          <w:b/>
          <w:i/>
          <w:color w:val="000000"/>
          <w:sz w:val="20"/>
          <w:szCs w:val="20"/>
        </w:rPr>
        <w:t>NOTA: Propiedad (almac</w:t>
      </w:r>
      <w:r w:rsidR="00F3592A" w:rsidRPr="005819C4">
        <w:rPr>
          <w:rFonts w:ascii="Calibri" w:eastAsia="Calibri" w:hAnsi="Calibri" w:cs="Calibri"/>
          <w:b/>
          <w:i/>
          <w:color w:val="000000"/>
          <w:sz w:val="20"/>
          <w:szCs w:val="20"/>
        </w:rPr>
        <w:t>én/tienda origen del artí</w:t>
      </w:r>
      <w:r w:rsidRPr="005819C4">
        <w:rPr>
          <w:rFonts w:ascii="Calibri" w:eastAsia="Calibri" w:hAnsi="Calibri" w:cs="Calibri"/>
          <w:b/>
          <w:i/>
          <w:color w:val="000000"/>
          <w:sz w:val="20"/>
          <w:szCs w:val="20"/>
        </w:rPr>
        <w:t>culo)</w:t>
      </w:r>
    </w:p>
    <w:p w14:paraId="1D3BF3D6" w14:textId="1553C833" w:rsidR="00B208A6" w:rsidRPr="005819C4" w:rsidRDefault="00B208A6" w:rsidP="006A3CB0">
      <w:pPr>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rPr>
        <w:t>A nivel de producto/art</w:t>
      </w:r>
      <w:r w:rsidR="00F3592A" w:rsidRPr="005819C4">
        <w:rPr>
          <w:rFonts w:ascii="Calibri" w:eastAsia="Calibri" w:hAnsi="Calibri" w:cs="Calibri"/>
          <w:color w:val="000000"/>
          <w:sz w:val="20"/>
          <w:szCs w:val="20"/>
        </w:rPr>
        <w:t>í</w:t>
      </w:r>
      <w:r w:rsidRPr="005819C4">
        <w:rPr>
          <w:rFonts w:ascii="Calibri" w:eastAsia="Calibri" w:hAnsi="Calibri" w:cs="Calibri"/>
          <w:color w:val="000000"/>
          <w:sz w:val="20"/>
          <w:szCs w:val="20"/>
        </w:rPr>
        <w:t>culo se debe agregar el alm</w:t>
      </w:r>
      <w:r w:rsidR="00F3592A" w:rsidRPr="005819C4">
        <w:rPr>
          <w:rFonts w:ascii="Calibri" w:eastAsia="Calibri" w:hAnsi="Calibri" w:cs="Calibri"/>
          <w:color w:val="000000"/>
          <w:sz w:val="20"/>
          <w:szCs w:val="20"/>
        </w:rPr>
        <w:t>a</w:t>
      </w:r>
      <w:r w:rsidRPr="005819C4">
        <w:rPr>
          <w:rFonts w:ascii="Calibri" w:eastAsia="Calibri" w:hAnsi="Calibri" w:cs="Calibri"/>
          <w:color w:val="000000"/>
          <w:sz w:val="20"/>
          <w:szCs w:val="20"/>
        </w:rPr>
        <w:t>c</w:t>
      </w:r>
      <w:r w:rsidR="00F3592A" w:rsidRPr="005819C4">
        <w:rPr>
          <w:rFonts w:ascii="Calibri" w:eastAsia="Calibri" w:hAnsi="Calibri" w:cs="Calibri"/>
          <w:color w:val="000000"/>
          <w:sz w:val="20"/>
          <w:szCs w:val="20"/>
        </w:rPr>
        <w:t>é</w:t>
      </w:r>
      <w:r w:rsidRPr="005819C4">
        <w:rPr>
          <w:rFonts w:ascii="Calibri" w:eastAsia="Calibri" w:hAnsi="Calibri" w:cs="Calibri"/>
          <w:color w:val="000000"/>
          <w:sz w:val="20"/>
          <w:szCs w:val="20"/>
        </w:rPr>
        <w:t>n/tienda origen del mismo.</w:t>
      </w:r>
    </w:p>
    <w:p w14:paraId="1C30CA66" w14:textId="6B95B702" w:rsidR="00B208A6" w:rsidRPr="005819C4" w:rsidRDefault="00B208A6" w:rsidP="006A3CB0">
      <w:pPr>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rPr>
        <w:t xml:space="preserve">Que es un dato a utilizar en cualquier momento, y empleado en los casos de una devolución desde el cliente hacía la </w:t>
      </w:r>
      <w:r w:rsidR="00BF0A36" w:rsidRPr="005819C4">
        <w:rPr>
          <w:rFonts w:ascii="Calibri" w:eastAsia="Calibri" w:hAnsi="Calibri" w:cs="Calibri"/>
          <w:color w:val="000000"/>
          <w:sz w:val="20"/>
          <w:szCs w:val="20"/>
        </w:rPr>
        <w:t>tienda</w:t>
      </w:r>
      <w:r w:rsidRPr="005819C4">
        <w:rPr>
          <w:rFonts w:ascii="Calibri" w:eastAsia="Calibri" w:hAnsi="Calibri" w:cs="Calibri"/>
          <w:color w:val="000000"/>
          <w:sz w:val="20"/>
          <w:szCs w:val="20"/>
        </w:rPr>
        <w:t>.</w:t>
      </w:r>
    </w:p>
    <w:p w14:paraId="20061450" w14:textId="77777777" w:rsidR="00B208A6" w:rsidRPr="005819C4" w:rsidRDefault="00B208A6" w:rsidP="006A3CB0">
      <w:pPr>
        <w:spacing w:after="1"/>
        <w:ind w:right="313"/>
        <w:rPr>
          <w:rFonts w:ascii="Calibri" w:eastAsia="Calibri" w:hAnsi="Calibri" w:cs="Calibri"/>
          <w:color w:val="000000"/>
          <w:sz w:val="20"/>
          <w:szCs w:val="20"/>
        </w:rPr>
      </w:pPr>
    </w:p>
    <w:p w14:paraId="61DBE17D" w14:textId="04B159BE" w:rsidR="00C41FC7" w:rsidRPr="005819C4" w:rsidRDefault="00C41FC7" w:rsidP="003A0C56">
      <w:pPr>
        <w:shd w:val="clear" w:color="auto" w:fill="FFF2CC" w:themeFill="accent4" w:themeFillTint="33"/>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highlight w:val="yellow"/>
        </w:rPr>
        <w:t>Propuesto: 12/03/2021</w:t>
      </w:r>
    </w:p>
    <w:p w14:paraId="12987D41" w14:textId="6A1F4330" w:rsidR="00C41FC7" w:rsidRPr="005819C4" w:rsidRDefault="00C41FC7" w:rsidP="003A0C56">
      <w:pPr>
        <w:shd w:val="clear" w:color="auto" w:fill="FFF2CC" w:themeFill="accent4" w:themeFillTint="33"/>
        <w:spacing w:after="1"/>
        <w:ind w:right="313"/>
        <w:rPr>
          <w:rFonts w:ascii="Calibri" w:eastAsia="Calibri" w:hAnsi="Calibri" w:cs="Calibri"/>
          <w:color w:val="000000"/>
          <w:sz w:val="20"/>
          <w:szCs w:val="20"/>
        </w:rPr>
      </w:pPr>
      <w:r w:rsidRPr="005819C4">
        <w:rPr>
          <w:rFonts w:ascii="Calibri" w:eastAsia="Calibri" w:hAnsi="Calibri" w:cs="Calibri"/>
          <w:b/>
          <w:i/>
          <w:color w:val="000000"/>
          <w:sz w:val="20"/>
          <w:szCs w:val="20"/>
        </w:rPr>
        <w:t>Lista de artículos cancelados</w:t>
      </w:r>
      <w:r w:rsidRPr="005819C4">
        <w:rPr>
          <w:rFonts w:ascii="Calibri" w:eastAsia="Calibri" w:hAnsi="Calibri" w:cs="Calibri"/>
          <w:color w:val="000000"/>
          <w:sz w:val="20"/>
          <w:szCs w:val="20"/>
        </w:rPr>
        <w:t xml:space="preserve">, donde incluya </w:t>
      </w:r>
      <w:r w:rsidR="005327DE" w:rsidRPr="005819C4">
        <w:rPr>
          <w:rFonts w:ascii="Calibri" w:eastAsia="Calibri" w:hAnsi="Calibri" w:cs="Calibri"/>
          <w:color w:val="000000"/>
          <w:sz w:val="20"/>
          <w:szCs w:val="20"/>
        </w:rPr>
        <w:t xml:space="preserve">fecha y </w:t>
      </w:r>
      <w:r w:rsidRPr="005819C4">
        <w:rPr>
          <w:rFonts w:ascii="Calibri" w:eastAsia="Calibri" w:hAnsi="Calibri" w:cs="Calibri"/>
          <w:color w:val="000000"/>
          <w:sz w:val="20"/>
          <w:szCs w:val="20"/>
        </w:rPr>
        <w:t>motivo de la cancelación.</w:t>
      </w:r>
    </w:p>
    <w:p w14:paraId="51821EBE" w14:textId="05750181" w:rsidR="00C41FC7" w:rsidRPr="005819C4" w:rsidRDefault="00C41FC7" w:rsidP="003A0C56">
      <w:pPr>
        <w:shd w:val="clear" w:color="auto" w:fill="FFF2CC" w:themeFill="accent4" w:themeFillTint="33"/>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rPr>
        <w:t>Es a nivel de producto de la orden, importante que esto no es causa de cancelación de la orden.</w:t>
      </w:r>
    </w:p>
    <w:p w14:paraId="31067790" w14:textId="2A690ED1" w:rsidR="00C41FC7" w:rsidRPr="005819C4" w:rsidRDefault="003A0C56" w:rsidP="003A0C56">
      <w:pPr>
        <w:shd w:val="clear" w:color="auto" w:fill="FFF2CC" w:themeFill="accent4" w:themeFillTint="33"/>
        <w:spacing w:after="1"/>
        <w:ind w:right="313"/>
        <w:rPr>
          <w:rFonts w:ascii="Calibri" w:eastAsia="Calibri" w:hAnsi="Calibri" w:cs="Calibri"/>
          <w:i/>
          <w:color w:val="000000"/>
          <w:sz w:val="20"/>
          <w:szCs w:val="20"/>
        </w:rPr>
      </w:pPr>
      <w:r w:rsidRPr="005819C4">
        <w:rPr>
          <w:rFonts w:ascii="Calibri" w:eastAsia="Calibri" w:hAnsi="Calibri" w:cs="Calibri"/>
          <w:i/>
          <w:color w:val="000000"/>
          <w:sz w:val="20"/>
          <w:szCs w:val="20"/>
        </w:rPr>
        <w:t>A revisión de este escenario</w:t>
      </w:r>
      <w:r w:rsidR="00977938" w:rsidRPr="005819C4">
        <w:rPr>
          <w:rFonts w:ascii="Calibri" w:eastAsia="Calibri" w:hAnsi="Calibri" w:cs="Calibri"/>
          <w:i/>
          <w:color w:val="000000"/>
          <w:sz w:val="20"/>
          <w:szCs w:val="20"/>
        </w:rPr>
        <w:t xml:space="preserve"> contra el funcionamiento actual en </w:t>
      </w:r>
      <w:commentRangeStart w:id="241"/>
      <w:commentRangeStart w:id="242"/>
      <w:proofErr w:type="spellStart"/>
      <w:r w:rsidR="00977938" w:rsidRPr="005819C4">
        <w:rPr>
          <w:rFonts w:ascii="Calibri" w:eastAsia="Calibri" w:hAnsi="Calibri" w:cs="Calibri"/>
          <w:i/>
          <w:color w:val="000000"/>
          <w:sz w:val="20"/>
          <w:szCs w:val="20"/>
        </w:rPr>
        <w:t>SalesForce</w:t>
      </w:r>
      <w:commentRangeEnd w:id="241"/>
      <w:proofErr w:type="spellEnd"/>
      <w:r w:rsidR="006208EB">
        <w:rPr>
          <w:rStyle w:val="Refdecomentario"/>
          <w:rFonts w:eastAsia="Arial"/>
        </w:rPr>
        <w:commentReference w:id="241"/>
      </w:r>
      <w:commentRangeEnd w:id="242"/>
      <w:r w:rsidR="00591485">
        <w:rPr>
          <w:rStyle w:val="Refdecomentario"/>
          <w:rFonts w:eastAsia="Arial"/>
        </w:rPr>
        <w:commentReference w:id="242"/>
      </w:r>
      <w:r w:rsidRPr="005819C4">
        <w:rPr>
          <w:rFonts w:ascii="Calibri" w:eastAsia="Calibri" w:hAnsi="Calibri" w:cs="Calibri"/>
          <w:i/>
          <w:color w:val="000000"/>
          <w:sz w:val="20"/>
          <w:szCs w:val="20"/>
        </w:rPr>
        <w:t>.</w:t>
      </w:r>
    </w:p>
    <w:p w14:paraId="4B665CE4" w14:textId="77777777" w:rsidR="00C41FC7" w:rsidRPr="005819C4" w:rsidRDefault="00C41FC7" w:rsidP="006A3CB0">
      <w:pPr>
        <w:spacing w:after="1"/>
        <w:ind w:right="313"/>
        <w:rPr>
          <w:rFonts w:ascii="Calibri" w:eastAsia="Calibri" w:hAnsi="Calibri" w:cs="Calibri"/>
          <w:color w:val="000000"/>
          <w:sz w:val="20"/>
          <w:szCs w:val="20"/>
        </w:rPr>
      </w:pPr>
    </w:p>
    <w:p w14:paraId="44A1D8DB" w14:textId="1B5F9A58" w:rsidR="008E1B8D" w:rsidRDefault="008E1B8D" w:rsidP="009654A0">
      <w:pPr>
        <w:rPr>
          <w:b/>
          <w:color w:val="000000"/>
          <w:sz w:val="20"/>
          <w:szCs w:val="20"/>
        </w:rPr>
      </w:pPr>
      <w:r>
        <w:rPr>
          <w:b/>
          <w:color w:val="000000"/>
          <w:sz w:val="20"/>
          <w:szCs w:val="20"/>
        </w:rPr>
        <w:t>Documento original de la Orden SF</w:t>
      </w:r>
    </w:p>
    <w:p w14:paraId="3DB0ECE6" w14:textId="477CFF9B" w:rsidR="008E1B8D" w:rsidRDefault="008E1B8D" w:rsidP="009654A0">
      <w:pPr>
        <w:rPr>
          <w:b/>
          <w:color w:val="000000"/>
          <w:sz w:val="20"/>
          <w:szCs w:val="20"/>
        </w:rPr>
      </w:pPr>
      <w:r>
        <w:rPr>
          <w:b/>
          <w:color w:val="000000"/>
          <w:sz w:val="20"/>
          <w:szCs w:val="20"/>
        </w:rPr>
        <w:tab/>
      </w:r>
      <w:bookmarkStart w:id="243" w:name="_MON_1677479240"/>
      <w:bookmarkEnd w:id="243"/>
      <w:r>
        <w:rPr>
          <w:b/>
          <w:color w:val="000000"/>
          <w:sz w:val="20"/>
          <w:szCs w:val="20"/>
        </w:rPr>
        <w:object w:dxaOrig="1517" w:dyaOrig="987" w14:anchorId="30C8CCA9">
          <v:shape id="_x0000_i1026" type="#_x0000_t75" style="width:75.85pt;height:49.35pt" o:ole="">
            <v:imagedata r:id="rId19" o:title=""/>
          </v:shape>
          <o:OLEObject Type="Embed" ProgID="Word.Document.12" ShapeID="_x0000_i1026" DrawAspect="Icon" ObjectID="_1679312404" r:id="rId20">
            <o:FieldCodes>\s</o:FieldCodes>
          </o:OLEObject>
        </w:object>
      </w:r>
    </w:p>
    <w:p w14:paraId="10091C22" w14:textId="77777777" w:rsidR="008E1B8D" w:rsidRDefault="008E1B8D" w:rsidP="009654A0">
      <w:pPr>
        <w:rPr>
          <w:b/>
          <w:color w:val="000000"/>
          <w:sz w:val="20"/>
          <w:szCs w:val="20"/>
        </w:rPr>
      </w:pPr>
    </w:p>
    <w:p w14:paraId="648EACBB" w14:textId="332514E3" w:rsidR="009654A0" w:rsidRPr="005819C4" w:rsidRDefault="009654A0" w:rsidP="009654A0">
      <w:pPr>
        <w:rPr>
          <w:b/>
          <w:color w:val="000000"/>
          <w:sz w:val="20"/>
          <w:szCs w:val="20"/>
        </w:rPr>
      </w:pPr>
      <w:r w:rsidRPr="005819C4">
        <w:rPr>
          <w:b/>
          <w:color w:val="000000"/>
          <w:sz w:val="20"/>
          <w:szCs w:val="20"/>
        </w:rPr>
        <w:t>Estructura JSON:</w:t>
      </w:r>
    </w:p>
    <w:p w14:paraId="5D3F63DB" w14:textId="5E92BCFD" w:rsidR="00E23909" w:rsidRPr="005819C4" w:rsidRDefault="00E23909" w:rsidP="006A3CB0">
      <w:pPr>
        <w:spacing w:after="1"/>
        <w:ind w:right="313"/>
        <w:rPr>
          <w:rFonts w:ascii="Calibri" w:eastAsia="Calibri" w:hAnsi="Calibri" w:cs="Calibri"/>
          <w:color w:val="000000"/>
          <w:sz w:val="20"/>
          <w:szCs w:val="20"/>
        </w:rPr>
      </w:pPr>
      <w:bookmarkStart w:id="244" w:name="02_MANEJO_DE_ERRORES_Y_EXCEPCIONES_START"/>
      <w:bookmarkEnd w:id="244"/>
    </w:p>
    <w:p w14:paraId="67C2F08F" w14:textId="6770D9FF" w:rsidR="00980C0C" w:rsidRPr="005819C4" w:rsidRDefault="00980C0C" w:rsidP="006A3CB0">
      <w:pPr>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rPr>
        <w:t>Se adjunta ejemplo de la estructura de una UE de SETC.</w:t>
      </w:r>
    </w:p>
    <w:p w14:paraId="6F67ECAB" w14:textId="77777777" w:rsidR="00980C0C" w:rsidRPr="005819C4" w:rsidRDefault="00980C0C" w:rsidP="006A3CB0">
      <w:pPr>
        <w:spacing w:after="1"/>
        <w:ind w:right="313"/>
        <w:rPr>
          <w:rFonts w:ascii="Calibri" w:eastAsia="Calibri" w:hAnsi="Calibri" w:cs="Calibri"/>
          <w:color w:val="000000"/>
          <w:sz w:val="20"/>
          <w:szCs w:val="20"/>
        </w:rPr>
      </w:pPr>
    </w:p>
    <w:p w14:paraId="0039CE09" w14:textId="22604D82" w:rsidR="008E1B8D" w:rsidRPr="005819C4" w:rsidRDefault="00380405" w:rsidP="006A3CB0">
      <w:pPr>
        <w:spacing w:after="1"/>
        <w:ind w:right="313"/>
        <w:rPr>
          <w:rFonts w:ascii="Calibri" w:eastAsia="Calibri" w:hAnsi="Calibri" w:cs="Calibri"/>
          <w:color w:val="000000"/>
          <w:sz w:val="20"/>
          <w:szCs w:val="20"/>
        </w:rPr>
      </w:pPr>
      <w:r w:rsidRPr="005819C4">
        <w:rPr>
          <w:rFonts w:ascii="Calibri" w:eastAsia="Calibri" w:hAnsi="Calibri" w:cs="Calibri"/>
          <w:color w:val="000000"/>
          <w:sz w:val="20"/>
          <w:szCs w:val="20"/>
        </w:rPr>
        <w:object w:dxaOrig="1520" w:dyaOrig="987" w14:anchorId="6CCE3840">
          <v:shape id="_x0000_i1027" type="#_x0000_t75" style="width:76.25pt;height:49.2pt" o:ole="">
            <v:imagedata r:id="rId21" o:title=""/>
          </v:shape>
          <o:OLEObject Type="Embed" ProgID="Package" ShapeID="_x0000_i1027" DrawAspect="Icon" ObjectID="_1679312405" r:id="rId22"/>
        </w:object>
      </w:r>
      <w:r w:rsidR="008E1B8D">
        <w:rPr>
          <w:rFonts w:ascii="Calibri" w:eastAsia="Calibri" w:hAnsi="Calibri" w:cs="Calibri"/>
          <w:color w:val="000000"/>
          <w:sz w:val="20"/>
          <w:szCs w:val="20"/>
        </w:rPr>
        <w:tab/>
      </w:r>
    </w:p>
    <w:p w14:paraId="400CCE44" w14:textId="77777777" w:rsidR="00E23909" w:rsidRDefault="00E23909" w:rsidP="006A3CB0">
      <w:pPr>
        <w:spacing w:after="1"/>
        <w:ind w:right="313"/>
        <w:rPr>
          <w:rFonts w:ascii="Calibri" w:eastAsia="Calibri" w:hAnsi="Calibri" w:cs="Calibri"/>
          <w:color w:val="000000"/>
          <w:sz w:val="20"/>
          <w:szCs w:val="20"/>
        </w:rPr>
      </w:pPr>
    </w:p>
    <w:p w14:paraId="638A2D18" w14:textId="77777777" w:rsidR="008E1B8D" w:rsidRDefault="008E1B8D" w:rsidP="006A3CB0">
      <w:pPr>
        <w:spacing w:after="1"/>
        <w:ind w:right="313"/>
        <w:rPr>
          <w:rFonts w:ascii="Calibri" w:eastAsia="Calibri" w:hAnsi="Calibri" w:cs="Calibri"/>
          <w:color w:val="000000"/>
          <w:sz w:val="20"/>
          <w:szCs w:val="20"/>
        </w:rPr>
      </w:pPr>
    </w:p>
    <w:p w14:paraId="46F0ECC0" w14:textId="77777777" w:rsidR="008E1B8D" w:rsidRDefault="008E1B8D" w:rsidP="006A3CB0">
      <w:pPr>
        <w:spacing w:after="1"/>
        <w:ind w:right="313"/>
        <w:rPr>
          <w:rFonts w:ascii="Calibri" w:eastAsia="Calibri" w:hAnsi="Calibri" w:cs="Calibri"/>
          <w:color w:val="000000"/>
          <w:sz w:val="20"/>
          <w:szCs w:val="20"/>
        </w:rPr>
      </w:pPr>
    </w:p>
    <w:p w14:paraId="0F7C3101" w14:textId="77777777" w:rsidR="008E1B8D" w:rsidRPr="005819C4" w:rsidRDefault="008E1B8D" w:rsidP="006A3CB0">
      <w:pPr>
        <w:spacing w:after="1"/>
        <w:ind w:right="313"/>
        <w:rPr>
          <w:rFonts w:ascii="Calibri" w:eastAsia="Calibri" w:hAnsi="Calibri" w:cs="Calibri"/>
          <w:color w:val="000000"/>
          <w:sz w:val="20"/>
          <w:szCs w:val="20"/>
        </w:rPr>
      </w:pPr>
    </w:p>
    <w:p w14:paraId="471AF0AB" w14:textId="7042BAA9" w:rsidR="00085D0B" w:rsidRPr="005819C4" w:rsidRDefault="000F4570" w:rsidP="00467CDD">
      <w:pPr>
        <w:pStyle w:val="Ttulo1"/>
        <w:numPr>
          <w:ilvl w:val="0"/>
          <w:numId w:val="0"/>
        </w:numPr>
        <w:spacing w:before="0" w:after="80"/>
        <w:rPr>
          <w:rFonts w:ascii="Calibri" w:eastAsia="Calibri" w:hAnsi="Calibri" w:cs="Calibri"/>
          <w:color w:val="000000"/>
          <w:sz w:val="36"/>
          <w:szCs w:val="28"/>
          <w:u w:val="single"/>
        </w:rPr>
      </w:pPr>
      <w:bookmarkStart w:id="245" w:name="_Toc66451688"/>
      <w:r w:rsidRPr="005819C4">
        <w:rPr>
          <w:rFonts w:ascii="Calibri" w:eastAsia="Calibri" w:hAnsi="Calibri" w:cs="Calibri"/>
          <w:color w:val="000000"/>
          <w:sz w:val="36"/>
          <w:szCs w:val="28"/>
          <w:u w:val="single"/>
        </w:rPr>
        <w:t>3. Reglas de Negocio</w:t>
      </w:r>
      <w:bookmarkEnd w:id="245"/>
      <w:r w:rsidR="00D54981" w:rsidRPr="005819C4">
        <w:rPr>
          <w:rFonts w:ascii="Calibri" w:eastAsia="Calibri" w:hAnsi="Calibri" w:cs="Calibri"/>
          <w:color w:val="000000"/>
          <w:sz w:val="36"/>
          <w:szCs w:val="28"/>
          <w:u w:val="single"/>
        </w:rPr>
        <w:t xml:space="preserve"> </w:t>
      </w:r>
      <w:commentRangeStart w:id="246"/>
      <w:commentRangeStart w:id="247"/>
      <w:r w:rsidR="00BF0A36" w:rsidRPr="005819C4">
        <w:rPr>
          <w:rFonts w:ascii="Calibri" w:eastAsia="Calibri" w:hAnsi="Calibri" w:cs="Calibri"/>
          <w:color w:val="000000"/>
          <w:sz w:val="36"/>
          <w:szCs w:val="28"/>
          <w:u w:val="single"/>
        </w:rPr>
        <w:t>básicas</w:t>
      </w:r>
      <w:commentRangeEnd w:id="246"/>
      <w:r w:rsidR="003B0CDB">
        <w:rPr>
          <w:rStyle w:val="Refdecomentario"/>
          <w:rFonts w:eastAsia="Arial"/>
          <w:b w:val="0"/>
        </w:rPr>
        <w:commentReference w:id="246"/>
      </w:r>
      <w:commentRangeEnd w:id="247"/>
      <w:r w:rsidR="00B90EF5">
        <w:rPr>
          <w:rStyle w:val="Refdecomentario"/>
          <w:rFonts w:eastAsia="Arial"/>
          <w:b w:val="0"/>
        </w:rPr>
        <w:commentReference w:id="247"/>
      </w:r>
    </w:p>
    <w:p w14:paraId="113F2D2C" w14:textId="25123A47" w:rsidR="00467CDD" w:rsidRPr="005819C4" w:rsidRDefault="00D06DC0" w:rsidP="00467CDD">
      <w:pPr>
        <w:rPr>
          <w:rFonts w:ascii="Calibri" w:eastAsia="Calibri" w:hAnsi="Calibri" w:cs="Calibri"/>
          <w:color w:val="000000"/>
          <w:sz w:val="20"/>
          <w:szCs w:val="20"/>
        </w:rPr>
      </w:pPr>
      <w:r w:rsidRPr="005819C4">
        <w:rPr>
          <w:rFonts w:ascii="Calibri" w:eastAsia="Calibri" w:hAnsi="Calibri" w:cs="Calibri"/>
          <w:b/>
          <w:color w:val="000000"/>
          <w:sz w:val="20"/>
          <w:szCs w:val="20"/>
        </w:rPr>
        <w:t>BRL01- Generar unidad de ejecución</w:t>
      </w:r>
      <w:r w:rsidRPr="005819C4">
        <w:rPr>
          <w:rFonts w:ascii="Calibri" w:eastAsia="Calibri" w:hAnsi="Calibri" w:cs="Calibri"/>
          <w:color w:val="000000"/>
          <w:sz w:val="20"/>
          <w:szCs w:val="20"/>
        </w:rPr>
        <w:t>.</w:t>
      </w:r>
    </w:p>
    <w:p w14:paraId="5E4F5859" w14:textId="57A1AE6A" w:rsidR="00D06DC0" w:rsidRPr="005819C4" w:rsidRDefault="00D06DC0" w:rsidP="00467CDD">
      <w:pPr>
        <w:rPr>
          <w:rFonts w:ascii="Calibri" w:eastAsia="Calibri" w:hAnsi="Calibri" w:cs="Calibri"/>
          <w:color w:val="000000"/>
          <w:sz w:val="20"/>
          <w:szCs w:val="20"/>
        </w:rPr>
      </w:pPr>
      <w:r w:rsidRPr="005819C4">
        <w:rPr>
          <w:rFonts w:ascii="Calibri" w:eastAsia="Calibri" w:hAnsi="Calibri" w:cs="Calibri"/>
          <w:color w:val="000000"/>
          <w:sz w:val="20"/>
          <w:szCs w:val="20"/>
        </w:rPr>
        <w:t xml:space="preserve">El número de UE tomará el valor de la orden </w:t>
      </w:r>
      <w:r w:rsidR="00EB7807" w:rsidRPr="005819C4">
        <w:rPr>
          <w:rFonts w:ascii="Calibri" w:eastAsia="Calibri" w:hAnsi="Calibri" w:cs="Calibri"/>
          <w:color w:val="000000"/>
          <w:sz w:val="20"/>
          <w:szCs w:val="20"/>
        </w:rPr>
        <w:t xml:space="preserve">origen </w:t>
      </w:r>
      <w:r w:rsidRPr="005819C4">
        <w:rPr>
          <w:rFonts w:ascii="Calibri" w:eastAsia="Calibri" w:hAnsi="Calibri" w:cs="Calibri"/>
          <w:color w:val="000000"/>
          <w:sz w:val="20"/>
          <w:szCs w:val="20"/>
        </w:rPr>
        <w:t>y asignará un valor consecutivo de acuerdo a la cantidad de UE generadas de la orden.</w:t>
      </w:r>
    </w:p>
    <w:p w14:paraId="3C8D455C" w14:textId="1DBF7005" w:rsidR="00D06DC0" w:rsidRPr="005819C4" w:rsidRDefault="00D06DC0" w:rsidP="00467CDD">
      <w:pPr>
        <w:rPr>
          <w:rFonts w:ascii="Calibri" w:eastAsia="Calibri" w:hAnsi="Calibri" w:cs="Calibri"/>
          <w:b/>
          <w:color w:val="000000"/>
          <w:sz w:val="20"/>
          <w:szCs w:val="20"/>
        </w:rPr>
      </w:pPr>
      <w:r w:rsidRPr="005819C4">
        <w:rPr>
          <w:rFonts w:ascii="Calibri" w:eastAsia="Calibri" w:hAnsi="Calibri" w:cs="Calibri"/>
          <w:b/>
          <w:color w:val="000000"/>
          <w:sz w:val="20"/>
          <w:szCs w:val="20"/>
        </w:rPr>
        <w:t xml:space="preserve">Ejemplo: </w:t>
      </w:r>
    </w:p>
    <w:p w14:paraId="543938CC" w14:textId="7AF3424B" w:rsidR="00D06DC0" w:rsidRPr="005819C4" w:rsidRDefault="00EB7807" w:rsidP="00467CDD">
      <w:pPr>
        <w:rPr>
          <w:rFonts w:ascii="Calibri" w:eastAsia="Calibri" w:hAnsi="Calibri" w:cs="Calibri"/>
          <w:color w:val="000000"/>
          <w:sz w:val="20"/>
          <w:szCs w:val="20"/>
        </w:rPr>
      </w:pPr>
      <w:proofErr w:type="spellStart"/>
      <w:proofErr w:type="gramStart"/>
      <w:r w:rsidRPr="005819C4">
        <w:rPr>
          <w:rFonts w:ascii="Calibri" w:eastAsia="Calibri" w:hAnsi="Calibri" w:cs="Calibri"/>
          <w:color w:val="000000"/>
          <w:sz w:val="20"/>
          <w:szCs w:val="20"/>
        </w:rPr>
        <w:t>o</w:t>
      </w:r>
      <w:r w:rsidR="00D06DC0" w:rsidRPr="005819C4">
        <w:rPr>
          <w:rFonts w:ascii="Calibri" w:eastAsia="Calibri" w:hAnsi="Calibri" w:cs="Calibri"/>
          <w:color w:val="000000"/>
          <w:sz w:val="20"/>
          <w:szCs w:val="20"/>
        </w:rPr>
        <w:t>rder</w:t>
      </w:r>
      <w:proofErr w:type="spellEnd"/>
      <w:r w:rsidR="00D06DC0" w:rsidRPr="005819C4">
        <w:rPr>
          <w:rFonts w:ascii="Calibri" w:eastAsia="Calibri" w:hAnsi="Calibri" w:cs="Calibri"/>
          <w:color w:val="000000"/>
          <w:sz w:val="20"/>
          <w:szCs w:val="20"/>
        </w:rPr>
        <w:t>-no</w:t>
      </w:r>
      <w:proofErr w:type="gramEnd"/>
      <w:r w:rsidR="00D06DC0" w:rsidRPr="005819C4">
        <w:rPr>
          <w:rFonts w:ascii="Calibri" w:eastAsia="Calibri" w:hAnsi="Calibri" w:cs="Calibri"/>
          <w:color w:val="000000"/>
          <w:sz w:val="20"/>
          <w:szCs w:val="20"/>
        </w:rPr>
        <w:t>= 5123456</w:t>
      </w:r>
    </w:p>
    <w:p w14:paraId="5FD50FBF" w14:textId="44237285" w:rsidR="00D06DC0" w:rsidRPr="005819C4" w:rsidRDefault="00D06DC0" w:rsidP="00CA7EC0">
      <w:pPr>
        <w:ind w:left="720"/>
        <w:rPr>
          <w:rFonts w:ascii="Calibri" w:eastAsia="Calibri" w:hAnsi="Calibri" w:cs="Calibri"/>
          <w:color w:val="000000"/>
          <w:sz w:val="20"/>
          <w:szCs w:val="20"/>
        </w:rPr>
      </w:pPr>
      <w:proofErr w:type="spellStart"/>
      <w:proofErr w:type="gramStart"/>
      <w:r w:rsidRPr="005819C4">
        <w:rPr>
          <w:rFonts w:ascii="Calibri" w:eastAsia="Calibri" w:hAnsi="Calibri" w:cs="Calibri"/>
          <w:color w:val="000000"/>
          <w:sz w:val="20"/>
          <w:szCs w:val="20"/>
        </w:rPr>
        <w:t>ue</w:t>
      </w:r>
      <w:proofErr w:type="spellEnd"/>
      <w:r w:rsidRPr="005819C4">
        <w:rPr>
          <w:rFonts w:ascii="Calibri" w:eastAsia="Calibri" w:hAnsi="Calibri" w:cs="Calibri"/>
          <w:color w:val="000000"/>
          <w:sz w:val="20"/>
          <w:szCs w:val="20"/>
        </w:rPr>
        <w:t>-no=</w:t>
      </w:r>
      <w:proofErr w:type="gramEnd"/>
      <w:r w:rsidRPr="005819C4">
        <w:rPr>
          <w:rFonts w:ascii="Calibri" w:eastAsia="Calibri" w:hAnsi="Calibri" w:cs="Calibri"/>
          <w:color w:val="000000"/>
          <w:sz w:val="20"/>
          <w:szCs w:val="20"/>
        </w:rPr>
        <w:t>5123456-1</w:t>
      </w:r>
    </w:p>
    <w:p w14:paraId="1EED2319" w14:textId="451BC233" w:rsidR="00EB7807" w:rsidRPr="005819C4" w:rsidRDefault="00EB7807" w:rsidP="00CA7EC0">
      <w:pPr>
        <w:ind w:left="720"/>
        <w:rPr>
          <w:rFonts w:ascii="Calibri" w:eastAsia="Calibri" w:hAnsi="Calibri" w:cs="Calibri"/>
          <w:color w:val="000000"/>
          <w:sz w:val="20"/>
          <w:szCs w:val="20"/>
        </w:rPr>
      </w:pPr>
      <w:proofErr w:type="spellStart"/>
      <w:proofErr w:type="gramStart"/>
      <w:r w:rsidRPr="005819C4">
        <w:rPr>
          <w:rFonts w:ascii="Calibri" w:eastAsia="Calibri" w:hAnsi="Calibri" w:cs="Calibri"/>
          <w:color w:val="000000"/>
          <w:sz w:val="20"/>
          <w:szCs w:val="20"/>
        </w:rPr>
        <w:t>ue</w:t>
      </w:r>
      <w:proofErr w:type="spellEnd"/>
      <w:r w:rsidRPr="005819C4">
        <w:rPr>
          <w:rFonts w:ascii="Calibri" w:eastAsia="Calibri" w:hAnsi="Calibri" w:cs="Calibri"/>
          <w:color w:val="000000"/>
          <w:sz w:val="20"/>
          <w:szCs w:val="20"/>
        </w:rPr>
        <w:t>-no=</w:t>
      </w:r>
      <w:proofErr w:type="gramEnd"/>
      <w:r w:rsidRPr="005819C4">
        <w:rPr>
          <w:rFonts w:ascii="Calibri" w:eastAsia="Calibri" w:hAnsi="Calibri" w:cs="Calibri"/>
          <w:color w:val="000000"/>
          <w:sz w:val="20"/>
          <w:szCs w:val="20"/>
        </w:rPr>
        <w:t>5123456-2</w:t>
      </w:r>
    </w:p>
    <w:p w14:paraId="0BFACFBF" w14:textId="010334BB" w:rsidR="00EB7807" w:rsidRPr="005819C4" w:rsidRDefault="00EB7807" w:rsidP="00467CDD">
      <w:pPr>
        <w:rPr>
          <w:rFonts w:ascii="Calibri" w:eastAsia="Calibri" w:hAnsi="Calibri" w:cs="Calibri"/>
          <w:color w:val="000000"/>
          <w:sz w:val="20"/>
          <w:szCs w:val="20"/>
        </w:rPr>
      </w:pPr>
    </w:p>
    <w:p w14:paraId="730AAB1E" w14:textId="41E6C139" w:rsidR="00EB7807" w:rsidRPr="005819C4" w:rsidRDefault="00EB7807" w:rsidP="00467CDD">
      <w:pPr>
        <w:rPr>
          <w:rFonts w:ascii="Calibri" w:eastAsia="Calibri" w:hAnsi="Calibri" w:cs="Calibri"/>
          <w:b/>
          <w:color w:val="000000"/>
          <w:sz w:val="20"/>
          <w:szCs w:val="20"/>
        </w:rPr>
      </w:pPr>
      <w:r w:rsidRPr="005819C4">
        <w:rPr>
          <w:rFonts w:ascii="Calibri" w:eastAsia="Calibri" w:hAnsi="Calibri" w:cs="Calibri"/>
          <w:b/>
          <w:color w:val="000000"/>
          <w:sz w:val="20"/>
          <w:szCs w:val="20"/>
        </w:rPr>
        <w:t>BRL02- Asignar valores iniciales a la unidad de ejecución</w:t>
      </w:r>
    </w:p>
    <w:p w14:paraId="32ADDD65" w14:textId="004D8B1A" w:rsidR="00EB7807" w:rsidRPr="005819C4" w:rsidRDefault="00EB7807" w:rsidP="004D31EA">
      <w:pPr>
        <w:rPr>
          <w:rFonts w:ascii="Calibri" w:eastAsia="Calibri" w:hAnsi="Calibri" w:cs="Calibri"/>
          <w:color w:val="000000"/>
          <w:sz w:val="20"/>
          <w:szCs w:val="20"/>
        </w:rPr>
      </w:pPr>
      <w:r w:rsidRPr="005819C4">
        <w:rPr>
          <w:rFonts w:ascii="Calibri" w:eastAsia="Calibri" w:hAnsi="Calibri" w:cs="Calibri"/>
          <w:color w:val="000000"/>
          <w:sz w:val="20"/>
          <w:szCs w:val="20"/>
        </w:rPr>
        <w:t xml:space="preserve">Al crear una UE se deberá cargar </w:t>
      </w:r>
      <w:r w:rsidR="004D31EA" w:rsidRPr="005819C4">
        <w:rPr>
          <w:rFonts w:ascii="Calibri" w:eastAsia="Calibri" w:hAnsi="Calibri" w:cs="Calibri"/>
          <w:color w:val="000000"/>
          <w:sz w:val="20"/>
          <w:szCs w:val="20"/>
        </w:rPr>
        <w:t>la información de la orden en las</w:t>
      </w:r>
      <w:r w:rsidRPr="005819C4">
        <w:rPr>
          <w:rFonts w:ascii="Calibri" w:eastAsia="Calibri" w:hAnsi="Calibri" w:cs="Calibri"/>
          <w:color w:val="000000"/>
          <w:sz w:val="20"/>
          <w:szCs w:val="20"/>
        </w:rPr>
        <w:t xml:space="preserve"> estructuras de: </w:t>
      </w:r>
      <w:r w:rsidR="004D31EA" w:rsidRPr="005819C4">
        <w:rPr>
          <w:rFonts w:ascii="Calibri" w:eastAsia="Calibri" w:hAnsi="Calibri" w:cs="Calibri"/>
          <w:color w:val="000000"/>
          <w:sz w:val="20"/>
          <w:szCs w:val="20"/>
        </w:rPr>
        <w:t>“</w:t>
      </w:r>
      <w:r w:rsidRPr="005819C4">
        <w:rPr>
          <w:rFonts w:ascii="Calibri" w:eastAsia="Calibri" w:hAnsi="Calibri" w:cs="Calibri"/>
          <w:color w:val="000000"/>
          <w:sz w:val="20"/>
          <w:szCs w:val="20"/>
        </w:rPr>
        <w:t>Orden</w:t>
      </w:r>
      <w:r w:rsidR="004D31EA" w:rsidRPr="005819C4">
        <w:rPr>
          <w:rFonts w:ascii="Calibri" w:eastAsia="Calibri" w:hAnsi="Calibri" w:cs="Calibri"/>
          <w:b/>
          <w:color w:val="000000"/>
          <w:sz w:val="20"/>
          <w:szCs w:val="20"/>
        </w:rPr>
        <w:t>”</w:t>
      </w:r>
      <w:r w:rsidR="004D31EA" w:rsidRPr="005819C4">
        <w:rPr>
          <w:rFonts w:ascii="Calibri" w:eastAsia="Calibri" w:hAnsi="Calibri" w:cs="Calibri"/>
          <w:color w:val="000000"/>
          <w:sz w:val="20"/>
          <w:szCs w:val="20"/>
        </w:rPr>
        <w:t>, “</w:t>
      </w:r>
      <w:r w:rsidRPr="005819C4">
        <w:rPr>
          <w:rFonts w:ascii="Calibri" w:eastAsia="Calibri" w:hAnsi="Calibri" w:cs="Calibri"/>
          <w:color w:val="000000"/>
          <w:sz w:val="20"/>
          <w:szCs w:val="20"/>
        </w:rPr>
        <w:t>Forma de pago</w:t>
      </w:r>
      <w:r w:rsidR="004D31EA" w:rsidRPr="005819C4">
        <w:rPr>
          <w:rFonts w:ascii="Calibri" w:eastAsia="Calibri" w:hAnsi="Calibri" w:cs="Calibri"/>
          <w:color w:val="000000"/>
          <w:sz w:val="20"/>
          <w:szCs w:val="20"/>
        </w:rPr>
        <w:t>”, “</w:t>
      </w:r>
      <w:r w:rsidRPr="005819C4">
        <w:rPr>
          <w:rFonts w:ascii="Calibri" w:eastAsia="Calibri" w:hAnsi="Calibri" w:cs="Calibri"/>
          <w:color w:val="000000"/>
          <w:sz w:val="20"/>
          <w:szCs w:val="20"/>
        </w:rPr>
        <w:t>Datos del cliente</w:t>
      </w:r>
      <w:r w:rsidR="004D31EA" w:rsidRPr="005819C4">
        <w:rPr>
          <w:rFonts w:ascii="Calibri" w:eastAsia="Calibri" w:hAnsi="Calibri" w:cs="Calibri"/>
          <w:color w:val="000000"/>
          <w:sz w:val="20"/>
          <w:szCs w:val="20"/>
        </w:rPr>
        <w:t>”</w:t>
      </w:r>
      <w:r w:rsidR="00A418AF" w:rsidRPr="005819C4">
        <w:rPr>
          <w:rFonts w:ascii="Calibri" w:eastAsia="Calibri" w:hAnsi="Calibri" w:cs="Calibri"/>
          <w:color w:val="000000"/>
          <w:sz w:val="20"/>
          <w:szCs w:val="20"/>
        </w:rPr>
        <w:t xml:space="preserve"> y “Dirección de entrega”</w:t>
      </w:r>
      <w:r w:rsidR="004D31EA" w:rsidRPr="005819C4">
        <w:rPr>
          <w:rFonts w:ascii="Calibri" w:eastAsia="Calibri" w:hAnsi="Calibri" w:cs="Calibri"/>
          <w:color w:val="000000"/>
          <w:sz w:val="20"/>
          <w:szCs w:val="20"/>
        </w:rPr>
        <w:t xml:space="preserve">. El detalle de información de las demás estructuras, se mantendrán vacías </w:t>
      </w:r>
      <w:r w:rsidR="006D4304" w:rsidRPr="005819C4">
        <w:rPr>
          <w:rFonts w:ascii="Calibri" w:eastAsia="Calibri" w:hAnsi="Calibri" w:cs="Calibri"/>
          <w:color w:val="000000"/>
          <w:sz w:val="20"/>
          <w:szCs w:val="20"/>
        </w:rPr>
        <w:t>hasta no ejecutar las etapas correspondientes</w:t>
      </w:r>
      <w:r w:rsidR="004D31EA" w:rsidRPr="005819C4">
        <w:rPr>
          <w:rFonts w:ascii="Calibri" w:eastAsia="Calibri" w:hAnsi="Calibri" w:cs="Calibri"/>
          <w:color w:val="000000"/>
          <w:sz w:val="20"/>
          <w:szCs w:val="20"/>
        </w:rPr>
        <w:t>.</w:t>
      </w:r>
    </w:p>
    <w:p w14:paraId="0D0B1FB0" w14:textId="77777777" w:rsidR="00154896" w:rsidRPr="005819C4" w:rsidRDefault="00154896" w:rsidP="004D31EA">
      <w:pPr>
        <w:rPr>
          <w:rFonts w:ascii="Calibri" w:eastAsia="Calibri" w:hAnsi="Calibri" w:cs="Calibri"/>
          <w:color w:val="000000"/>
          <w:sz w:val="20"/>
          <w:szCs w:val="20"/>
        </w:rPr>
      </w:pPr>
    </w:p>
    <w:p w14:paraId="61D047D9" w14:textId="65296475" w:rsidR="00154896" w:rsidRPr="005819C4" w:rsidRDefault="00154896" w:rsidP="004D31EA">
      <w:pPr>
        <w:rPr>
          <w:rFonts w:asciiTheme="minorHAnsi" w:eastAsia="Calibri" w:hAnsiTheme="minorHAnsi" w:cstheme="minorHAnsi"/>
          <w:color w:val="000000"/>
          <w:sz w:val="20"/>
          <w:szCs w:val="22"/>
        </w:rPr>
      </w:pPr>
      <w:proofErr w:type="spellStart"/>
      <w:r w:rsidRPr="005819C4">
        <w:rPr>
          <w:rFonts w:asciiTheme="minorHAnsi" w:hAnsiTheme="minorHAnsi" w:cstheme="minorHAnsi"/>
          <w:sz w:val="20"/>
          <w:szCs w:val="22"/>
        </w:rPr>
        <w:t>StatusUe</w:t>
      </w:r>
      <w:proofErr w:type="spellEnd"/>
      <w:r w:rsidRPr="005819C4">
        <w:rPr>
          <w:rFonts w:asciiTheme="minorHAnsi" w:hAnsiTheme="minorHAnsi" w:cstheme="minorHAnsi"/>
          <w:sz w:val="20"/>
          <w:szCs w:val="22"/>
        </w:rPr>
        <w:t xml:space="preserve"> =0, </w:t>
      </w:r>
      <w:r w:rsidR="00A61A10" w:rsidRPr="005819C4">
        <w:rPr>
          <w:rFonts w:asciiTheme="minorHAnsi" w:eastAsia="Calibri" w:hAnsiTheme="minorHAnsi" w:cstheme="minorHAnsi"/>
          <w:color w:val="000000"/>
          <w:sz w:val="20"/>
          <w:szCs w:val="22"/>
        </w:rPr>
        <w:t>Orden nueva</w:t>
      </w:r>
      <w:r w:rsidR="00A61A10" w:rsidRPr="005819C4">
        <w:rPr>
          <w:rFonts w:asciiTheme="minorHAnsi" w:eastAsia="Calibri" w:hAnsiTheme="minorHAnsi" w:cstheme="minorHAnsi"/>
          <w:color w:val="000000"/>
          <w:sz w:val="20"/>
          <w:szCs w:val="22"/>
        </w:rPr>
        <w:tab/>
      </w:r>
      <w:r w:rsidR="00A61A10" w:rsidRPr="005819C4">
        <w:rPr>
          <w:rFonts w:asciiTheme="minorHAnsi" w:eastAsia="Calibri" w:hAnsiTheme="minorHAnsi" w:cstheme="minorHAnsi"/>
          <w:color w:val="000000"/>
          <w:sz w:val="20"/>
          <w:szCs w:val="22"/>
        </w:rPr>
        <w:tab/>
      </w:r>
      <w:r w:rsidRPr="005819C4">
        <w:rPr>
          <w:rFonts w:asciiTheme="minorHAnsi" w:eastAsia="Calibri" w:hAnsiTheme="minorHAnsi" w:cstheme="minorHAnsi"/>
          <w:color w:val="000000"/>
          <w:sz w:val="20"/>
          <w:szCs w:val="22"/>
        </w:rPr>
        <w:sym w:font="Wingdings" w:char="F0E0"/>
      </w:r>
      <w:r w:rsidRPr="005819C4">
        <w:rPr>
          <w:rFonts w:asciiTheme="minorHAnsi" w:eastAsia="Calibri" w:hAnsiTheme="minorHAnsi" w:cstheme="minorHAnsi"/>
          <w:color w:val="000000"/>
          <w:sz w:val="20"/>
          <w:szCs w:val="22"/>
        </w:rPr>
        <w:t xml:space="preserve"> Split [“Orden</w:t>
      </w:r>
      <w:r w:rsidRPr="005819C4">
        <w:rPr>
          <w:rFonts w:asciiTheme="minorHAnsi" w:eastAsia="Calibri" w:hAnsiTheme="minorHAnsi" w:cstheme="minorHAnsi"/>
          <w:b/>
          <w:color w:val="000000"/>
          <w:sz w:val="20"/>
          <w:szCs w:val="22"/>
        </w:rPr>
        <w:t>”</w:t>
      </w:r>
      <w:r w:rsidRPr="005819C4">
        <w:rPr>
          <w:rFonts w:asciiTheme="minorHAnsi" w:eastAsia="Calibri" w:hAnsiTheme="minorHAnsi" w:cstheme="minorHAnsi"/>
          <w:color w:val="000000"/>
          <w:sz w:val="20"/>
          <w:szCs w:val="22"/>
        </w:rPr>
        <w:t>, “Forma de pago”, “Datos del cliente” y “Dirección de entrega”]</w:t>
      </w:r>
    </w:p>
    <w:p w14:paraId="302AECA1" w14:textId="518BC4C8" w:rsidR="00154896" w:rsidRPr="005819C4" w:rsidRDefault="00154896" w:rsidP="003A5001">
      <w:pPr>
        <w:pStyle w:val="Sinespaciado"/>
        <w:rPr>
          <w:rFonts w:asciiTheme="minorHAnsi" w:hAnsiTheme="minorHAnsi" w:cstheme="minorHAnsi"/>
          <w:sz w:val="20"/>
        </w:rPr>
      </w:pPr>
      <w:proofErr w:type="spellStart"/>
      <w:r w:rsidRPr="005819C4">
        <w:rPr>
          <w:rFonts w:asciiTheme="minorHAnsi" w:hAnsiTheme="minorHAnsi" w:cstheme="minorHAnsi"/>
          <w:sz w:val="20"/>
        </w:rPr>
        <w:t>StatusUe</w:t>
      </w:r>
      <w:proofErr w:type="spellEnd"/>
      <w:r w:rsidRPr="005819C4">
        <w:rPr>
          <w:rFonts w:asciiTheme="minorHAnsi" w:hAnsiTheme="minorHAnsi" w:cstheme="minorHAnsi"/>
          <w:sz w:val="20"/>
        </w:rPr>
        <w:t xml:space="preserve"> =1, </w:t>
      </w:r>
      <w:proofErr w:type="spellStart"/>
      <w:r w:rsidR="003A5001" w:rsidRPr="005819C4">
        <w:rPr>
          <w:rFonts w:asciiTheme="minorHAnsi" w:hAnsiTheme="minorHAnsi" w:cstheme="minorHAnsi"/>
          <w:sz w:val="20"/>
        </w:rPr>
        <w:t>inicia</w:t>
      </w:r>
      <w:r w:rsidRPr="005819C4">
        <w:rPr>
          <w:rFonts w:asciiTheme="minorHAnsi" w:hAnsiTheme="minorHAnsi" w:cstheme="minorHAnsi"/>
          <w:color w:val="000000"/>
          <w:sz w:val="20"/>
        </w:rPr>
        <w:t>Surtido</w:t>
      </w:r>
      <w:proofErr w:type="spellEnd"/>
      <w:r w:rsidR="003A5001" w:rsidRPr="005819C4">
        <w:rPr>
          <w:rFonts w:asciiTheme="minorHAnsi" w:hAnsiTheme="minorHAnsi" w:cstheme="minorHAnsi"/>
          <w:color w:val="000000"/>
          <w:sz w:val="20"/>
        </w:rPr>
        <w:tab/>
      </w:r>
      <w:r w:rsidR="003A5001" w:rsidRPr="005819C4">
        <w:rPr>
          <w:rFonts w:asciiTheme="minorHAnsi" w:hAnsiTheme="minorHAnsi" w:cstheme="minorHAnsi"/>
          <w:color w:val="000000"/>
          <w:sz w:val="20"/>
        </w:rPr>
        <w:tab/>
      </w:r>
      <w:r w:rsidRPr="005819C4">
        <w:rPr>
          <w:rFonts w:asciiTheme="minorHAnsi" w:hAnsiTheme="minorHAnsi" w:cstheme="minorHAnsi"/>
          <w:color w:val="000000"/>
          <w:sz w:val="20"/>
        </w:rPr>
        <w:sym w:font="Wingdings" w:char="F0E0"/>
      </w:r>
      <w:r w:rsidRPr="005819C4">
        <w:rPr>
          <w:rFonts w:asciiTheme="minorHAnsi" w:hAnsiTheme="minorHAnsi" w:cstheme="minorHAnsi"/>
          <w:color w:val="000000"/>
          <w:sz w:val="20"/>
        </w:rPr>
        <w:t xml:space="preserve"> “orden [</w:t>
      </w:r>
      <w:proofErr w:type="spellStart"/>
      <w:r w:rsidRPr="005819C4">
        <w:rPr>
          <w:rFonts w:asciiTheme="minorHAnsi" w:hAnsiTheme="minorHAnsi" w:cstheme="minorHAnsi"/>
          <w:color w:val="000000"/>
          <w:sz w:val="20"/>
        </w:rPr>
        <w:t>StatusUe</w:t>
      </w:r>
      <w:proofErr w:type="spellEnd"/>
      <w:r w:rsidRPr="005819C4">
        <w:rPr>
          <w:rFonts w:asciiTheme="minorHAnsi" w:hAnsiTheme="minorHAnsi" w:cstheme="minorHAnsi"/>
          <w:color w:val="000000"/>
          <w:sz w:val="20"/>
        </w:rPr>
        <w:t>]</w:t>
      </w:r>
      <w:r w:rsidR="003A5001" w:rsidRPr="005819C4">
        <w:rPr>
          <w:rFonts w:asciiTheme="minorHAnsi" w:hAnsiTheme="minorHAnsi" w:cstheme="minorHAnsi"/>
          <w:color w:val="000000"/>
          <w:sz w:val="20"/>
        </w:rPr>
        <w:t>, [</w:t>
      </w:r>
      <w:proofErr w:type="spellStart"/>
      <w:r w:rsidR="003A5001" w:rsidRPr="005819C4">
        <w:rPr>
          <w:rFonts w:asciiTheme="minorHAnsi" w:hAnsiTheme="minorHAnsi" w:cstheme="minorHAnsi"/>
          <w:color w:val="000000"/>
          <w:sz w:val="20"/>
        </w:rPr>
        <w:t>S</w:t>
      </w:r>
      <w:r w:rsidR="003A5001" w:rsidRPr="005819C4">
        <w:rPr>
          <w:rFonts w:asciiTheme="minorHAnsi" w:hAnsiTheme="minorHAnsi" w:cstheme="minorHAnsi"/>
          <w:sz w:val="20"/>
        </w:rPr>
        <w:t>toreNum</w:t>
      </w:r>
      <w:proofErr w:type="spellEnd"/>
      <w:r w:rsidR="003A5001" w:rsidRPr="005819C4">
        <w:rPr>
          <w:rFonts w:asciiTheme="minorHAnsi" w:hAnsiTheme="minorHAnsi" w:cstheme="minorHAnsi"/>
          <w:sz w:val="20"/>
        </w:rPr>
        <w:t>]</w:t>
      </w:r>
      <w:r w:rsidR="002A3CED" w:rsidRPr="005819C4">
        <w:rPr>
          <w:rFonts w:asciiTheme="minorHAnsi" w:hAnsiTheme="minorHAnsi" w:cstheme="minorHAnsi"/>
          <w:sz w:val="20"/>
        </w:rPr>
        <w:t>, [</w:t>
      </w:r>
      <w:proofErr w:type="spellStart"/>
      <w:r w:rsidR="002A3CED" w:rsidRPr="005819C4">
        <w:rPr>
          <w:rFonts w:asciiTheme="minorHAnsi" w:hAnsiTheme="minorHAnsi" w:cstheme="minorHAnsi"/>
          <w:sz w:val="20"/>
        </w:rPr>
        <w:t>IsPickingManual</w:t>
      </w:r>
      <w:proofErr w:type="spellEnd"/>
      <w:r w:rsidR="002A3CED" w:rsidRPr="005819C4">
        <w:rPr>
          <w:rFonts w:asciiTheme="minorHAnsi" w:hAnsiTheme="minorHAnsi" w:cstheme="minorHAnsi"/>
          <w:sz w:val="20"/>
        </w:rPr>
        <w:t>]</w:t>
      </w:r>
      <w:r w:rsidRPr="005819C4">
        <w:rPr>
          <w:rFonts w:asciiTheme="minorHAnsi" w:hAnsiTheme="minorHAnsi" w:cstheme="minorHAnsi"/>
          <w:color w:val="000000"/>
          <w:sz w:val="20"/>
        </w:rPr>
        <w:t>”, “</w:t>
      </w:r>
      <w:r w:rsidR="00BF0A36" w:rsidRPr="005819C4">
        <w:rPr>
          <w:rFonts w:asciiTheme="minorHAnsi" w:hAnsiTheme="minorHAnsi" w:cstheme="minorHAnsi"/>
          <w:color w:val="000000"/>
          <w:sz w:val="20"/>
        </w:rPr>
        <w:t>Artículos</w:t>
      </w:r>
      <w:r w:rsidRPr="005819C4">
        <w:rPr>
          <w:rFonts w:asciiTheme="minorHAnsi" w:hAnsiTheme="minorHAnsi" w:cstheme="minorHAnsi"/>
          <w:color w:val="000000"/>
          <w:sz w:val="20"/>
        </w:rPr>
        <w:t xml:space="preserve"> a surtir”</w:t>
      </w:r>
      <w:r w:rsidR="002A3CED" w:rsidRPr="005819C4">
        <w:rPr>
          <w:rFonts w:asciiTheme="minorHAnsi" w:hAnsiTheme="minorHAnsi" w:cstheme="minorHAnsi"/>
          <w:color w:val="000000"/>
          <w:sz w:val="20"/>
        </w:rPr>
        <w:t xml:space="preserve">, </w:t>
      </w:r>
    </w:p>
    <w:p w14:paraId="6C771A87" w14:textId="46793140" w:rsidR="00154896" w:rsidRPr="005819C4" w:rsidRDefault="00154896" w:rsidP="003A5001">
      <w:pPr>
        <w:rPr>
          <w:rFonts w:asciiTheme="minorHAnsi" w:hAnsiTheme="minorHAnsi" w:cstheme="minorHAnsi"/>
          <w:sz w:val="20"/>
          <w:szCs w:val="22"/>
        </w:rPr>
      </w:pPr>
      <w:proofErr w:type="spellStart"/>
      <w:r w:rsidRPr="005819C4">
        <w:rPr>
          <w:rFonts w:asciiTheme="minorHAnsi" w:hAnsiTheme="minorHAnsi" w:cstheme="minorHAnsi"/>
          <w:sz w:val="20"/>
          <w:szCs w:val="22"/>
        </w:rPr>
        <w:t>StatusUe</w:t>
      </w:r>
      <w:proofErr w:type="spellEnd"/>
      <w:r w:rsidRPr="005819C4">
        <w:rPr>
          <w:rFonts w:asciiTheme="minorHAnsi" w:hAnsiTheme="minorHAnsi" w:cstheme="minorHAnsi"/>
          <w:sz w:val="20"/>
          <w:szCs w:val="22"/>
        </w:rPr>
        <w:t xml:space="preserve"> =2, </w:t>
      </w:r>
      <w:proofErr w:type="spellStart"/>
      <w:r w:rsidR="003A5001" w:rsidRPr="005819C4">
        <w:rPr>
          <w:rFonts w:asciiTheme="minorHAnsi" w:hAnsiTheme="minorHAnsi" w:cstheme="minorHAnsi"/>
          <w:sz w:val="20"/>
          <w:szCs w:val="22"/>
        </w:rPr>
        <w:t>inicia</w:t>
      </w:r>
      <w:r w:rsidRPr="005819C4">
        <w:rPr>
          <w:rFonts w:asciiTheme="minorHAnsi" w:eastAsia="Calibri" w:hAnsiTheme="minorHAnsi" w:cstheme="minorHAnsi"/>
          <w:color w:val="000000"/>
          <w:sz w:val="20"/>
          <w:szCs w:val="22"/>
        </w:rPr>
        <w:t>Picking</w:t>
      </w:r>
      <w:proofErr w:type="spellEnd"/>
      <w:r w:rsidR="003A5001" w:rsidRPr="005819C4">
        <w:rPr>
          <w:rFonts w:asciiTheme="minorHAnsi" w:eastAsia="Calibri" w:hAnsiTheme="minorHAnsi" w:cstheme="minorHAnsi"/>
          <w:color w:val="000000"/>
          <w:sz w:val="20"/>
          <w:szCs w:val="22"/>
        </w:rPr>
        <w:tab/>
      </w:r>
      <w:r w:rsidR="003A5001" w:rsidRPr="005819C4">
        <w:rPr>
          <w:rFonts w:asciiTheme="minorHAnsi" w:eastAsia="Calibri" w:hAnsiTheme="minorHAnsi" w:cstheme="minorHAnsi"/>
          <w:color w:val="000000"/>
          <w:sz w:val="20"/>
          <w:szCs w:val="22"/>
        </w:rPr>
        <w:tab/>
      </w:r>
      <w:r w:rsidRPr="005819C4">
        <w:rPr>
          <w:rFonts w:asciiTheme="minorHAnsi" w:eastAsia="Calibri" w:hAnsiTheme="minorHAnsi" w:cstheme="minorHAnsi"/>
          <w:color w:val="000000"/>
          <w:sz w:val="20"/>
          <w:szCs w:val="22"/>
        </w:rPr>
        <w:sym w:font="Wingdings" w:char="F0E0"/>
      </w:r>
      <w:r w:rsidRPr="005819C4">
        <w:rPr>
          <w:rFonts w:asciiTheme="minorHAnsi" w:eastAsia="Calibri" w:hAnsiTheme="minorHAnsi" w:cstheme="minorHAnsi"/>
          <w:color w:val="000000"/>
          <w:sz w:val="20"/>
          <w:szCs w:val="22"/>
        </w:rPr>
        <w:t xml:space="preserve"> “orden [</w:t>
      </w:r>
      <w:proofErr w:type="spellStart"/>
      <w:r w:rsidRPr="005819C4">
        <w:rPr>
          <w:rFonts w:asciiTheme="minorHAnsi" w:eastAsia="Calibri" w:hAnsiTheme="minorHAnsi" w:cstheme="minorHAnsi"/>
          <w:color w:val="000000"/>
          <w:sz w:val="20"/>
          <w:szCs w:val="22"/>
        </w:rPr>
        <w:t>StatusUe</w:t>
      </w:r>
      <w:proofErr w:type="spellEnd"/>
      <w:r w:rsidRPr="005819C4">
        <w:rPr>
          <w:rFonts w:asciiTheme="minorHAnsi" w:eastAsia="Calibri" w:hAnsiTheme="minorHAnsi" w:cstheme="minorHAnsi"/>
          <w:color w:val="000000"/>
          <w:sz w:val="20"/>
          <w:szCs w:val="22"/>
        </w:rPr>
        <w:t xml:space="preserve">]”, </w:t>
      </w:r>
      <w:r w:rsidR="003A5001" w:rsidRPr="005819C4">
        <w:rPr>
          <w:rFonts w:asciiTheme="minorHAnsi" w:eastAsia="Calibri" w:hAnsiTheme="minorHAnsi" w:cstheme="minorHAnsi"/>
          <w:color w:val="000000"/>
          <w:sz w:val="20"/>
          <w:szCs w:val="22"/>
        </w:rPr>
        <w:t>“</w:t>
      </w:r>
      <w:r w:rsidR="00BF0A36" w:rsidRPr="005819C4">
        <w:rPr>
          <w:rFonts w:asciiTheme="minorHAnsi" w:eastAsia="Calibri" w:hAnsiTheme="minorHAnsi" w:cstheme="minorHAnsi"/>
          <w:color w:val="000000"/>
          <w:sz w:val="20"/>
          <w:szCs w:val="22"/>
        </w:rPr>
        <w:t>Artículos</w:t>
      </w:r>
      <w:r w:rsidR="003A5001" w:rsidRPr="005819C4">
        <w:rPr>
          <w:rFonts w:asciiTheme="minorHAnsi" w:eastAsia="Calibri" w:hAnsiTheme="minorHAnsi" w:cstheme="minorHAnsi"/>
          <w:color w:val="000000"/>
          <w:sz w:val="20"/>
          <w:szCs w:val="22"/>
        </w:rPr>
        <w:t xml:space="preserve"> surtidos [x </w:t>
      </w:r>
      <w:proofErr w:type="spellStart"/>
      <w:r w:rsidR="003A5001" w:rsidRPr="005819C4">
        <w:rPr>
          <w:rFonts w:asciiTheme="minorHAnsi" w:eastAsia="Calibri" w:hAnsiTheme="minorHAnsi" w:cstheme="minorHAnsi"/>
          <w:color w:val="000000"/>
          <w:sz w:val="20"/>
          <w:szCs w:val="22"/>
        </w:rPr>
        <w:t>TyC</w:t>
      </w:r>
      <w:proofErr w:type="spellEnd"/>
      <w:r w:rsidR="003A5001" w:rsidRPr="005819C4">
        <w:rPr>
          <w:rFonts w:asciiTheme="minorHAnsi" w:eastAsia="Calibri" w:hAnsiTheme="minorHAnsi" w:cstheme="minorHAnsi"/>
          <w:color w:val="000000"/>
          <w:sz w:val="20"/>
          <w:szCs w:val="22"/>
        </w:rPr>
        <w:t>]”</w:t>
      </w:r>
    </w:p>
    <w:p w14:paraId="56FB3079" w14:textId="235A9527" w:rsidR="003A5001" w:rsidRPr="005819C4" w:rsidRDefault="00154896" w:rsidP="003A5001">
      <w:pPr>
        <w:rPr>
          <w:rFonts w:asciiTheme="minorHAnsi" w:hAnsiTheme="minorHAnsi" w:cstheme="minorHAnsi"/>
          <w:sz w:val="20"/>
          <w:szCs w:val="22"/>
        </w:rPr>
      </w:pPr>
      <w:proofErr w:type="spellStart"/>
      <w:r w:rsidRPr="005819C4">
        <w:rPr>
          <w:rFonts w:asciiTheme="minorHAnsi" w:hAnsiTheme="minorHAnsi" w:cstheme="minorHAnsi"/>
          <w:sz w:val="20"/>
          <w:szCs w:val="22"/>
        </w:rPr>
        <w:t>StatusUe</w:t>
      </w:r>
      <w:proofErr w:type="spellEnd"/>
      <w:r w:rsidRPr="005819C4">
        <w:rPr>
          <w:rFonts w:asciiTheme="minorHAnsi" w:hAnsiTheme="minorHAnsi" w:cstheme="minorHAnsi"/>
          <w:sz w:val="20"/>
          <w:szCs w:val="22"/>
        </w:rPr>
        <w:t xml:space="preserve"> =3, </w:t>
      </w:r>
      <w:proofErr w:type="spellStart"/>
      <w:r w:rsidR="003A5001" w:rsidRPr="005819C4">
        <w:rPr>
          <w:rFonts w:asciiTheme="minorHAnsi" w:hAnsiTheme="minorHAnsi" w:cstheme="minorHAnsi"/>
          <w:sz w:val="20"/>
          <w:szCs w:val="22"/>
        </w:rPr>
        <w:t>inicia</w:t>
      </w:r>
      <w:r w:rsidRPr="005819C4">
        <w:rPr>
          <w:rFonts w:asciiTheme="minorHAnsi" w:eastAsia="Calibri" w:hAnsiTheme="minorHAnsi" w:cstheme="minorHAnsi"/>
          <w:color w:val="000000"/>
          <w:sz w:val="20"/>
          <w:szCs w:val="22"/>
        </w:rPr>
        <w:t>Cobro</w:t>
      </w:r>
      <w:proofErr w:type="spellEnd"/>
      <w:r w:rsidR="003A5001" w:rsidRPr="005819C4">
        <w:rPr>
          <w:rFonts w:asciiTheme="minorHAnsi" w:eastAsia="Calibri" w:hAnsiTheme="minorHAnsi" w:cstheme="minorHAnsi"/>
          <w:color w:val="000000"/>
          <w:sz w:val="20"/>
          <w:szCs w:val="22"/>
        </w:rPr>
        <w:tab/>
      </w:r>
      <w:r w:rsidR="003A5001" w:rsidRPr="005819C4">
        <w:rPr>
          <w:rFonts w:asciiTheme="minorHAnsi" w:eastAsia="Calibri" w:hAnsiTheme="minorHAnsi" w:cstheme="minorHAnsi"/>
          <w:color w:val="000000"/>
          <w:sz w:val="20"/>
          <w:szCs w:val="22"/>
        </w:rPr>
        <w:tab/>
      </w:r>
      <w:r w:rsidRPr="005819C4">
        <w:rPr>
          <w:rFonts w:asciiTheme="minorHAnsi" w:eastAsia="Calibri" w:hAnsiTheme="minorHAnsi" w:cstheme="minorHAnsi"/>
          <w:color w:val="000000"/>
          <w:sz w:val="20"/>
          <w:szCs w:val="22"/>
        </w:rPr>
        <w:sym w:font="Wingdings" w:char="F0E0"/>
      </w:r>
      <w:r w:rsidRPr="005819C4">
        <w:rPr>
          <w:rFonts w:asciiTheme="minorHAnsi" w:eastAsia="Calibri" w:hAnsiTheme="minorHAnsi" w:cstheme="minorHAnsi"/>
          <w:color w:val="000000"/>
          <w:sz w:val="20"/>
          <w:szCs w:val="22"/>
        </w:rPr>
        <w:t xml:space="preserve"> “orden [</w:t>
      </w:r>
      <w:proofErr w:type="spellStart"/>
      <w:r w:rsidRPr="005819C4">
        <w:rPr>
          <w:rFonts w:asciiTheme="minorHAnsi" w:eastAsia="Calibri" w:hAnsiTheme="minorHAnsi" w:cstheme="minorHAnsi"/>
          <w:color w:val="000000"/>
          <w:sz w:val="20"/>
          <w:szCs w:val="22"/>
        </w:rPr>
        <w:t>StatusUe</w:t>
      </w:r>
      <w:proofErr w:type="spellEnd"/>
      <w:r w:rsidRPr="005819C4">
        <w:rPr>
          <w:rFonts w:asciiTheme="minorHAnsi" w:eastAsia="Calibri" w:hAnsiTheme="minorHAnsi" w:cstheme="minorHAnsi"/>
          <w:color w:val="000000"/>
          <w:sz w:val="20"/>
          <w:szCs w:val="22"/>
        </w:rPr>
        <w:t>]”,</w:t>
      </w:r>
      <w:r w:rsidR="003A5001" w:rsidRPr="005819C4">
        <w:rPr>
          <w:rFonts w:asciiTheme="minorHAnsi" w:eastAsia="Calibri" w:hAnsiTheme="minorHAnsi" w:cstheme="minorHAnsi"/>
          <w:color w:val="000000"/>
          <w:sz w:val="20"/>
          <w:szCs w:val="22"/>
        </w:rPr>
        <w:t xml:space="preserve"> “</w:t>
      </w:r>
      <w:r w:rsidR="00BF0A36" w:rsidRPr="005819C4">
        <w:rPr>
          <w:rFonts w:asciiTheme="minorHAnsi" w:eastAsia="Calibri" w:hAnsiTheme="minorHAnsi" w:cstheme="minorHAnsi"/>
          <w:color w:val="000000"/>
          <w:sz w:val="20"/>
          <w:szCs w:val="22"/>
        </w:rPr>
        <w:t>Artículos</w:t>
      </w:r>
      <w:r w:rsidR="003A5001" w:rsidRPr="005819C4">
        <w:rPr>
          <w:rFonts w:asciiTheme="minorHAnsi" w:eastAsia="Calibri" w:hAnsiTheme="minorHAnsi" w:cstheme="minorHAnsi"/>
          <w:color w:val="000000"/>
          <w:sz w:val="20"/>
          <w:szCs w:val="22"/>
        </w:rPr>
        <w:t xml:space="preserve"> surtidos [manual – pasar a cobro con el </w:t>
      </w:r>
      <w:proofErr w:type="spellStart"/>
      <w:r w:rsidR="003A5001" w:rsidRPr="005819C4">
        <w:rPr>
          <w:rFonts w:asciiTheme="minorHAnsi" w:eastAsia="Calibri" w:hAnsiTheme="minorHAnsi" w:cstheme="minorHAnsi"/>
          <w:color w:val="000000"/>
          <w:sz w:val="20"/>
          <w:szCs w:val="22"/>
        </w:rPr>
        <w:t>PoS</w:t>
      </w:r>
      <w:proofErr w:type="spellEnd"/>
      <w:r w:rsidR="003A5001" w:rsidRPr="005819C4">
        <w:rPr>
          <w:rFonts w:asciiTheme="minorHAnsi" w:eastAsia="Calibri" w:hAnsiTheme="minorHAnsi" w:cstheme="minorHAnsi"/>
          <w:color w:val="000000"/>
          <w:sz w:val="20"/>
          <w:szCs w:val="22"/>
        </w:rPr>
        <w:t>]”</w:t>
      </w:r>
    </w:p>
    <w:p w14:paraId="74D65022" w14:textId="18A13A6B" w:rsidR="00154896" w:rsidRPr="005819C4" w:rsidRDefault="00154896" w:rsidP="00154896">
      <w:pPr>
        <w:rPr>
          <w:rFonts w:asciiTheme="minorHAnsi" w:hAnsiTheme="minorHAnsi" w:cstheme="minorHAnsi"/>
          <w:sz w:val="20"/>
          <w:szCs w:val="22"/>
        </w:rPr>
      </w:pPr>
      <w:proofErr w:type="spellStart"/>
      <w:r w:rsidRPr="005819C4">
        <w:rPr>
          <w:rFonts w:asciiTheme="minorHAnsi" w:hAnsiTheme="minorHAnsi" w:cstheme="minorHAnsi"/>
          <w:sz w:val="20"/>
          <w:szCs w:val="22"/>
        </w:rPr>
        <w:t>StatusUe</w:t>
      </w:r>
      <w:proofErr w:type="spellEnd"/>
      <w:r w:rsidRPr="005819C4">
        <w:rPr>
          <w:rFonts w:asciiTheme="minorHAnsi" w:hAnsiTheme="minorHAnsi" w:cstheme="minorHAnsi"/>
          <w:sz w:val="20"/>
          <w:szCs w:val="22"/>
        </w:rPr>
        <w:t xml:space="preserve"> =4, </w:t>
      </w:r>
      <w:proofErr w:type="spellStart"/>
      <w:r w:rsidR="003A5001" w:rsidRPr="005819C4">
        <w:rPr>
          <w:rFonts w:asciiTheme="minorHAnsi" w:hAnsiTheme="minorHAnsi" w:cstheme="minorHAnsi"/>
          <w:sz w:val="20"/>
          <w:szCs w:val="22"/>
        </w:rPr>
        <w:t>inicia</w:t>
      </w:r>
      <w:r w:rsidRPr="005819C4">
        <w:rPr>
          <w:rFonts w:asciiTheme="minorHAnsi" w:eastAsia="Calibri" w:hAnsiTheme="minorHAnsi" w:cstheme="minorHAnsi"/>
          <w:color w:val="000000"/>
          <w:sz w:val="20"/>
          <w:szCs w:val="22"/>
        </w:rPr>
        <w:t>Empaque</w:t>
      </w:r>
      <w:proofErr w:type="spellEnd"/>
      <w:r w:rsidR="003A5001" w:rsidRPr="005819C4">
        <w:rPr>
          <w:rFonts w:asciiTheme="minorHAnsi" w:eastAsia="Calibri" w:hAnsiTheme="minorHAnsi" w:cstheme="minorHAnsi"/>
          <w:color w:val="000000"/>
          <w:sz w:val="20"/>
          <w:szCs w:val="22"/>
        </w:rPr>
        <w:tab/>
      </w:r>
      <w:r w:rsidRPr="005819C4">
        <w:rPr>
          <w:rFonts w:asciiTheme="minorHAnsi" w:eastAsia="Calibri" w:hAnsiTheme="minorHAnsi" w:cstheme="minorHAnsi"/>
          <w:color w:val="000000"/>
          <w:sz w:val="20"/>
          <w:szCs w:val="22"/>
        </w:rPr>
        <w:sym w:font="Wingdings" w:char="F0E0"/>
      </w:r>
      <w:r w:rsidRPr="005819C4">
        <w:rPr>
          <w:rFonts w:asciiTheme="minorHAnsi" w:eastAsia="Calibri" w:hAnsiTheme="minorHAnsi" w:cstheme="minorHAnsi"/>
          <w:color w:val="000000"/>
          <w:sz w:val="20"/>
          <w:szCs w:val="22"/>
        </w:rPr>
        <w:t xml:space="preserve"> “orden [</w:t>
      </w:r>
      <w:proofErr w:type="spellStart"/>
      <w:r w:rsidRPr="005819C4">
        <w:rPr>
          <w:rFonts w:asciiTheme="minorHAnsi" w:eastAsia="Calibri" w:hAnsiTheme="minorHAnsi" w:cstheme="minorHAnsi"/>
          <w:color w:val="000000"/>
          <w:sz w:val="20"/>
          <w:szCs w:val="22"/>
        </w:rPr>
        <w:t>StatusUe</w:t>
      </w:r>
      <w:proofErr w:type="spellEnd"/>
      <w:r w:rsidRPr="005819C4">
        <w:rPr>
          <w:rFonts w:asciiTheme="minorHAnsi" w:eastAsia="Calibri" w:hAnsiTheme="minorHAnsi" w:cstheme="minorHAnsi"/>
          <w:color w:val="000000"/>
          <w:sz w:val="20"/>
          <w:szCs w:val="22"/>
        </w:rPr>
        <w:t>]”,</w:t>
      </w:r>
      <w:r w:rsidR="003A5001" w:rsidRPr="005819C4">
        <w:rPr>
          <w:rFonts w:asciiTheme="minorHAnsi" w:eastAsia="Calibri" w:hAnsiTheme="minorHAnsi" w:cstheme="minorHAnsi"/>
          <w:color w:val="000000"/>
          <w:sz w:val="20"/>
          <w:szCs w:val="22"/>
        </w:rPr>
        <w:t xml:space="preserve"> </w:t>
      </w:r>
      <w:r w:rsidR="00FA37DF" w:rsidRPr="005819C4">
        <w:rPr>
          <w:rFonts w:asciiTheme="minorHAnsi" w:eastAsia="Calibri" w:hAnsiTheme="minorHAnsi" w:cstheme="minorHAnsi"/>
          <w:color w:val="000000"/>
          <w:sz w:val="20"/>
          <w:szCs w:val="22"/>
        </w:rPr>
        <w:t>“detalle de pago”</w:t>
      </w:r>
    </w:p>
    <w:p w14:paraId="4277A557" w14:textId="1D4C1A39" w:rsidR="00154896" w:rsidRPr="005819C4" w:rsidRDefault="00154896" w:rsidP="00154896">
      <w:pPr>
        <w:rPr>
          <w:rFonts w:asciiTheme="minorHAnsi" w:hAnsiTheme="minorHAnsi" w:cstheme="minorHAnsi"/>
          <w:sz w:val="20"/>
          <w:szCs w:val="22"/>
        </w:rPr>
      </w:pPr>
      <w:proofErr w:type="spellStart"/>
      <w:r w:rsidRPr="005819C4">
        <w:rPr>
          <w:rFonts w:asciiTheme="minorHAnsi" w:hAnsiTheme="minorHAnsi" w:cstheme="minorHAnsi"/>
          <w:sz w:val="20"/>
          <w:szCs w:val="22"/>
        </w:rPr>
        <w:t>StatusUe</w:t>
      </w:r>
      <w:proofErr w:type="spellEnd"/>
      <w:r w:rsidRPr="005819C4">
        <w:rPr>
          <w:rFonts w:asciiTheme="minorHAnsi" w:hAnsiTheme="minorHAnsi" w:cstheme="minorHAnsi"/>
          <w:sz w:val="20"/>
          <w:szCs w:val="22"/>
        </w:rPr>
        <w:t xml:space="preserve"> =5, </w:t>
      </w:r>
      <w:proofErr w:type="spellStart"/>
      <w:r w:rsidR="003A5001" w:rsidRPr="005819C4">
        <w:rPr>
          <w:rFonts w:asciiTheme="minorHAnsi" w:hAnsiTheme="minorHAnsi" w:cstheme="minorHAnsi"/>
          <w:sz w:val="20"/>
          <w:szCs w:val="22"/>
        </w:rPr>
        <w:t>inicia</w:t>
      </w:r>
      <w:r w:rsidRPr="005819C4">
        <w:rPr>
          <w:rFonts w:asciiTheme="minorHAnsi" w:eastAsia="Calibri" w:hAnsiTheme="minorHAnsi" w:cstheme="minorHAnsi"/>
          <w:color w:val="000000"/>
          <w:sz w:val="20"/>
          <w:szCs w:val="22"/>
        </w:rPr>
        <w:t>Transporte</w:t>
      </w:r>
      <w:proofErr w:type="spellEnd"/>
      <w:r w:rsidR="003A5001" w:rsidRPr="005819C4">
        <w:rPr>
          <w:rFonts w:asciiTheme="minorHAnsi" w:eastAsia="Calibri" w:hAnsiTheme="minorHAnsi" w:cstheme="minorHAnsi"/>
          <w:color w:val="000000"/>
          <w:sz w:val="20"/>
          <w:szCs w:val="22"/>
        </w:rPr>
        <w:tab/>
      </w:r>
      <w:r w:rsidRPr="005819C4">
        <w:rPr>
          <w:rFonts w:asciiTheme="minorHAnsi" w:eastAsia="Calibri" w:hAnsiTheme="minorHAnsi" w:cstheme="minorHAnsi"/>
          <w:color w:val="000000"/>
          <w:sz w:val="20"/>
          <w:szCs w:val="22"/>
        </w:rPr>
        <w:sym w:font="Wingdings" w:char="F0E0"/>
      </w:r>
      <w:r w:rsidRPr="005819C4">
        <w:rPr>
          <w:rFonts w:asciiTheme="minorHAnsi" w:eastAsia="Calibri" w:hAnsiTheme="minorHAnsi" w:cstheme="minorHAnsi"/>
          <w:color w:val="000000"/>
          <w:sz w:val="20"/>
          <w:szCs w:val="22"/>
        </w:rPr>
        <w:t xml:space="preserve"> “orden [</w:t>
      </w:r>
      <w:proofErr w:type="spellStart"/>
      <w:r w:rsidRPr="005819C4">
        <w:rPr>
          <w:rFonts w:asciiTheme="minorHAnsi" w:eastAsia="Calibri" w:hAnsiTheme="minorHAnsi" w:cstheme="minorHAnsi"/>
          <w:color w:val="000000"/>
          <w:sz w:val="20"/>
          <w:szCs w:val="22"/>
        </w:rPr>
        <w:t>StatusUe</w:t>
      </w:r>
      <w:proofErr w:type="spellEnd"/>
      <w:r w:rsidRPr="005819C4">
        <w:rPr>
          <w:rFonts w:asciiTheme="minorHAnsi" w:eastAsia="Calibri" w:hAnsiTheme="minorHAnsi" w:cstheme="minorHAnsi"/>
          <w:color w:val="000000"/>
          <w:sz w:val="20"/>
          <w:szCs w:val="22"/>
        </w:rPr>
        <w:t>]”,</w:t>
      </w:r>
      <w:r w:rsidR="003A5001" w:rsidRPr="005819C4">
        <w:rPr>
          <w:rFonts w:asciiTheme="minorHAnsi" w:eastAsia="Calibri" w:hAnsiTheme="minorHAnsi" w:cstheme="minorHAnsi"/>
          <w:color w:val="000000"/>
          <w:sz w:val="20"/>
          <w:szCs w:val="22"/>
        </w:rPr>
        <w:t xml:space="preserve"> </w:t>
      </w:r>
      <w:r w:rsidR="002A3CED" w:rsidRPr="005819C4">
        <w:rPr>
          <w:rFonts w:asciiTheme="minorHAnsi" w:eastAsia="Calibri" w:hAnsiTheme="minorHAnsi" w:cstheme="minorHAnsi"/>
          <w:color w:val="000000"/>
          <w:sz w:val="20"/>
          <w:szCs w:val="22"/>
        </w:rPr>
        <w:t>“Transportista”</w:t>
      </w:r>
    </w:p>
    <w:p w14:paraId="5A43F2A4" w14:textId="63BAE413" w:rsidR="00154896" w:rsidRPr="005819C4" w:rsidRDefault="00154896" w:rsidP="00154896">
      <w:pPr>
        <w:rPr>
          <w:rFonts w:asciiTheme="minorHAnsi" w:hAnsiTheme="minorHAnsi" w:cstheme="minorHAnsi"/>
          <w:sz w:val="20"/>
          <w:szCs w:val="22"/>
        </w:rPr>
      </w:pPr>
      <w:proofErr w:type="spellStart"/>
      <w:r w:rsidRPr="005819C4">
        <w:rPr>
          <w:rFonts w:asciiTheme="minorHAnsi" w:hAnsiTheme="minorHAnsi" w:cstheme="minorHAnsi"/>
          <w:sz w:val="20"/>
          <w:szCs w:val="22"/>
        </w:rPr>
        <w:t>StatusUe</w:t>
      </w:r>
      <w:proofErr w:type="spellEnd"/>
      <w:r w:rsidRPr="005819C4">
        <w:rPr>
          <w:rFonts w:asciiTheme="minorHAnsi" w:hAnsiTheme="minorHAnsi" w:cstheme="minorHAnsi"/>
          <w:sz w:val="20"/>
          <w:szCs w:val="22"/>
        </w:rPr>
        <w:t xml:space="preserve"> =6, </w:t>
      </w:r>
      <w:proofErr w:type="spellStart"/>
      <w:r w:rsidR="003A5001" w:rsidRPr="005819C4">
        <w:rPr>
          <w:rFonts w:asciiTheme="minorHAnsi" w:hAnsiTheme="minorHAnsi" w:cstheme="minorHAnsi"/>
          <w:sz w:val="20"/>
          <w:szCs w:val="22"/>
        </w:rPr>
        <w:t>inicia</w:t>
      </w:r>
      <w:r w:rsidRPr="005819C4">
        <w:rPr>
          <w:rFonts w:asciiTheme="minorHAnsi" w:eastAsia="Calibri" w:hAnsiTheme="minorHAnsi" w:cstheme="minorHAnsi"/>
          <w:color w:val="000000"/>
          <w:sz w:val="20"/>
          <w:szCs w:val="22"/>
        </w:rPr>
        <w:t>entrega</w:t>
      </w:r>
      <w:proofErr w:type="spellEnd"/>
      <w:r w:rsidR="003A5001" w:rsidRPr="005819C4">
        <w:rPr>
          <w:rFonts w:asciiTheme="minorHAnsi" w:eastAsia="Calibri" w:hAnsiTheme="minorHAnsi" w:cstheme="minorHAnsi"/>
          <w:color w:val="000000"/>
          <w:sz w:val="20"/>
          <w:szCs w:val="22"/>
        </w:rPr>
        <w:tab/>
      </w:r>
      <w:r w:rsidR="003A5001" w:rsidRPr="005819C4">
        <w:rPr>
          <w:rFonts w:asciiTheme="minorHAnsi" w:eastAsia="Calibri" w:hAnsiTheme="minorHAnsi" w:cstheme="minorHAnsi"/>
          <w:color w:val="000000"/>
          <w:sz w:val="20"/>
          <w:szCs w:val="22"/>
        </w:rPr>
        <w:tab/>
      </w:r>
      <w:r w:rsidRPr="005819C4">
        <w:rPr>
          <w:rFonts w:asciiTheme="minorHAnsi" w:eastAsia="Calibri" w:hAnsiTheme="minorHAnsi" w:cstheme="minorHAnsi"/>
          <w:color w:val="000000"/>
          <w:sz w:val="20"/>
          <w:szCs w:val="22"/>
        </w:rPr>
        <w:sym w:font="Wingdings" w:char="F0E0"/>
      </w:r>
      <w:r w:rsidRPr="005819C4">
        <w:rPr>
          <w:rFonts w:asciiTheme="minorHAnsi" w:eastAsia="Calibri" w:hAnsiTheme="minorHAnsi" w:cstheme="minorHAnsi"/>
          <w:color w:val="000000"/>
          <w:sz w:val="20"/>
          <w:szCs w:val="22"/>
        </w:rPr>
        <w:t xml:space="preserve"> “orden [</w:t>
      </w:r>
      <w:proofErr w:type="spellStart"/>
      <w:r w:rsidRPr="005819C4">
        <w:rPr>
          <w:rFonts w:asciiTheme="minorHAnsi" w:eastAsia="Calibri" w:hAnsiTheme="minorHAnsi" w:cstheme="minorHAnsi"/>
          <w:color w:val="000000"/>
          <w:sz w:val="20"/>
          <w:szCs w:val="22"/>
        </w:rPr>
        <w:t>StatusUe</w:t>
      </w:r>
      <w:proofErr w:type="spellEnd"/>
      <w:r w:rsidRPr="005819C4">
        <w:rPr>
          <w:rFonts w:asciiTheme="minorHAnsi" w:eastAsia="Calibri" w:hAnsiTheme="minorHAnsi" w:cstheme="minorHAnsi"/>
          <w:color w:val="000000"/>
          <w:sz w:val="20"/>
          <w:szCs w:val="22"/>
        </w:rPr>
        <w:t>]”,</w:t>
      </w:r>
      <w:r w:rsidR="003A5001" w:rsidRPr="005819C4">
        <w:rPr>
          <w:rFonts w:asciiTheme="minorHAnsi" w:eastAsia="Calibri" w:hAnsiTheme="minorHAnsi" w:cstheme="minorHAnsi"/>
          <w:color w:val="000000"/>
          <w:sz w:val="20"/>
          <w:szCs w:val="22"/>
        </w:rPr>
        <w:t xml:space="preserve"> </w:t>
      </w:r>
      <w:r w:rsidR="002A3CED" w:rsidRPr="005819C4">
        <w:rPr>
          <w:rFonts w:asciiTheme="minorHAnsi" w:eastAsia="Calibri" w:hAnsiTheme="minorHAnsi" w:cstheme="minorHAnsi"/>
          <w:color w:val="000000"/>
          <w:sz w:val="20"/>
          <w:szCs w:val="22"/>
        </w:rPr>
        <w:t>“Entrega”</w:t>
      </w:r>
    </w:p>
    <w:p w14:paraId="1BDFD40A" w14:textId="77777777" w:rsidR="00154896" w:rsidRPr="005819C4" w:rsidRDefault="00154896" w:rsidP="004D31EA"/>
    <w:p w14:paraId="1C9D75E4" w14:textId="5B756C2E" w:rsidR="006D4304" w:rsidRPr="005819C4" w:rsidRDefault="006D4304" w:rsidP="004D31EA">
      <w:pPr>
        <w:rPr>
          <w:rFonts w:ascii="Calibri" w:eastAsia="Calibri" w:hAnsi="Calibri" w:cs="Calibri"/>
          <w:color w:val="000000"/>
          <w:sz w:val="20"/>
          <w:szCs w:val="20"/>
        </w:rPr>
      </w:pPr>
    </w:p>
    <w:p w14:paraId="42C404D1" w14:textId="7B4D5106" w:rsidR="006D4304" w:rsidRPr="005819C4" w:rsidRDefault="006D4304" w:rsidP="004D31EA">
      <w:pPr>
        <w:rPr>
          <w:rFonts w:ascii="Calibri" w:eastAsia="Calibri" w:hAnsi="Calibri" w:cs="Calibri"/>
          <w:b/>
          <w:color w:val="000000"/>
          <w:sz w:val="20"/>
          <w:szCs w:val="20"/>
        </w:rPr>
      </w:pPr>
      <w:r w:rsidRPr="005819C4">
        <w:rPr>
          <w:rFonts w:ascii="Calibri" w:eastAsia="Calibri" w:hAnsi="Calibri" w:cs="Calibri"/>
          <w:b/>
          <w:color w:val="000000"/>
          <w:sz w:val="20"/>
          <w:szCs w:val="20"/>
        </w:rPr>
        <w:t>BRL03- Validación de información de UE</w:t>
      </w:r>
    </w:p>
    <w:p w14:paraId="5F1DBE63" w14:textId="523FE662" w:rsidR="006D4304" w:rsidRPr="005819C4" w:rsidRDefault="006D4304" w:rsidP="004D31EA">
      <w:pPr>
        <w:rPr>
          <w:rFonts w:ascii="Calibri" w:eastAsia="Calibri" w:hAnsi="Calibri" w:cs="Calibri"/>
          <w:color w:val="000000"/>
          <w:sz w:val="20"/>
          <w:szCs w:val="20"/>
        </w:rPr>
      </w:pPr>
      <w:r w:rsidRPr="005819C4">
        <w:rPr>
          <w:rFonts w:ascii="Calibri" w:eastAsia="Calibri" w:hAnsi="Calibri" w:cs="Calibri"/>
          <w:color w:val="000000"/>
          <w:sz w:val="20"/>
          <w:szCs w:val="20"/>
        </w:rPr>
        <w:t>Se deber</w:t>
      </w:r>
      <w:r w:rsidR="00A418AF" w:rsidRPr="005819C4">
        <w:rPr>
          <w:rFonts w:ascii="Calibri" w:eastAsia="Calibri" w:hAnsi="Calibri" w:cs="Calibri"/>
          <w:color w:val="000000"/>
          <w:sz w:val="20"/>
          <w:szCs w:val="20"/>
        </w:rPr>
        <w:t>á validar los datos de la UE en base al tipo (SETC, Soriana.com, etc.), ya que la estructura de datos de cada UE puede cambiar de acuerdo a su origen.</w:t>
      </w:r>
    </w:p>
    <w:p w14:paraId="438770AC" w14:textId="77777777" w:rsidR="00EB7807" w:rsidRPr="005819C4" w:rsidRDefault="00EB7807" w:rsidP="00467CDD">
      <w:pPr>
        <w:rPr>
          <w:rFonts w:ascii="Calibri" w:eastAsia="Calibri" w:hAnsi="Calibri" w:cs="Calibri"/>
          <w:color w:val="000000"/>
          <w:sz w:val="20"/>
          <w:szCs w:val="20"/>
        </w:rPr>
      </w:pPr>
    </w:p>
    <w:p w14:paraId="465015B6" w14:textId="77777777" w:rsidR="004D1FB1" w:rsidRPr="005819C4" w:rsidRDefault="004D1FB1" w:rsidP="00467CDD">
      <w:pPr>
        <w:rPr>
          <w:rFonts w:ascii="Calibri" w:eastAsia="Calibri" w:hAnsi="Calibri" w:cs="Calibri"/>
          <w:color w:val="000000"/>
          <w:sz w:val="20"/>
          <w:szCs w:val="20"/>
        </w:rPr>
      </w:pPr>
    </w:p>
    <w:p w14:paraId="6A0B87D7" w14:textId="54198C96" w:rsidR="004D1FB1" w:rsidRPr="005819C4" w:rsidRDefault="004D1FB1" w:rsidP="004D1FB1">
      <w:pPr>
        <w:rPr>
          <w:rFonts w:ascii="Calibri" w:eastAsia="Calibri" w:hAnsi="Calibri" w:cs="Calibri"/>
          <w:b/>
          <w:color w:val="000000"/>
          <w:sz w:val="20"/>
          <w:szCs w:val="20"/>
        </w:rPr>
      </w:pPr>
      <w:r w:rsidRPr="005819C4">
        <w:rPr>
          <w:rFonts w:ascii="Calibri" w:eastAsia="Calibri" w:hAnsi="Calibri" w:cs="Calibri"/>
          <w:b/>
          <w:color w:val="000000"/>
          <w:sz w:val="20"/>
          <w:szCs w:val="20"/>
        </w:rPr>
        <w:t>BRL04- Cambios de la UE por fase y como afectan al status de la orden Pos y la lista de artículos autorizados para cobro.</w:t>
      </w:r>
    </w:p>
    <w:p w14:paraId="63B5E4DB" w14:textId="219E6F49" w:rsidR="004D1FB1" w:rsidRPr="005819C4" w:rsidRDefault="00106A57" w:rsidP="004D1FB1">
      <w:pPr>
        <w:rPr>
          <w:rFonts w:ascii="Calibri" w:eastAsia="Calibri" w:hAnsi="Calibri" w:cs="Calibri"/>
          <w:b/>
          <w:color w:val="000000"/>
          <w:sz w:val="20"/>
          <w:szCs w:val="20"/>
        </w:rPr>
      </w:pPr>
      <w:r w:rsidRPr="005819C4">
        <w:rPr>
          <w:rFonts w:ascii="Calibri" w:eastAsia="Calibri" w:hAnsi="Calibri" w:cs="Calibri"/>
          <w:b/>
          <w:color w:val="000000"/>
          <w:sz w:val="20"/>
          <w:szCs w:val="20"/>
        </w:rPr>
        <w:t>Como identificar que una orden debe pasar a status de cobro</w:t>
      </w:r>
    </w:p>
    <w:p w14:paraId="733326F6" w14:textId="4594F845" w:rsidR="004D1FB1" w:rsidRPr="001A0071" w:rsidRDefault="004D1FB1" w:rsidP="00106A57">
      <w:pPr>
        <w:ind w:firstLine="720"/>
        <w:rPr>
          <w:rFonts w:ascii="Calibri" w:eastAsia="Calibri" w:hAnsi="Calibri" w:cs="Calibri"/>
          <w:b/>
          <w:color w:val="000000"/>
          <w:sz w:val="20"/>
          <w:szCs w:val="20"/>
          <w:lang w:val="en-US"/>
        </w:rPr>
      </w:pPr>
      <w:proofErr w:type="spellStart"/>
      <w:r w:rsidRPr="001A0071">
        <w:rPr>
          <w:rFonts w:ascii="Calibri" w:eastAsia="Calibri" w:hAnsi="Calibri" w:cs="Calibri"/>
          <w:b/>
          <w:color w:val="000000"/>
          <w:sz w:val="20"/>
          <w:szCs w:val="20"/>
          <w:lang w:val="en-US"/>
        </w:rPr>
        <w:t>F</w:t>
      </w:r>
      <w:r w:rsidR="00106A57" w:rsidRPr="001A0071">
        <w:rPr>
          <w:rFonts w:ascii="Calibri" w:eastAsia="Calibri" w:hAnsi="Calibri" w:cs="Calibri"/>
          <w:b/>
          <w:color w:val="000000"/>
          <w:sz w:val="20"/>
          <w:szCs w:val="20"/>
          <w:lang w:val="en-US"/>
        </w:rPr>
        <w:t>lujo</w:t>
      </w:r>
      <w:proofErr w:type="spellEnd"/>
      <w:r w:rsidRPr="001A0071">
        <w:rPr>
          <w:rFonts w:ascii="Calibri" w:eastAsia="Calibri" w:hAnsi="Calibri" w:cs="Calibri"/>
          <w:b/>
          <w:color w:val="000000"/>
          <w:sz w:val="20"/>
          <w:szCs w:val="20"/>
          <w:lang w:val="en-US"/>
        </w:rPr>
        <w:t xml:space="preserve"> – Picking Manual</w:t>
      </w:r>
    </w:p>
    <w:p w14:paraId="095DAEE7" w14:textId="20758ED2" w:rsidR="004D1FB1" w:rsidRPr="001A0071" w:rsidRDefault="00106A57" w:rsidP="00106A57">
      <w:pPr>
        <w:ind w:left="720" w:firstLine="720"/>
        <w:rPr>
          <w:rFonts w:ascii="Calibri" w:eastAsia="Calibri" w:hAnsi="Calibri" w:cs="Calibri"/>
          <w:color w:val="000000"/>
          <w:sz w:val="20"/>
          <w:szCs w:val="20"/>
          <w:lang w:val="en-US"/>
        </w:rPr>
      </w:pPr>
      <w:proofErr w:type="spellStart"/>
      <w:r w:rsidRPr="001A0071">
        <w:rPr>
          <w:rFonts w:ascii="Calibri" w:eastAsia="Calibri" w:hAnsi="Calibri" w:cs="Calibri"/>
          <w:color w:val="000000"/>
          <w:sz w:val="20"/>
          <w:szCs w:val="20"/>
          <w:lang w:val="en-US"/>
        </w:rPr>
        <w:t>IsPickingManual</w:t>
      </w:r>
      <w:proofErr w:type="spellEnd"/>
      <w:r w:rsidRPr="001A0071">
        <w:rPr>
          <w:rFonts w:ascii="Calibri" w:eastAsia="Calibri" w:hAnsi="Calibri" w:cs="Calibri"/>
          <w:color w:val="000000"/>
          <w:sz w:val="20"/>
          <w:szCs w:val="20"/>
          <w:lang w:val="en-US"/>
        </w:rPr>
        <w:t xml:space="preserve"> = 0 [False]</w:t>
      </w:r>
    </w:p>
    <w:p w14:paraId="56201258" w14:textId="3EB71D0B" w:rsidR="00106A57" w:rsidRPr="005819C4" w:rsidRDefault="00106A57" w:rsidP="00106A57">
      <w:pPr>
        <w:ind w:left="720" w:firstLine="720"/>
        <w:rPr>
          <w:rFonts w:ascii="Calibri" w:eastAsia="Calibri" w:hAnsi="Calibri" w:cs="Calibri"/>
          <w:color w:val="000000"/>
          <w:sz w:val="20"/>
          <w:szCs w:val="20"/>
        </w:rPr>
      </w:pPr>
      <w:proofErr w:type="spellStart"/>
      <w:r w:rsidRPr="005819C4">
        <w:rPr>
          <w:rFonts w:ascii="Calibri" w:eastAsia="Calibri" w:hAnsi="Calibri" w:cs="Calibri"/>
          <w:color w:val="000000"/>
          <w:sz w:val="20"/>
          <w:szCs w:val="20"/>
        </w:rPr>
        <w:t>StatusUe</w:t>
      </w:r>
      <w:proofErr w:type="spellEnd"/>
      <w:r w:rsidRPr="005819C4">
        <w:rPr>
          <w:rFonts w:ascii="Calibri" w:eastAsia="Calibri" w:hAnsi="Calibri" w:cs="Calibri"/>
          <w:color w:val="000000"/>
          <w:sz w:val="20"/>
          <w:szCs w:val="20"/>
        </w:rPr>
        <w:t xml:space="preserve"> = 3 [En Cobro]</w:t>
      </w:r>
    </w:p>
    <w:p w14:paraId="63263450" w14:textId="77777777" w:rsidR="00344114" w:rsidRPr="005819C4" w:rsidRDefault="00344114" w:rsidP="00106A57">
      <w:pPr>
        <w:ind w:left="720" w:firstLine="720"/>
        <w:rPr>
          <w:rFonts w:ascii="Calibri" w:eastAsia="Calibri" w:hAnsi="Calibri" w:cs="Calibri"/>
          <w:color w:val="000000"/>
          <w:sz w:val="20"/>
          <w:szCs w:val="20"/>
        </w:rPr>
      </w:pPr>
    </w:p>
    <w:p w14:paraId="4BB1DDE5" w14:textId="75F84F5D" w:rsidR="00344114" w:rsidRPr="005819C4" w:rsidRDefault="00344114" w:rsidP="00106A57">
      <w:pPr>
        <w:ind w:left="720" w:firstLine="720"/>
        <w:rPr>
          <w:rFonts w:ascii="Calibri" w:eastAsia="Calibri" w:hAnsi="Calibri" w:cs="Calibri"/>
          <w:color w:val="000000"/>
          <w:sz w:val="20"/>
          <w:szCs w:val="20"/>
        </w:rPr>
      </w:pPr>
      <w:r w:rsidRPr="005819C4">
        <w:rPr>
          <w:rFonts w:ascii="Calibri" w:eastAsia="Calibri" w:hAnsi="Calibri" w:cs="Calibri"/>
          <w:color w:val="000000"/>
          <w:sz w:val="20"/>
          <w:szCs w:val="20"/>
        </w:rPr>
        <w:t xml:space="preserve">Cuando esto sucede se deben marcar como disponibles y autorizados a cobro los productos de la orden en </w:t>
      </w:r>
      <w:proofErr w:type="spellStart"/>
      <w:r w:rsidRPr="005819C4">
        <w:rPr>
          <w:rFonts w:ascii="Calibri" w:eastAsia="Calibri" w:hAnsi="Calibri" w:cs="Calibri"/>
          <w:color w:val="000000"/>
          <w:sz w:val="20"/>
          <w:szCs w:val="20"/>
        </w:rPr>
        <w:t>OrderFacts_POSProducts</w:t>
      </w:r>
      <w:proofErr w:type="spellEnd"/>
      <w:r w:rsidRPr="005819C4">
        <w:rPr>
          <w:rFonts w:ascii="Calibri" w:eastAsia="Calibri" w:hAnsi="Calibri" w:cs="Calibri"/>
          <w:color w:val="000000"/>
          <w:sz w:val="20"/>
          <w:szCs w:val="20"/>
        </w:rPr>
        <w:t>.</w:t>
      </w:r>
    </w:p>
    <w:p w14:paraId="203A41BA" w14:textId="563739FB" w:rsidR="00344114" w:rsidRPr="001A0071" w:rsidRDefault="00344114" w:rsidP="00106A57">
      <w:pPr>
        <w:ind w:left="720" w:firstLine="720"/>
        <w:rPr>
          <w:rFonts w:ascii="Calibri" w:eastAsia="Calibri" w:hAnsi="Calibri" w:cs="Calibri"/>
          <w:color w:val="000000"/>
          <w:sz w:val="20"/>
          <w:szCs w:val="20"/>
          <w:lang w:val="en-US"/>
        </w:rPr>
      </w:pPr>
      <w:proofErr w:type="spellStart"/>
      <w:r w:rsidRPr="001A0071">
        <w:rPr>
          <w:rFonts w:ascii="Calibri" w:eastAsia="Calibri" w:hAnsi="Calibri" w:cs="Calibri"/>
          <w:color w:val="000000"/>
          <w:sz w:val="20"/>
          <w:szCs w:val="20"/>
          <w:lang w:val="en-US"/>
        </w:rPr>
        <w:t>PosBitProductSupplied</w:t>
      </w:r>
      <w:proofErr w:type="spellEnd"/>
      <w:r w:rsidRPr="001A0071">
        <w:rPr>
          <w:rFonts w:ascii="Calibri" w:eastAsia="Calibri" w:hAnsi="Calibri" w:cs="Calibri"/>
          <w:color w:val="000000"/>
          <w:sz w:val="20"/>
          <w:szCs w:val="20"/>
          <w:lang w:val="en-US"/>
        </w:rPr>
        <w:t xml:space="preserve"> = 1</w:t>
      </w:r>
    </w:p>
    <w:p w14:paraId="1FB82C40" w14:textId="6F39BF0E" w:rsidR="00344114" w:rsidRPr="001A0071" w:rsidRDefault="00344114" w:rsidP="00106A57">
      <w:pPr>
        <w:ind w:left="720" w:firstLine="720"/>
        <w:rPr>
          <w:rFonts w:ascii="Calibri" w:eastAsia="Calibri" w:hAnsi="Calibri" w:cs="Calibri"/>
          <w:color w:val="000000"/>
          <w:sz w:val="20"/>
          <w:szCs w:val="20"/>
          <w:lang w:val="en-US"/>
        </w:rPr>
      </w:pPr>
      <w:proofErr w:type="spellStart"/>
      <w:r w:rsidRPr="001A0071">
        <w:rPr>
          <w:rFonts w:ascii="Calibri" w:eastAsia="Calibri" w:hAnsi="Calibri" w:cs="Calibri"/>
          <w:color w:val="000000"/>
          <w:sz w:val="20"/>
          <w:szCs w:val="20"/>
          <w:lang w:val="en-US"/>
        </w:rPr>
        <w:t>PosBitRecApproved</w:t>
      </w:r>
      <w:proofErr w:type="spellEnd"/>
      <w:r w:rsidRPr="001A0071">
        <w:rPr>
          <w:rFonts w:ascii="Calibri" w:eastAsia="Calibri" w:hAnsi="Calibri" w:cs="Calibri"/>
          <w:color w:val="000000"/>
          <w:sz w:val="20"/>
          <w:szCs w:val="20"/>
          <w:lang w:val="en-US"/>
        </w:rPr>
        <w:t xml:space="preserve"> = 1</w:t>
      </w:r>
    </w:p>
    <w:p w14:paraId="4FEB3B53" w14:textId="77777777" w:rsidR="00106A57" w:rsidRPr="001A0071" w:rsidRDefault="00106A57" w:rsidP="00467CDD">
      <w:pPr>
        <w:rPr>
          <w:rFonts w:ascii="Calibri" w:eastAsia="Calibri" w:hAnsi="Calibri" w:cs="Calibri"/>
          <w:color w:val="000000"/>
          <w:sz w:val="20"/>
          <w:szCs w:val="20"/>
          <w:lang w:val="en-US"/>
        </w:rPr>
      </w:pPr>
    </w:p>
    <w:p w14:paraId="4DE92417" w14:textId="3A9E29CD" w:rsidR="00106A57" w:rsidRPr="001A0071" w:rsidRDefault="00106A57" w:rsidP="00106A57">
      <w:pPr>
        <w:ind w:firstLine="720"/>
        <w:rPr>
          <w:rFonts w:ascii="Calibri" w:eastAsia="Calibri" w:hAnsi="Calibri" w:cs="Calibri"/>
          <w:b/>
          <w:color w:val="000000"/>
          <w:sz w:val="20"/>
          <w:szCs w:val="20"/>
          <w:lang w:val="en-US"/>
        </w:rPr>
      </w:pPr>
      <w:proofErr w:type="spellStart"/>
      <w:r w:rsidRPr="001A0071">
        <w:rPr>
          <w:rFonts w:ascii="Calibri" w:eastAsia="Calibri" w:hAnsi="Calibri" w:cs="Calibri"/>
          <w:b/>
          <w:color w:val="000000"/>
          <w:sz w:val="20"/>
          <w:szCs w:val="20"/>
          <w:lang w:val="en-US"/>
        </w:rPr>
        <w:t>Flujo</w:t>
      </w:r>
      <w:proofErr w:type="spellEnd"/>
      <w:r w:rsidRPr="001A0071">
        <w:rPr>
          <w:rFonts w:ascii="Calibri" w:eastAsia="Calibri" w:hAnsi="Calibri" w:cs="Calibri"/>
          <w:b/>
          <w:color w:val="000000"/>
          <w:sz w:val="20"/>
          <w:szCs w:val="20"/>
          <w:lang w:val="en-US"/>
        </w:rPr>
        <w:t xml:space="preserve"> – Picking </w:t>
      </w:r>
      <w:proofErr w:type="spellStart"/>
      <w:r w:rsidRPr="001A0071">
        <w:rPr>
          <w:rFonts w:ascii="Calibri" w:eastAsia="Calibri" w:hAnsi="Calibri" w:cs="Calibri"/>
          <w:b/>
          <w:color w:val="000000"/>
          <w:sz w:val="20"/>
          <w:szCs w:val="20"/>
          <w:lang w:val="en-US"/>
        </w:rPr>
        <w:t>automático</w:t>
      </w:r>
      <w:proofErr w:type="spellEnd"/>
    </w:p>
    <w:p w14:paraId="041A636C" w14:textId="0423CDFD" w:rsidR="00106A57" w:rsidRPr="001A0071" w:rsidRDefault="00106A57" w:rsidP="00106A57">
      <w:pPr>
        <w:ind w:left="720" w:firstLine="720"/>
        <w:rPr>
          <w:rFonts w:ascii="Calibri" w:eastAsia="Calibri" w:hAnsi="Calibri" w:cs="Calibri"/>
          <w:color w:val="000000"/>
          <w:sz w:val="20"/>
          <w:szCs w:val="20"/>
          <w:lang w:val="en-US"/>
        </w:rPr>
      </w:pPr>
      <w:proofErr w:type="spellStart"/>
      <w:r w:rsidRPr="001A0071">
        <w:rPr>
          <w:rFonts w:ascii="Calibri" w:eastAsia="Calibri" w:hAnsi="Calibri" w:cs="Calibri"/>
          <w:color w:val="000000"/>
          <w:sz w:val="20"/>
          <w:szCs w:val="20"/>
          <w:lang w:val="en-US"/>
        </w:rPr>
        <w:t>IsPickingManual</w:t>
      </w:r>
      <w:proofErr w:type="spellEnd"/>
      <w:r w:rsidRPr="001A0071">
        <w:rPr>
          <w:rFonts w:ascii="Calibri" w:eastAsia="Calibri" w:hAnsi="Calibri" w:cs="Calibri"/>
          <w:color w:val="000000"/>
          <w:sz w:val="20"/>
          <w:szCs w:val="20"/>
          <w:lang w:val="en-US"/>
        </w:rPr>
        <w:t xml:space="preserve"> = 1 [True]</w:t>
      </w:r>
    </w:p>
    <w:p w14:paraId="0364CA47" w14:textId="77777777" w:rsidR="00106A57" w:rsidRPr="005819C4" w:rsidRDefault="00106A57" w:rsidP="00106A57">
      <w:pPr>
        <w:ind w:left="720" w:firstLine="720"/>
        <w:rPr>
          <w:rFonts w:ascii="Calibri" w:eastAsia="Calibri" w:hAnsi="Calibri" w:cs="Calibri"/>
          <w:color w:val="000000"/>
          <w:sz w:val="20"/>
          <w:szCs w:val="20"/>
        </w:rPr>
      </w:pPr>
      <w:proofErr w:type="spellStart"/>
      <w:r w:rsidRPr="005819C4">
        <w:rPr>
          <w:rFonts w:ascii="Calibri" w:eastAsia="Calibri" w:hAnsi="Calibri" w:cs="Calibri"/>
          <w:color w:val="000000"/>
          <w:sz w:val="20"/>
          <w:szCs w:val="20"/>
        </w:rPr>
        <w:t>StatusUe</w:t>
      </w:r>
      <w:proofErr w:type="spellEnd"/>
      <w:r w:rsidRPr="005819C4">
        <w:rPr>
          <w:rFonts w:ascii="Calibri" w:eastAsia="Calibri" w:hAnsi="Calibri" w:cs="Calibri"/>
          <w:color w:val="000000"/>
          <w:sz w:val="20"/>
          <w:szCs w:val="20"/>
        </w:rPr>
        <w:t xml:space="preserve"> = 3 [En Cobro]</w:t>
      </w:r>
    </w:p>
    <w:p w14:paraId="7E8EC32D" w14:textId="77777777" w:rsidR="00344114" w:rsidRPr="005819C4" w:rsidRDefault="00344114" w:rsidP="00106A57">
      <w:pPr>
        <w:ind w:left="720" w:firstLine="720"/>
        <w:rPr>
          <w:rFonts w:ascii="Calibri" w:eastAsia="Calibri" w:hAnsi="Calibri" w:cs="Calibri"/>
          <w:color w:val="000000"/>
          <w:sz w:val="20"/>
          <w:szCs w:val="20"/>
        </w:rPr>
      </w:pPr>
    </w:p>
    <w:p w14:paraId="45E28344" w14:textId="33493018" w:rsidR="00344114" w:rsidRPr="005819C4" w:rsidRDefault="00344114" w:rsidP="00106A57">
      <w:pPr>
        <w:ind w:left="720" w:firstLine="720"/>
        <w:rPr>
          <w:rFonts w:ascii="Calibri" w:eastAsia="Calibri" w:hAnsi="Calibri" w:cs="Calibri"/>
          <w:color w:val="000000"/>
          <w:sz w:val="20"/>
          <w:szCs w:val="20"/>
        </w:rPr>
      </w:pPr>
      <w:r w:rsidRPr="005819C4">
        <w:rPr>
          <w:rFonts w:ascii="Calibri" w:eastAsia="Calibri" w:hAnsi="Calibri" w:cs="Calibri"/>
          <w:color w:val="000000"/>
          <w:sz w:val="20"/>
          <w:szCs w:val="20"/>
        </w:rPr>
        <w:t xml:space="preserve">Cuando esto sucede se toman de base la lista de productos disponibles de la orden en </w:t>
      </w:r>
      <w:proofErr w:type="spellStart"/>
      <w:r w:rsidRPr="005819C4">
        <w:rPr>
          <w:rFonts w:ascii="Calibri" w:eastAsia="Calibri" w:hAnsi="Calibri" w:cs="Calibri"/>
          <w:color w:val="000000"/>
          <w:sz w:val="20"/>
          <w:szCs w:val="20"/>
        </w:rPr>
        <w:t>OrderFacts_UE_ItemsSupplied</w:t>
      </w:r>
      <w:proofErr w:type="spellEnd"/>
      <w:r w:rsidRPr="005819C4">
        <w:rPr>
          <w:rFonts w:ascii="Calibri" w:eastAsia="Calibri" w:hAnsi="Calibri" w:cs="Calibri"/>
          <w:color w:val="000000"/>
          <w:sz w:val="20"/>
          <w:szCs w:val="20"/>
        </w:rPr>
        <w:t>.</w:t>
      </w:r>
    </w:p>
    <w:p w14:paraId="4D50E40A" w14:textId="7FF1789C" w:rsidR="00344114" w:rsidRPr="005819C4" w:rsidRDefault="00344114" w:rsidP="00106A57">
      <w:pPr>
        <w:ind w:left="720" w:firstLine="720"/>
        <w:rPr>
          <w:rFonts w:ascii="Calibri" w:eastAsia="Calibri" w:hAnsi="Calibri" w:cs="Calibri"/>
          <w:color w:val="000000"/>
          <w:sz w:val="20"/>
          <w:szCs w:val="20"/>
        </w:rPr>
      </w:pPr>
      <w:r w:rsidRPr="005819C4">
        <w:rPr>
          <w:rFonts w:ascii="Calibri" w:eastAsia="Calibri" w:hAnsi="Calibri" w:cs="Calibri"/>
          <w:color w:val="000000"/>
          <w:sz w:val="20"/>
          <w:szCs w:val="20"/>
        </w:rPr>
        <w:t xml:space="preserve">Solo estos se buscaran dentro de </w:t>
      </w:r>
      <w:proofErr w:type="spellStart"/>
      <w:r w:rsidRPr="005819C4">
        <w:rPr>
          <w:rFonts w:ascii="Calibri" w:eastAsia="Calibri" w:hAnsi="Calibri" w:cs="Calibri"/>
          <w:color w:val="000000"/>
          <w:sz w:val="20"/>
          <w:szCs w:val="20"/>
        </w:rPr>
        <w:t>OrderFacts_POSProducts</w:t>
      </w:r>
      <w:proofErr w:type="spellEnd"/>
      <w:r w:rsidRPr="005819C4">
        <w:rPr>
          <w:rFonts w:ascii="Calibri" w:eastAsia="Calibri" w:hAnsi="Calibri" w:cs="Calibri"/>
          <w:color w:val="000000"/>
          <w:sz w:val="20"/>
          <w:szCs w:val="20"/>
        </w:rPr>
        <w:t xml:space="preserve">, y se </w:t>
      </w:r>
      <w:r w:rsidR="00BF0A36" w:rsidRPr="005819C4">
        <w:rPr>
          <w:rFonts w:ascii="Calibri" w:eastAsia="Calibri" w:hAnsi="Calibri" w:cs="Calibri"/>
          <w:color w:val="000000"/>
          <w:sz w:val="20"/>
          <w:szCs w:val="20"/>
        </w:rPr>
        <w:t>actualizarán</w:t>
      </w:r>
      <w:r w:rsidRPr="005819C4">
        <w:rPr>
          <w:rFonts w:ascii="Calibri" w:eastAsia="Calibri" w:hAnsi="Calibri" w:cs="Calibri"/>
          <w:color w:val="000000"/>
          <w:sz w:val="20"/>
          <w:szCs w:val="20"/>
        </w:rPr>
        <w:t xml:space="preserve"> a que estén disponibles y autorizados para cobro, si alguno faltara se debe insertar para completar la lista de </w:t>
      </w:r>
      <w:r w:rsidR="00BF0A36" w:rsidRPr="005819C4">
        <w:rPr>
          <w:rFonts w:ascii="Calibri" w:eastAsia="Calibri" w:hAnsi="Calibri" w:cs="Calibri"/>
          <w:color w:val="000000"/>
          <w:sz w:val="20"/>
          <w:szCs w:val="20"/>
        </w:rPr>
        <w:t>artículos</w:t>
      </w:r>
      <w:r w:rsidRPr="005819C4">
        <w:rPr>
          <w:rFonts w:ascii="Calibri" w:eastAsia="Calibri" w:hAnsi="Calibri" w:cs="Calibri"/>
          <w:color w:val="000000"/>
          <w:sz w:val="20"/>
          <w:szCs w:val="20"/>
        </w:rPr>
        <w:t>.</w:t>
      </w:r>
    </w:p>
    <w:p w14:paraId="6E092BE7" w14:textId="7FE05A15" w:rsidR="00344114" w:rsidRPr="001A0071" w:rsidRDefault="00344114" w:rsidP="00344114">
      <w:pPr>
        <w:ind w:left="720" w:firstLine="720"/>
        <w:rPr>
          <w:rFonts w:ascii="Calibri" w:eastAsia="Calibri" w:hAnsi="Calibri" w:cs="Calibri"/>
          <w:color w:val="000000"/>
          <w:sz w:val="20"/>
          <w:szCs w:val="20"/>
          <w:lang w:val="en-US"/>
        </w:rPr>
      </w:pPr>
      <w:proofErr w:type="spellStart"/>
      <w:r w:rsidRPr="001A0071">
        <w:rPr>
          <w:rFonts w:ascii="Calibri" w:eastAsia="Calibri" w:hAnsi="Calibri" w:cs="Calibri"/>
          <w:color w:val="000000"/>
          <w:sz w:val="20"/>
          <w:szCs w:val="20"/>
          <w:lang w:val="en-US"/>
        </w:rPr>
        <w:t>OrderFacts_POSProducts</w:t>
      </w:r>
      <w:proofErr w:type="spellEnd"/>
      <w:r w:rsidRPr="001A0071">
        <w:rPr>
          <w:rFonts w:ascii="Calibri" w:eastAsia="Calibri" w:hAnsi="Calibri" w:cs="Calibri"/>
          <w:color w:val="000000"/>
          <w:sz w:val="20"/>
          <w:szCs w:val="20"/>
          <w:lang w:val="en-US"/>
        </w:rPr>
        <w:t xml:space="preserve"> .</w:t>
      </w:r>
      <w:proofErr w:type="spellStart"/>
      <w:r w:rsidRPr="001A0071">
        <w:rPr>
          <w:rFonts w:ascii="Calibri" w:eastAsia="Calibri" w:hAnsi="Calibri" w:cs="Calibri"/>
          <w:color w:val="000000"/>
          <w:sz w:val="20"/>
          <w:szCs w:val="20"/>
          <w:lang w:val="en-US"/>
        </w:rPr>
        <w:t>PosBitProductSupplied</w:t>
      </w:r>
      <w:proofErr w:type="spellEnd"/>
      <w:r w:rsidRPr="001A0071">
        <w:rPr>
          <w:rFonts w:ascii="Calibri" w:eastAsia="Calibri" w:hAnsi="Calibri" w:cs="Calibri"/>
          <w:color w:val="000000"/>
          <w:sz w:val="20"/>
          <w:szCs w:val="20"/>
          <w:lang w:val="en-US"/>
        </w:rPr>
        <w:t xml:space="preserve"> = 1</w:t>
      </w:r>
    </w:p>
    <w:p w14:paraId="70E62EA8" w14:textId="57EE2701" w:rsidR="00344114" w:rsidRPr="001A0071" w:rsidRDefault="00344114" w:rsidP="00344114">
      <w:pPr>
        <w:ind w:left="720" w:firstLine="720"/>
        <w:rPr>
          <w:rFonts w:ascii="Calibri" w:eastAsia="Calibri" w:hAnsi="Calibri" w:cs="Calibri"/>
          <w:color w:val="000000"/>
          <w:sz w:val="20"/>
          <w:szCs w:val="20"/>
          <w:lang w:val="en-US"/>
        </w:rPr>
      </w:pPr>
      <w:proofErr w:type="spellStart"/>
      <w:r w:rsidRPr="001A0071">
        <w:rPr>
          <w:rFonts w:ascii="Calibri" w:eastAsia="Calibri" w:hAnsi="Calibri" w:cs="Calibri"/>
          <w:color w:val="000000"/>
          <w:sz w:val="20"/>
          <w:szCs w:val="20"/>
          <w:lang w:val="en-US"/>
        </w:rPr>
        <w:t>OrderFacts_POSProducts</w:t>
      </w:r>
      <w:proofErr w:type="spellEnd"/>
      <w:r w:rsidRPr="001A0071">
        <w:rPr>
          <w:rFonts w:ascii="Calibri" w:eastAsia="Calibri" w:hAnsi="Calibri" w:cs="Calibri"/>
          <w:color w:val="000000"/>
          <w:sz w:val="20"/>
          <w:szCs w:val="20"/>
          <w:lang w:val="en-US"/>
        </w:rPr>
        <w:t xml:space="preserve"> .</w:t>
      </w:r>
      <w:proofErr w:type="spellStart"/>
      <w:r w:rsidRPr="001A0071">
        <w:rPr>
          <w:rFonts w:ascii="Calibri" w:eastAsia="Calibri" w:hAnsi="Calibri" w:cs="Calibri"/>
          <w:color w:val="000000"/>
          <w:sz w:val="20"/>
          <w:szCs w:val="20"/>
          <w:lang w:val="en-US"/>
        </w:rPr>
        <w:t>PosBitRecApproved</w:t>
      </w:r>
      <w:proofErr w:type="spellEnd"/>
      <w:r w:rsidRPr="001A0071">
        <w:rPr>
          <w:rFonts w:ascii="Calibri" w:eastAsia="Calibri" w:hAnsi="Calibri" w:cs="Calibri"/>
          <w:color w:val="000000"/>
          <w:sz w:val="20"/>
          <w:szCs w:val="20"/>
          <w:lang w:val="en-US"/>
        </w:rPr>
        <w:t xml:space="preserve"> = 1</w:t>
      </w:r>
    </w:p>
    <w:p w14:paraId="665B37F0" w14:textId="77777777" w:rsidR="00344114" w:rsidRPr="001A0071" w:rsidRDefault="00344114" w:rsidP="00344114">
      <w:pPr>
        <w:ind w:left="720" w:firstLine="720"/>
        <w:rPr>
          <w:rFonts w:ascii="Calibri" w:eastAsia="Calibri" w:hAnsi="Calibri" w:cs="Calibri"/>
          <w:color w:val="000000"/>
          <w:sz w:val="20"/>
          <w:szCs w:val="20"/>
          <w:lang w:val="en-US"/>
        </w:rPr>
      </w:pPr>
    </w:p>
    <w:p w14:paraId="547DE593" w14:textId="39C7CDA6" w:rsidR="00344114" w:rsidRPr="005819C4" w:rsidRDefault="00344114" w:rsidP="00344114">
      <w:pPr>
        <w:ind w:left="720" w:firstLine="720"/>
        <w:rPr>
          <w:rFonts w:ascii="Calibri" w:eastAsia="Calibri" w:hAnsi="Calibri" w:cs="Calibri"/>
          <w:color w:val="000000"/>
          <w:sz w:val="20"/>
          <w:szCs w:val="20"/>
        </w:rPr>
      </w:pPr>
      <w:r w:rsidRPr="005819C4">
        <w:rPr>
          <w:rFonts w:ascii="Calibri" w:eastAsia="Calibri" w:hAnsi="Calibri" w:cs="Calibri"/>
          <w:color w:val="000000"/>
          <w:sz w:val="20"/>
          <w:szCs w:val="20"/>
        </w:rPr>
        <w:t>Si es necesario insertar entonces:</w:t>
      </w:r>
    </w:p>
    <w:p w14:paraId="1795D7A5" w14:textId="77777777" w:rsidR="00344114" w:rsidRPr="001A0071" w:rsidRDefault="00344114" w:rsidP="00344114">
      <w:pPr>
        <w:autoSpaceDE w:val="0"/>
        <w:autoSpaceDN w:val="0"/>
        <w:adjustRightInd w:val="0"/>
        <w:ind w:left="2160"/>
        <w:rPr>
          <w:rFonts w:ascii="Consolas" w:hAnsi="Consolas" w:cs="Consolas"/>
          <w:color w:val="000000"/>
          <w:sz w:val="16"/>
          <w:szCs w:val="19"/>
          <w:lang w:val="en-US"/>
        </w:rPr>
      </w:pPr>
      <w:r w:rsidRPr="001A0071">
        <w:rPr>
          <w:rFonts w:ascii="Consolas" w:hAnsi="Consolas" w:cs="Consolas"/>
          <w:color w:val="0000FF"/>
          <w:sz w:val="16"/>
          <w:szCs w:val="19"/>
          <w:lang w:val="en-US"/>
        </w:rPr>
        <w:t>INSERT</w:t>
      </w:r>
      <w:r w:rsidRPr="001A0071">
        <w:rPr>
          <w:rFonts w:ascii="Consolas" w:hAnsi="Consolas" w:cs="Consolas"/>
          <w:color w:val="000000"/>
          <w:sz w:val="16"/>
          <w:szCs w:val="19"/>
          <w:lang w:val="en-US"/>
        </w:rPr>
        <w:t xml:space="preserve"> </w:t>
      </w:r>
      <w:r w:rsidRPr="001A0071">
        <w:rPr>
          <w:rFonts w:ascii="Consolas" w:hAnsi="Consolas" w:cs="Consolas"/>
          <w:color w:val="0000FF"/>
          <w:sz w:val="16"/>
          <w:szCs w:val="19"/>
          <w:lang w:val="en-US"/>
        </w:rPr>
        <w:t>INTO</w:t>
      </w:r>
      <w:r w:rsidRPr="001A0071">
        <w:rPr>
          <w:rFonts w:ascii="Consolas" w:hAnsi="Consolas" w:cs="Consolas"/>
          <w:color w:val="000000"/>
          <w:sz w:val="16"/>
          <w:szCs w:val="19"/>
          <w:lang w:val="en-US"/>
        </w:rPr>
        <w:t xml:space="preserve"> [</w:t>
      </w:r>
      <w:proofErr w:type="spellStart"/>
      <w:r w:rsidRPr="001A0071">
        <w:rPr>
          <w:rFonts w:ascii="Consolas" w:hAnsi="Consolas" w:cs="Consolas"/>
          <w:color w:val="000000"/>
          <w:sz w:val="16"/>
          <w:szCs w:val="19"/>
          <w:lang w:val="en-US"/>
        </w:rPr>
        <w:t>dbo</w:t>
      </w:r>
      <w:proofErr w:type="spellEnd"/>
      <w:r w:rsidRPr="001A0071">
        <w:rPr>
          <w:rFonts w:ascii="Consolas" w:hAnsi="Consolas" w:cs="Consolas"/>
          <w:color w:val="000000"/>
          <w:sz w:val="16"/>
          <w:szCs w:val="19"/>
          <w:lang w:val="en-US"/>
        </w:rPr>
        <w:t>]</w:t>
      </w:r>
      <w:proofErr w:type="gramStart"/>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w:t>
      </w:r>
      <w:proofErr w:type="spellStart"/>
      <w:proofErr w:type="gramEnd"/>
      <w:r w:rsidRPr="001A0071">
        <w:rPr>
          <w:rFonts w:ascii="Consolas" w:hAnsi="Consolas" w:cs="Consolas"/>
          <w:color w:val="000000"/>
          <w:sz w:val="16"/>
          <w:szCs w:val="19"/>
          <w:lang w:val="en-US"/>
        </w:rPr>
        <w:t>OrderFacts_POSProducts</w:t>
      </w:r>
      <w:proofErr w:type="spellEnd"/>
      <w:r w:rsidRPr="001A0071">
        <w:rPr>
          <w:rFonts w:ascii="Consolas" w:hAnsi="Consolas" w:cs="Consolas"/>
          <w:color w:val="000000"/>
          <w:sz w:val="16"/>
          <w:szCs w:val="19"/>
          <w:lang w:val="en-US"/>
        </w:rPr>
        <w:t>]</w:t>
      </w:r>
    </w:p>
    <w:p w14:paraId="6A7E8305" w14:textId="35129F85"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w:t>
      </w:r>
      <w:proofErr w:type="spellStart"/>
      <w:r w:rsidRPr="001A0071">
        <w:rPr>
          <w:rFonts w:ascii="Consolas" w:hAnsi="Consolas" w:cs="Consolas"/>
          <w:color w:val="000000"/>
          <w:sz w:val="16"/>
          <w:szCs w:val="19"/>
          <w:lang w:val="en-US"/>
        </w:rPr>
        <w:t>CnscOrder</w:t>
      </w:r>
      <w:proofErr w:type="spellEnd"/>
      <w:r w:rsidRPr="001A0071">
        <w:rPr>
          <w:rFonts w:ascii="Consolas" w:hAnsi="Consolas" w:cs="Consolas"/>
          <w:color w:val="000000"/>
          <w:sz w:val="16"/>
          <w:szCs w:val="19"/>
          <w:lang w:val="en-US"/>
        </w:rPr>
        <w:t>]</w:t>
      </w:r>
    </w:p>
    <w:p w14:paraId="12754BDC" w14:textId="267E7D4C"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w:t>
      </w:r>
      <w:proofErr w:type="spellStart"/>
      <w:proofErr w:type="gramEnd"/>
      <w:r w:rsidRPr="001A0071">
        <w:rPr>
          <w:rFonts w:ascii="Consolas" w:hAnsi="Consolas" w:cs="Consolas"/>
          <w:color w:val="000000"/>
          <w:sz w:val="16"/>
          <w:szCs w:val="19"/>
          <w:lang w:val="en-US"/>
        </w:rPr>
        <w:t>PosBarcode</w:t>
      </w:r>
      <w:proofErr w:type="spellEnd"/>
      <w:r w:rsidRPr="001A0071">
        <w:rPr>
          <w:rFonts w:ascii="Consolas" w:hAnsi="Consolas" w:cs="Consolas"/>
          <w:color w:val="000000"/>
          <w:sz w:val="16"/>
          <w:szCs w:val="19"/>
          <w:lang w:val="en-US"/>
        </w:rPr>
        <w:t>]</w:t>
      </w:r>
    </w:p>
    <w:p w14:paraId="38EBDFC2" w14:textId="5D998720"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w:t>
      </w:r>
      <w:proofErr w:type="spellStart"/>
      <w:proofErr w:type="gramEnd"/>
      <w:r w:rsidRPr="001A0071">
        <w:rPr>
          <w:rFonts w:ascii="Consolas" w:hAnsi="Consolas" w:cs="Consolas"/>
          <w:color w:val="000000"/>
          <w:sz w:val="16"/>
          <w:szCs w:val="19"/>
          <w:lang w:val="en-US"/>
        </w:rPr>
        <w:t>OrderNo</w:t>
      </w:r>
      <w:proofErr w:type="spellEnd"/>
      <w:r w:rsidRPr="001A0071">
        <w:rPr>
          <w:rFonts w:ascii="Consolas" w:hAnsi="Consolas" w:cs="Consolas"/>
          <w:color w:val="000000"/>
          <w:sz w:val="16"/>
          <w:szCs w:val="19"/>
          <w:lang w:val="en-US"/>
        </w:rPr>
        <w:t>]</w:t>
      </w:r>
    </w:p>
    <w:p w14:paraId="4BF3EF17" w14:textId="65E1D181"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w:t>
      </w:r>
      <w:proofErr w:type="spellStart"/>
      <w:proofErr w:type="gramEnd"/>
      <w:r w:rsidRPr="001A0071">
        <w:rPr>
          <w:rFonts w:ascii="Consolas" w:hAnsi="Consolas" w:cs="Consolas"/>
          <w:color w:val="000000"/>
          <w:sz w:val="16"/>
          <w:szCs w:val="19"/>
          <w:lang w:val="en-US"/>
        </w:rPr>
        <w:t>PosProductDescription</w:t>
      </w:r>
      <w:proofErr w:type="spellEnd"/>
      <w:r w:rsidRPr="001A0071">
        <w:rPr>
          <w:rFonts w:ascii="Consolas" w:hAnsi="Consolas" w:cs="Consolas"/>
          <w:color w:val="000000"/>
          <w:sz w:val="16"/>
          <w:szCs w:val="19"/>
          <w:lang w:val="en-US"/>
        </w:rPr>
        <w:t>]</w:t>
      </w:r>
    </w:p>
    <w:p w14:paraId="6828287C" w14:textId="232F3DDF"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w:t>
      </w:r>
      <w:proofErr w:type="spellStart"/>
      <w:proofErr w:type="gramEnd"/>
      <w:r w:rsidRPr="001A0071">
        <w:rPr>
          <w:rFonts w:ascii="Consolas" w:hAnsi="Consolas" w:cs="Consolas"/>
          <w:color w:val="000000"/>
          <w:sz w:val="16"/>
          <w:szCs w:val="19"/>
          <w:lang w:val="en-US"/>
        </w:rPr>
        <w:t>PosQuantity</w:t>
      </w:r>
      <w:proofErr w:type="spellEnd"/>
      <w:r w:rsidRPr="001A0071">
        <w:rPr>
          <w:rFonts w:ascii="Consolas" w:hAnsi="Consolas" w:cs="Consolas"/>
          <w:color w:val="000000"/>
          <w:sz w:val="16"/>
          <w:szCs w:val="19"/>
          <w:lang w:val="en-US"/>
        </w:rPr>
        <w:t>]</w:t>
      </w:r>
    </w:p>
    <w:p w14:paraId="67A602CC" w14:textId="66655F16"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w:t>
      </w:r>
      <w:proofErr w:type="spellStart"/>
      <w:proofErr w:type="gramEnd"/>
      <w:r w:rsidRPr="001A0071">
        <w:rPr>
          <w:rFonts w:ascii="Consolas" w:hAnsi="Consolas" w:cs="Consolas"/>
          <w:color w:val="000000"/>
          <w:sz w:val="16"/>
          <w:szCs w:val="19"/>
          <w:lang w:val="en-US"/>
        </w:rPr>
        <w:t>PosPriceNormalSale</w:t>
      </w:r>
      <w:proofErr w:type="spellEnd"/>
      <w:r w:rsidRPr="001A0071">
        <w:rPr>
          <w:rFonts w:ascii="Consolas" w:hAnsi="Consolas" w:cs="Consolas"/>
          <w:color w:val="000000"/>
          <w:sz w:val="16"/>
          <w:szCs w:val="19"/>
          <w:lang w:val="en-US"/>
        </w:rPr>
        <w:t>]</w:t>
      </w:r>
    </w:p>
    <w:p w14:paraId="66C63F92" w14:textId="59FDCF58"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w:t>
      </w:r>
      <w:proofErr w:type="spellStart"/>
      <w:proofErr w:type="gramEnd"/>
      <w:r w:rsidRPr="001A0071">
        <w:rPr>
          <w:rFonts w:ascii="Consolas" w:hAnsi="Consolas" w:cs="Consolas"/>
          <w:color w:val="000000"/>
          <w:sz w:val="16"/>
          <w:szCs w:val="19"/>
          <w:lang w:val="en-US"/>
        </w:rPr>
        <w:t>PosPriceOfferSale</w:t>
      </w:r>
      <w:proofErr w:type="spellEnd"/>
      <w:r w:rsidRPr="001A0071">
        <w:rPr>
          <w:rFonts w:ascii="Consolas" w:hAnsi="Consolas" w:cs="Consolas"/>
          <w:color w:val="000000"/>
          <w:sz w:val="16"/>
          <w:szCs w:val="19"/>
          <w:lang w:val="en-US"/>
        </w:rPr>
        <w:t>]</w:t>
      </w:r>
    </w:p>
    <w:p w14:paraId="5E81C0B8" w14:textId="79084293"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w:t>
      </w:r>
      <w:proofErr w:type="spellStart"/>
      <w:proofErr w:type="gramEnd"/>
      <w:r w:rsidRPr="001A0071">
        <w:rPr>
          <w:rFonts w:ascii="Consolas" w:hAnsi="Consolas" w:cs="Consolas"/>
          <w:color w:val="000000"/>
          <w:sz w:val="16"/>
          <w:szCs w:val="19"/>
          <w:lang w:val="en-US"/>
        </w:rPr>
        <w:t>PosRounding</w:t>
      </w:r>
      <w:proofErr w:type="spellEnd"/>
      <w:r w:rsidRPr="001A0071">
        <w:rPr>
          <w:rFonts w:ascii="Consolas" w:hAnsi="Consolas" w:cs="Consolas"/>
          <w:color w:val="000000"/>
          <w:sz w:val="16"/>
          <w:szCs w:val="19"/>
          <w:lang w:val="en-US"/>
        </w:rPr>
        <w:t>]</w:t>
      </w:r>
    </w:p>
    <w:p w14:paraId="32CB3646" w14:textId="4CEEF8EA"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w:t>
      </w:r>
      <w:proofErr w:type="spellStart"/>
      <w:proofErr w:type="gramEnd"/>
      <w:r w:rsidRPr="001A0071">
        <w:rPr>
          <w:rFonts w:ascii="Consolas" w:hAnsi="Consolas" w:cs="Consolas"/>
          <w:color w:val="000000"/>
          <w:sz w:val="16"/>
          <w:szCs w:val="19"/>
          <w:lang w:val="en-US"/>
        </w:rPr>
        <w:t>PosBitBestPrice</w:t>
      </w:r>
      <w:proofErr w:type="spellEnd"/>
      <w:r w:rsidRPr="001A0071">
        <w:rPr>
          <w:rFonts w:ascii="Consolas" w:hAnsi="Consolas" w:cs="Consolas"/>
          <w:color w:val="000000"/>
          <w:sz w:val="16"/>
          <w:szCs w:val="19"/>
          <w:lang w:val="en-US"/>
        </w:rPr>
        <w:t>]</w:t>
      </w:r>
    </w:p>
    <w:p w14:paraId="38EDF6B1" w14:textId="06CFF810"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w:t>
      </w:r>
      <w:proofErr w:type="spellStart"/>
      <w:proofErr w:type="gramEnd"/>
      <w:r w:rsidRPr="001A0071">
        <w:rPr>
          <w:rFonts w:ascii="Consolas" w:hAnsi="Consolas" w:cs="Consolas"/>
          <w:color w:val="000000"/>
          <w:sz w:val="16"/>
          <w:szCs w:val="19"/>
          <w:lang w:val="en-US"/>
        </w:rPr>
        <w:t>PosBitProductSupplied</w:t>
      </w:r>
      <w:proofErr w:type="spellEnd"/>
      <w:r w:rsidRPr="001A0071">
        <w:rPr>
          <w:rFonts w:ascii="Consolas" w:hAnsi="Consolas" w:cs="Consolas"/>
          <w:color w:val="000000"/>
          <w:sz w:val="16"/>
          <w:szCs w:val="19"/>
          <w:lang w:val="en-US"/>
        </w:rPr>
        <w:t>]</w:t>
      </w:r>
    </w:p>
    <w:p w14:paraId="1C1DC749" w14:textId="736C2320"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808080"/>
          <w:sz w:val="16"/>
          <w:szCs w:val="19"/>
          <w:lang w:val="en-US"/>
        </w:rPr>
        <w:t>,</w:t>
      </w:r>
      <w:r w:rsidRPr="001A0071">
        <w:rPr>
          <w:rFonts w:ascii="Consolas" w:hAnsi="Consolas" w:cs="Consolas"/>
          <w:color w:val="000000"/>
          <w:sz w:val="16"/>
          <w:szCs w:val="19"/>
          <w:lang w:val="en-US"/>
        </w:rPr>
        <w:t>[</w:t>
      </w:r>
      <w:proofErr w:type="spellStart"/>
      <w:proofErr w:type="gramEnd"/>
      <w:r w:rsidRPr="001A0071">
        <w:rPr>
          <w:rFonts w:ascii="Consolas" w:hAnsi="Consolas" w:cs="Consolas"/>
          <w:color w:val="000000"/>
          <w:sz w:val="16"/>
          <w:szCs w:val="19"/>
          <w:lang w:val="en-US"/>
        </w:rPr>
        <w:t>PosBitRecApproved</w:t>
      </w:r>
      <w:proofErr w:type="spellEnd"/>
      <w:r w:rsidRPr="001A0071">
        <w:rPr>
          <w:rFonts w:ascii="Consolas" w:hAnsi="Consolas" w:cs="Consolas"/>
          <w:color w:val="000000"/>
          <w:sz w:val="16"/>
          <w:szCs w:val="19"/>
          <w:lang w:val="en-US"/>
        </w:rPr>
        <w:t>]</w:t>
      </w:r>
      <w:r w:rsidRPr="001A0071">
        <w:rPr>
          <w:rFonts w:ascii="Consolas" w:hAnsi="Consolas" w:cs="Consolas"/>
          <w:color w:val="808080"/>
          <w:sz w:val="16"/>
          <w:szCs w:val="19"/>
          <w:lang w:val="en-US"/>
        </w:rPr>
        <w:t>)</w:t>
      </w:r>
    </w:p>
    <w:p w14:paraId="3D72ECF9" w14:textId="77777777" w:rsidR="00344114" w:rsidRPr="001A0071" w:rsidRDefault="00344114" w:rsidP="00344114">
      <w:pPr>
        <w:autoSpaceDE w:val="0"/>
        <w:autoSpaceDN w:val="0"/>
        <w:adjustRightInd w:val="0"/>
        <w:ind w:left="2160"/>
        <w:rPr>
          <w:rFonts w:ascii="Consolas" w:hAnsi="Consolas" w:cs="Consolas"/>
          <w:color w:val="000000"/>
          <w:sz w:val="16"/>
          <w:szCs w:val="19"/>
          <w:lang w:val="en-US"/>
        </w:rPr>
      </w:pPr>
      <w:r w:rsidRPr="001A0071">
        <w:rPr>
          <w:rFonts w:ascii="Consolas" w:hAnsi="Consolas" w:cs="Consolas"/>
          <w:color w:val="000000"/>
          <w:sz w:val="16"/>
          <w:szCs w:val="19"/>
          <w:lang w:val="en-US"/>
        </w:rPr>
        <w:t xml:space="preserve">     </w:t>
      </w:r>
      <w:r w:rsidRPr="001A0071">
        <w:rPr>
          <w:rFonts w:ascii="Consolas" w:hAnsi="Consolas" w:cs="Consolas"/>
          <w:color w:val="0000FF"/>
          <w:sz w:val="16"/>
          <w:szCs w:val="19"/>
          <w:lang w:val="en-US"/>
        </w:rPr>
        <w:t>VALUES</w:t>
      </w:r>
    </w:p>
    <w:p w14:paraId="7CF9E1CC" w14:textId="0DC290AC" w:rsidR="00344114" w:rsidRPr="001A0071" w:rsidRDefault="00344114" w:rsidP="00344114">
      <w:pPr>
        <w:autoSpaceDE w:val="0"/>
        <w:autoSpaceDN w:val="0"/>
        <w:adjustRightInd w:val="0"/>
        <w:ind w:left="2880"/>
        <w:rPr>
          <w:rFonts w:ascii="Consolas" w:hAnsi="Consolas" w:cs="Consolas"/>
          <w:color w:val="000000"/>
          <w:sz w:val="16"/>
          <w:szCs w:val="19"/>
          <w:lang w:val="en-US"/>
        </w:rPr>
      </w:pPr>
      <w:r w:rsidRPr="001A0071">
        <w:rPr>
          <w:rFonts w:ascii="Consolas" w:hAnsi="Consolas" w:cs="Consolas"/>
          <w:color w:val="808080"/>
          <w:sz w:val="16"/>
          <w:szCs w:val="19"/>
          <w:lang w:val="en-US"/>
        </w:rPr>
        <w:t>(</w:t>
      </w:r>
      <w:proofErr w:type="spellStart"/>
      <w:r w:rsidRPr="001A0071">
        <w:rPr>
          <w:rFonts w:ascii="Consolas" w:hAnsi="Consolas" w:cs="Consolas"/>
          <w:color w:val="000000"/>
          <w:sz w:val="16"/>
          <w:szCs w:val="19"/>
          <w:lang w:val="en-US"/>
        </w:rPr>
        <w:t>CnscOrder</w:t>
      </w:r>
      <w:proofErr w:type="spellEnd"/>
      <w:r w:rsidRPr="001A0071">
        <w:rPr>
          <w:rFonts w:ascii="Consolas" w:hAnsi="Consolas" w:cs="Consolas"/>
          <w:color w:val="808080"/>
          <w:sz w:val="16"/>
          <w:szCs w:val="19"/>
          <w:lang w:val="en-US"/>
        </w:rPr>
        <w:t xml:space="preserve"> – se </w:t>
      </w:r>
      <w:proofErr w:type="spellStart"/>
      <w:r w:rsidR="00BF0A36" w:rsidRPr="001A0071">
        <w:rPr>
          <w:rFonts w:ascii="Consolas" w:hAnsi="Consolas" w:cs="Consolas"/>
          <w:color w:val="808080"/>
          <w:sz w:val="16"/>
          <w:szCs w:val="19"/>
          <w:lang w:val="en-US"/>
        </w:rPr>
        <w:t>consigue</w:t>
      </w:r>
      <w:proofErr w:type="spellEnd"/>
      <w:r w:rsidRPr="001A0071">
        <w:rPr>
          <w:rFonts w:ascii="Consolas" w:hAnsi="Consolas" w:cs="Consolas"/>
          <w:color w:val="808080"/>
          <w:sz w:val="16"/>
          <w:szCs w:val="19"/>
          <w:lang w:val="en-US"/>
        </w:rPr>
        <w:t xml:space="preserve"> </w:t>
      </w:r>
      <w:proofErr w:type="spellStart"/>
      <w:r w:rsidR="00BF0A36" w:rsidRPr="001A0071">
        <w:rPr>
          <w:rFonts w:ascii="Consolas" w:hAnsi="Consolas" w:cs="Consolas"/>
          <w:color w:val="808080"/>
          <w:sz w:val="16"/>
          <w:szCs w:val="19"/>
          <w:lang w:val="en-US"/>
        </w:rPr>
        <w:t>buscándolo</w:t>
      </w:r>
      <w:proofErr w:type="spellEnd"/>
      <w:r w:rsidRPr="001A0071">
        <w:rPr>
          <w:rFonts w:ascii="Consolas" w:hAnsi="Consolas" w:cs="Consolas"/>
          <w:color w:val="808080"/>
          <w:sz w:val="16"/>
          <w:szCs w:val="19"/>
          <w:lang w:val="en-US"/>
        </w:rPr>
        <w:t xml:space="preserve"> </w:t>
      </w:r>
      <w:proofErr w:type="spellStart"/>
      <w:r w:rsidRPr="001A0071">
        <w:rPr>
          <w:rFonts w:ascii="Consolas" w:hAnsi="Consolas" w:cs="Consolas"/>
          <w:color w:val="808080"/>
          <w:sz w:val="16"/>
          <w:szCs w:val="19"/>
          <w:lang w:val="en-US"/>
        </w:rPr>
        <w:t>en</w:t>
      </w:r>
      <w:proofErr w:type="spellEnd"/>
      <w:r w:rsidRPr="001A0071">
        <w:rPr>
          <w:rFonts w:ascii="Consolas" w:hAnsi="Consolas" w:cs="Consolas"/>
          <w:color w:val="808080"/>
          <w:sz w:val="16"/>
          <w:szCs w:val="19"/>
          <w:lang w:val="en-US"/>
        </w:rPr>
        <w:t xml:space="preserve"> </w:t>
      </w:r>
      <w:proofErr w:type="spellStart"/>
      <w:r w:rsidRPr="001A0071">
        <w:rPr>
          <w:rFonts w:ascii="Consolas" w:hAnsi="Consolas" w:cs="Consolas"/>
          <w:color w:val="808080"/>
          <w:sz w:val="16"/>
          <w:szCs w:val="19"/>
          <w:lang w:val="en-US"/>
        </w:rPr>
        <w:t>OrderFacts_Order</w:t>
      </w:r>
      <w:proofErr w:type="spellEnd"/>
      <w:r w:rsidRPr="001A0071">
        <w:rPr>
          <w:rFonts w:ascii="Consolas" w:hAnsi="Consolas" w:cs="Consolas"/>
          <w:color w:val="808080"/>
          <w:sz w:val="16"/>
          <w:szCs w:val="19"/>
          <w:lang w:val="en-US"/>
        </w:rPr>
        <w:t xml:space="preserve"> con @</w:t>
      </w:r>
      <w:proofErr w:type="spellStart"/>
      <w:r w:rsidRPr="001A0071">
        <w:rPr>
          <w:rFonts w:ascii="Consolas" w:hAnsi="Consolas" w:cs="Consolas"/>
          <w:color w:val="808080"/>
          <w:sz w:val="16"/>
          <w:szCs w:val="19"/>
          <w:lang w:val="en-US"/>
        </w:rPr>
        <w:t>OrderNo</w:t>
      </w:r>
      <w:proofErr w:type="spellEnd"/>
    </w:p>
    <w:p w14:paraId="19584B0B" w14:textId="28442377" w:rsidR="00344114" w:rsidRPr="001A0071" w:rsidRDefault="00344114" w:rsidP="00344114">
      <w:pPr>
        <w:autoSpaceDE w:val="0"/>
        <w:autoSpaceDN w:val="0"/>
        <w:adjustRightInd w:val="0"/>
        <w:ind w:left="2880"/>
        <w:rPr>
          <w:rFonts w:ascii="Consolas" w:hAnsi="Consolas" w:cs="Consolas"/>
          <w:color w:val="000000" w:themeColor="text1"/>
          <w:sz w:val="16"/>
          <w:szCs w:val="19"/>
          <w:lang w:val="en-US"/>
        </w:rPr>
      </w:pPr>
      <w:proofErr w:type="gramStart"/>
      <w:r w:rsidRPr="001A0071">
        <w:rPr>
          <w:rFonts w:ascii="Consolas" w:hAnsi="Consolas" w:cs="Consolas"/>
          <w:color w:val="808080"/>
          <w:sz w:val="16"/>
          <w:szCs w:val="19"/>
          <w:lang w:val="en-US"/>
        </w:rPr>
        <w:t>,</w:t>
      </w:r>
      <w:proofErr w:type="spellStart"/>
      <w:r w:rsidRPr="001A0071">
        <w:rPr>
          <w:rFonts w:ascii="Consolas" w:hAnsi="Consolas" w:cs="Consolas"/>
          <w:color w:val="000000" w:themeColor="text1"/>
          <w:sz w:val="16"/>
          <w:szCs w:val="19"/>
          <w:lang w:val="en-US"/>
        </w:rPr>
        <w:t>OrderFacts</w:t>
      </w:r>
      <w:proofErr w:type="gramEnd"/>
      <w:r w:rsidRPr="001A0071">
        <w:rPr>
          <w:rFonts w:ascii="Consolas" w:hAnsi="Consolas" w:cs="Consolas"/>
          <w:color w:val="000000" w:themeColor="text1"/>
          <w:sz w:val="16"/>
          <w:szCs w:val="19"/>
          <w:lang w:val="en-US"/>
        </w:rPr>
        <w:t>_UE_ItemsSupplied.BarCode</w:t>
      </w:r>
      <w:proofErr w:type="spellEnd"/>
    </w:p>
    <w:p w14:paraId="6B43A941" w14:textId="11092E5B"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808080"/>
          <w:sz w:val="16"/>
          <w:szCs w:val="19"/>
          <w:lang w:val="en-US"/>
        </w:rPr>
        <w:t>,</w:t>
      </w:r>
      <w:proofErr w:type="spellStart"/>
      <w:r w:rsidRPr="001A0071">
        <w:rPr>
          <w:rFonts w:ascii="Consolas" w:hAnsi="Consolas" w:cs="Consolas"/>
          <w:color w:val="000000" w:themeColor="text1"/>
          <w:sz w:val="16"/>
          <w:szCs w:val="19"/>
          <w:lang w:val="en-US"/>
        </w:rPr>
        <w:t>OrderFacts</w:t>
      </w:r>
      <w:proofErr w:type="gramEnd"/>
      <w:r w:rsidRPr="001A0071">
        <w:rPr>
          <w:rFonts w:ascii="Consolas" w:hAnsi="Consolas" w:cs="Consolas"/>
          <w:color w:val="000000" w:themeColor="text1"/>
          <w:sz w:val="16"/>
          <w:szCs w:val="19"/>
          <w:lang w:val="en-US"/>
        </w:rPr>
        <w:t>_UE_ItemsSupplied.</w:t>
      </w:r>
      <w:r w:rsidRPr="001A0071">
        <w:rPr>
          <w:rFonts w:ascii="Consolas" w:hAnsi="Consolas" w:cs="Consolas"/>
          <w:color w:val="000000"/>
          <w:sz w:val="16"/>
          <w:szCs w:val="19"/>
          <w:lang w:val="en-US"/>
        </w:rPr>
        <w:t>OrderNo</w:t>
      </w:r>
      <w:proofErr w:type="spellEnd"/>
    </w:p>
    <w:p w14:paraId="1DC10EAA" w14:textId="0D83DCDE"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808080"/>
          <w:sz w:val="16"/>
          <w:szCs w:val="19"/>
          <w:lang w:val="en-US"/>
        </w:rPr>
        <w:t>,</w:t>
      </w:r>
      <w:proofErr w:type="spellStart"/>
      <w:r w:rsidR="00196C9B" w:rsidRPr="001A0071">
        <w:rPr>
          <w:rFonts w:ascii="Consolas" w:hAnsi="Consolas" w:cs="Consolas"/>
          <w:color w:val="000000" w:themeColor="text1"/>
          <w:sz w:val="16"/>
          <w:szCs w:val="19"/>
          <w:lang w:val="en-US"/>
        </w:rPr>
        <w:t>OrderFacts</w:t>
      </w:r>
      <w:proofErr w:type="gramEnd"/>
      <w:r w:rsidR="00196C9B" w:rsidRPr="001A0071">
        <w:rPr>
          <w:rFonts w:ascii="Consolas" w:hAnsi="Consolas" w:cs="Consolas"/>
          <w:color w:val="000000" w:themeColor="text1"/>
          <w:sz w:val="16"/>
          <w:szCs w:val="19"/>
          <w:lang w:val="en-US"/>
        </w:rPr>
        <w:t>_UE_ItemsSupplied.</w:t>
      </w:r>
      <w:r w:rsidR="00196C9B" w:rsidRPr="001A0071">
        <w:rPr>
          <w:rFonts w:ascii="Consolas" w:hAnsi="Consolas" w:cs="Consolas"/>
          <w:color w:val="000000"/>
          <w:sz w:val="16"/>
          <w:szCs w:val="19"/>
          <w:lang w:val="en-US"/>
        </w:rPr>
        <w:t>ProductName</w:t>
      </w:r>
      <w:proofErr w:type="spellEnd"/>
    </w:p>
    <w:p w14:paraId="125C408A" w14:textId="258988DB"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000000"/>
          <w:sz w:val="16"/>
          <w:szCs w:val="19"/>
          <w:lang w:val="en-US"/>
        </w:rPr>
        <w:t>,</w:t>
      </w:r>
      <w:proofErr w:type="spellStart"/>
      <w:r w:rsidR="00196C9B" w:rsidRPr="001A0071">
        <w:rPr>
          <w:rFonts w:ascii="Consolas" w:hAnsi="Consolas" w:cs="Consolas"/>
          <w:color w:val="000000" w:themeColor="text1"/>
          <w:sz w:val="16"/>
          <w:szCs w:val="19"/>
          <w:lang w:val="en-US"/>
        </w:rPr>
        <w:t>OrderFacts</w:t>
      </w:r>
      <w:proofErr w:type="gramEnd"/>
      <w:r w:rsidR="00196C9B" w:rsidRPr="001A0071">
        <w:rPr>
          <w:rFonts w:ascii="Consolas" w:hAnsi="Consolas" w:cs="Consolas"/>
          <w:color w:val="000000" w:themeColor="text1"/>
          <w:sz w:val="16"/>
          <w:szCs w:val="19"/>
          <w:lang w:val="en-US"/>
        </w:rPr>
        <w:t>_UE_ItemsSupplied.</w:t>
      </w:r>
      <w:r w:rsidR="00196C9B" w:rsidRPr="001A0071">
        <w:rPr>
          <w:rFonts w:ascii="Consolas" w:hAnsi="Consolas" w:cs="Consolas"/>
          <w:color w:val="000000"/>
          <w:sz w:val="16"/>
          <w:szCs w:val="19"/>
          <w:lang w:val="en-US"/>
        </w:rPr>
        <w:t>Quantity</w:t>
      </w:r>
      <w:proofErr w:type="spellEnd"/>
    </w:p>
    <w:p w14:paraId="7824AB1F" w14:textId="233AA5EF"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808080"/>
          <w:sz w:val="16"/>
          <w:szCs w:val="19"/>
          <w:lang w:val="en-US"/>
        </w:rPr>
        <w:t>,</w:t>
      </w:r>
      <w:proofErr w:type="spellStart"/>
      <w:r w:rsidR="00196C9B" w:rsidRPr="001A0071">
        <w:rPr>
          <w:rFonts w:ascii="Consolas" w:hAnsi="Consolas" w:cs="Consolas"/>
          <w:color w:val="000000" w:themeColor="text1"/>
          <w:sz w:val="16"/>
          <w:szCs w:val="19"/>
          <w:lang w:val="en-US"/>
        </w:rPr>
        <w:t>OrderFacts</w:t>
      </w:r>
      <w:proofErr w:type="gramEnd"/>
      <w:r w:rsidR="00196C9B" w:rsidRPr="001A0071">
        <w:rPr>
          <w:rFonts w:ascii="Consolas" w:hAnsi="Consolas" w:cs="Consolas"/>
          <w:color w:val="000000" w:themeColor="text1"/>
          <w:sz w:val="16"/>
          <w:szCs w:val="19"/>
          <w:lang w:val="en-US"/>
        </w:rPr>
        <w:t>_UE_ItemsSupplied.</w:t>
      </w:r>
      <w:r w:rsidR="00196C9B" w:rsidRPr="001A0071">
        <w:rPr>
          <w:rFonts w:ascii="Consolas" w:hAnsi="Consolas" w:cs="Consolas"/>
          <w:color w:val="000000"/>
          <w:sz w:val="16"/>
          <w:szCs w:val="19"/>
          <w:lang w:val="en-US"/>
        </w:rPr>
        <w:t>Price</w:t>
      </w:r>
      <w:proofErr w:type="spellEnd"/>
    </w:p>
    <w:p w14:paraId="31C5BEEC" w14:textId="1BFC95BF" w:rsidR="00344114" w:rsidRPr="001A0071" w:rsidRDefault="00344114" w:rsidP="00344114">
      <w:pPr>
        <w:autoSpaceDE w:val="0"/>
        <w:autoSpaceDN w:val="0"/>
        <w:adjustRightInd w:val="0"/>
        <w:ind w:left="2880"/>
        <w:rPr>
          <w:rFonts w:ascii="Consolas" w:hAnsi="Consolas" w:cs="Consolas"/>
          <w:color w:val="000000"/>
          <w:sz w:val="16"/>
          <w:szCs w:val="19"/>
          <w:lang w:val="en-US"/>
        </w:rPr>
      </w:pPr>
      <w:proofErr w:type="gramStart"/>
      <w:r w:rsidRPr="001A0071">
        <w:rPr>
          <w:rFonts w:ascii="Consolas" w:hAnsi="Consolas" w:cs="Consolas"/>
          <w:color w:val="808080"/>
          <w:sz w:val="16"/>
          <w:szCs w:val="19"/>
          <w:lang w:val="en-US"/>
        </w:rPr>
        <w:t>,</w:t>
      </w:r>
      <w:proofErr w:type="spellStart"/>
      <w:r w:rsidR="00196C9B" w:rsidRPr="001A0071">
        <w:rPr>
          <w:rFonts w:ascii="Consolas" w:hAnsi="Consolas" w:cs="Consolas"/>
          <w:color w:val="000000" w:themeColor="text1"/>
          <w:sz w:val="16"/>
          <w:szCs w:val="19"/>
          <w:lang w:val="en-US"/>
        </w:rPr>
        <w:t>OrderFacts</w:t>
      </w:r>
      <w:proofErr w:type="gramEnd"/>
      <w:r w:rsidR="00196C9B" w:rsidRPr="001A0071">
        <w:rPr>
          <w:rFonts w:ascii="Consolas" w:hAnsi="Consolas" w:cs="Consolas"/>
          <w:color w:val="000000" w:themeColor="text1"/>
          <w:sz w:val="16"/>
          <w:szCs w:val="19"/>
          <w:lang w:val="en-US"/>
        </w:rPr>
        <w:t>_UE_ItemsSupplied.</w:t>
      </w:r>
      <w:r w:rsidR="00196C9B" w:rsidRPr="001A0071">
        <w:rPr>
          <w:rFonts w:ascii="Consolas" w:hAnsi="Consolas" w:cs="Consolas"/>
          <w:color w:val="000000"/>
          <w:sz w:val="16"/>
          <w:szCs w:val="19"/>
          <w:lang w:val="en-US"/>
        </w:rPr>
        <w:t>Price</w:t>
      </w:r>
      <w:proofErr w:type="spellEnd"/>
    </w:p>
    <w:p w14:paraId="0A3A248D" w14:textId="3C3299FD" w:rsidR="00344114" w:rsidRPr="005819C4" w:rsidRDefault="00344114" w:rsidP="00344114">
      <w:pPr>
        <w:autoSpaceDE w:val="0"/>
        <w:autoSpaceDN w:val="0"/>
        <w:adjustRightInd w:val="0"/>
        <w:ind w:left="2880"/>
        <w:rPr>
          <w:rFonts w:ascii="Consolas" w:hAnsi="Consolas" w:cs="Consolas"/>
          <w:color w:val="000000"/>
          <w:sz w:val="16"/>
          <w:szCs w:val="19"/>
        </w:rPr>
      </w:pPr>
      <w:r w:rsidRPr="005819C4">
        <w:rPr>
          <w:rFonts w:ascii="Consolas" w:hAnsi="Consolas" w:cs="Consolas"/>
          <w:color w:val="808080"/>
          <w:sz w:val="16"/>
          <w:szCs w:val="19"/>
        </w:rPr>
        <w:t>,</w:t>
      </w:r>
      <w:r w:rsidR="00196C9B" w:rsidRPr="005819C4">
        <w:rPr>
          <w:rFonts w:ascii="Consolas" w:hAnsi="Consolas" w:cs="Consolas"/>
          <w:color w:val="000000"/>
          <w:sz w:val="16"/>
          <w:szCs w:val="19"/>
        </w:rPr>
        <w:t>0</w:t>
      </w:r>
    </w:p>
    <w:p w14:paraId="7398ED44" w14:textId="688643C7" w:rsidR="00344114" w:rsidRPr="005819C4" w:rsidRDefault="00344114" w:rsidP="00344114">
      <w:pPr>
        <w:autoSpaceDE w:val="0"/>
        <w:autoSpaceDN w:val="0"/>
        <w:adjustRightInd w:val="0"/>
        <w:ind w:left="2880"/>
        <w:rPr>
          <w:rFonts w:ascii="Consolas" w:hAnsi="Consolas" w:cs="Consolas"/>
          <w:color w:val="000000"/>
          <w:sz w:val="16"/>
          <w:szCs w:val="19"/>
        </w:rPr>
      </w:pPr>
      <w:r w:rsidRPr="005819C4">
        <w:rPr>
          <w:rFonts w:ascii="Consolas" w:hAnsi="Consolas" w:cs="Consolas"/>
          <w:color w:val="808080"/>
          <w:sz w:val="16"/>
          <w:szCs w:val="19"/>
        </w:rPr>
        <w:t>,</w:t>
      </w:r>
      <w:r w:rsidR="00196C9B" w:rsidRPr="005819C4">
        <w:rPr>
          <w:rFonts w:ascii="Consolas" w:hAnsi="Consolas" w:cs="Consolas"/>
          <w:color w:val="000000"/>
          <w:sz w:val="16"/>
          <w:szCs w:val="19"/>
        </w:rPr>
        <w:t>1</w:t>
      </w:r>
    </w:p>
    <w:p w14:paraId="4CD344CF" w14:textId="7EDC0B6C" w:rsidR="00344114" w:rsidRPr="005819C4" w:rsidRDefault="00344114" w:rsidP="00344114">
      <w:pPr>
        <w:autoSpaceDE w:val="0"/>
        <w:autoSpaceDN w:val="0"/>
        <w:adjustRightInd w:val="0"/>
        <w:ind w:left="2880"/>
        <w:rPr>
          <w:rFonts w:ascii="Consolas" w:hAnsi="Consolas" w:cs="Consolas"/>
          <w:color w:val="000000"/>
          <w:sz w:val="16"/>
          <w:szCs w:val="19"/>
        </w:rPr>
      </w:pPr>
      <w:r w:rsidRPr="005819C4">
        <w:rPr>
          <w:rFonts w:ascii="Consolas" w:hAnsi="Consolas" w:cs="Consolas"/>
          <w:color w:val="808080"/>
          <w:sz w:val="16"/>
          <w:szCs w:val="19"/>
        </w:rPr>
        <w:t>,</w:t>
      </w:r>
      <w:r w:rsidR="00196C9B" w:rsidRPr="005819C4">
        <w:rPr>
          <w:rFonts w:ascii="Consolas" w:hAnsi="Consolas" w:cs="Consolas"/>
          <w:color w:val="000000"/>
          <w:sz w:val="16"/>
          <w:szCs w:val="19"/>
        </w:rPr>
        <w:t>1</w:t>
      </w:r>
    </w:p>
    <w:p w14:paraId="41292F79" w14:textId="0DDD4435" w:rsidR="00344114" w:rsidRPr="005819C4" w:rsidRDefault="00344114" w:rsidP="00344114">
      <w:pPr>
        <w:ind w:left="2880"/>
        <w:rPr>
          <w:rFonts w:ascii="Calibri" w:eastAsia="Calibri" w:hAnsi="Calibri" w:cs="Calibri"/>
          <w:color w:val="000000"/>
          <w:sz w:val="16"/>
          <w:szCs w:val="20"/>
        </w:rPr>
      </w:pPr>
      <w:r w:rsidRPr="005819C4">
        <w:rPr>
          <w:rFonts w:ascii="Consolas" w:hAnsi="Consolas" w:cs="Consolas"/>
          <w:color w:val="808080"/>
          <w:sz w:val="16"/>
          <w:szCs w:val="19"/>
        </w:rPr>
        <w:t>,</w:t>
      </w:r>
      <w:r w:rsidR="00196C9B" w:rsidRPr="005819C4">
        <w:rPr>
          <w:rFonts w:ascii="Consolas" w:hAnsi="Consolas" w:cs="Consolas"/>
          <w:color w:val="000000"/>
          <w:sz w:val="16"/>
          <w:szCs w:val="19"/>
        </w:rPr>
        <w:t>1</w:t>
      </w:r>
      <w:r w:rsidRPr="005819C4">
        <w:rPr>
          <w:rFonts w:ascii="Consolas" w:hAnsi="Consolas" w:cs="Consolas"/>
          <w:color w:val="808080"/>
          <w:sz w:val="16"/>
          <w:szCs w:val="19"/>
        </w:rPr>
        <w:t>)</w:t>
      </w:r>
    </w:p>
    <w:p w14:paraId="0228BCCE" w14:textId="77777777" w:rsidR="00DB6A86" w:rsidRPr="005819C4" w:rsidRDefault="00DB6A86" w:rsidP="00DB6A86"/>
    <w:p w14:paraId="6FDFD23F" w14:textId="77777777" w:rsidR="00DB6A86" w:rsidRPr="005819C4" w:rsidRDefault="00DB6A86" w:rsidP="00DB6A86"/>
    <w:p w14:paraId="7891A98E" w14:textId="77777777" w:rsidR="00DB6A86" w:rsidRPr="005819C4" w:rsidRDefault="00DB6A86" w:rsidP="00DB6A86"/>
    <w:p w14:paraId="0722A84C" w14:textId="77777777" w:rsidR="00DB6A86" w:rsidRPr="005819C4" w:rsidRDefault="00DB6A86" w:rsidP="00DB6A86"/>
    <w:p w14:paraId="579F1AE3" w14:textId="77777777" w:rsidR="00DB6A86" w:rsidRPr="005819C4" w:rsidRDefault="00DB6A86" w:rsidP="00DB6A86"/>
    <w:p w14:paraId="0DD767E9" w14:textId="77777777" w:rsidR="00DB6A86" w:rsidRPr="005819C4" w:rsidRDefault="00DB6A86" w:rsidP="00DB6A86"/>
    <w:p w14:paraId="1BBA0946" w14:textId="77777777" w:rsidR="00DB6A86" w:rsidRPr="005819C4" w:rsidRDefault="00DB6A86" w:rsidP="00DB6A86"/>
    <w:p w14:paraId="2E7492C8" w14:textId="5A72D143" w:rsidR="00E140EB" w:rsidRPr="005819C4" w:rsidRDefault="00E140EB" w:rsidP="00E140EB">
      <w:pPr>
        <w:pStyle w:val="Ttulo1"/>
        <w:numPr>
          <w:ilvl w:val="0"/>
          <w:numId w:val="0"/>
        </w:numPr>
        <w:spacing w:before="0" w:after="80"/>
        <w:rPr>
          <w:rFonts w:ascii="Calibri" w:eastAsia="Calibri" w:hAnsi="Calibri" w:cs="Calibri"/>
          <w:color w:val="000000"/>
          <w:sz w:val="36"/>
          <w:szCs w:val="28"/>
          <w:u w:val="single"/>
        </w:rPr>
      </w:pPr>
      <w:bookmarkStart w:id="248" w:name="_Toc66451689"/>
      <w:r w:rsidRPr="005819C4">
        <w:rPr>
          <w:rFonts w:ascii="Calibri" w:eastAsia="Calibri" w:hAnsi="Calibri" w:cs="Calibri"/>
          <w:color w:val="000000"/>
          <w:sz w:val="36"/>
          <w:szCs w:val="28"/>
          <w:u w:val="single"/>
        </w:rPr>
        <w:t>4. OMS WMS – SPLIT de la orden Soriana.</w:t>
      </w:r>
      <w:bookmarkEnd w:id="248"/>
    </w:p>
    <w:p w14:paraId="3B21F8D8" w14:textId="77777777" w:rsidR="00E140EB" w:rsidRPr="005819C4" w:rsidRDefault="00E140EB" w:rsidP="00E140EB">
      <w:pPr>
        <w:pStyle w:val="0020HeadingN1"/>
        <w:rPr>
          <w:lang w:val="es-MX"/>
        </w:rPr>
      </w:pPr>
      <w:bookmarkStart w:id="249" w:name="_Toc66441787"/>
      <w:bookmarkStart w:id="250" w:name="_Toc66451690"/>
      <w:r w:rsidRPr="005819C4">
        <w:rPr>
          <w:lang w:val="es-MX"/>
        </w:rPr>
        <w:t>Antecedente.</w:t>
      </w:r>
      <w:bookmarkEnd w:id="249"/>
      <w:bookmarkEnd w:id="250"/>
    </w:p>
    <w:p w14:paraId="215451CF" w14:textId="77777777" w:rsidR="00E140EB" w:rsidRPr="005819C4" w:rsidRDefault="00E140EB" w:rsidP="00E140EB">
      <w:pPr>
        <w:pStyle w:val="Sinespaciado"/>
        <w:rPr>
          <w:rFonts w:ascii="Tahoma" w:eastAsia="Arial" w:hAnsi="Tahoma" w:cs="Tahoma"/>
          <w:noProof/>
          <w:sz w:val="24"/>
          <w:szCs w:val="24"/>
        </w:rPr>
      </w:pPr>
    </w:p>
    <w:p w14:paraId="3AD335C9" w14:textId="77777777" w:rsidR="00E140EB" w:rsidRPr="005819C4" w:rsidRDefault="00E140EB" w:rsidP="00E140EB">
      <w:pPr>
        <w:pStyle w:val="Sinespaciado"/>
        <w:jc w:val="both"/>
        <w:rPr>
          <w:sz w:val="23"/>
          <w:szCs w:val="23"/>
        </w:rPr>
      </w:pPr>
      <w:r w:rsidRPr="005819C4">
        <w:rPr>
          <w:sz w:val="23"/>
          <w:szCs w:val="23"/>
        </w:rPr>
        <w:t>En la actualidad el proceso de Split de la orden se aplica de manera manual con base a reglas de negocio establecidas por el área de operaciones.</w:t>
      </w:r>
    </w:p>
    <w:p w14:paraId="7F6D4B3F" w14:textId="77777777" w:rsidR="00CA7EC0" w:rsidRPr="005819C4" w:rsidRDefault="00CA7EC0" w:rsidP="00E140EB">
      <w:pPr>
        <w:pStyle w:val="Sinespaciado"/>
        <w:jc w:val="both"/>
        <w:rPr>
          <w:sz w:val="23"/>
          <w:szCs w:val="23"/>
        </w:rPr>
      </w:pPr>
    </w:p>
    <w:p w14:paraId="5FC0C527" w14:textId="75382439" w:rsidR="00CA7EC0" w:rsidRPr="005819C4" w:rsidRDefault="00CA7EC0" w:rsidP="00E140EB">
      <w:pPr>
        <w:pStyle w:val="Sinespaciado"/>
        <w:jc w:val="both"/>
        <w:rPr>
          <w:sz w:val="23"/>
          <w:szCs w:val="23"/>
        </w:rPr>
      </w:pPr>
      <w:r w:rsidRPr="005819C4">
        <w:rPr>
          <w:sz w:val="23"/>
          <w:szCs w:val="23"/>
        </w:rPr>
        <w:t xml:space="preserve">En el caso de </w:t>
      </w:r>
      <w:r w:rsidRPr="005819C4">
        <w:rPr>
          <w:b/>
          <w:sz w:val="23"/>
          <w:szCs w:val="23"/>
        </w:rPr>
        <w:t>OMS SETC</w:t>
      </w:r>
      <w:r w:rsidRPr="005819C4">
        <w:rPr>
          <w:sz w:val="23"/>
          <w:szCs w:val="23"/>
        </w:rPr>
        <w:t xml:space="preserve"> el Split no aplica dado que se surte siempre con una sola unidad de ejecución.</w:t>
      </w:r>
    </w:p>
    <w:p w14:paraId="1EECA3BA" w14:textId="77777777" w:rsidR="00CA7EC0" w:rsidRPr="005819C4" w:rsidRDefault="00CA7EC0" w:rsidP="00E140EB">
      <w:pPr>
        <w:pStyle w:val="Sinespaciado"/>
        <w:jc w:val="both"/>
        <w:rPr>
          <w:sz w:val="23"/>
          <w:szCs w:val="23"/>
        </w:rPr>
      </w:pPr>
    </w:p>
    <w:p w14:paraId="1C4098F1" w14:textId="649D62E3" w:rsidR="00CA7EC0" w:rsidRPr="005819C4" w:rsidRDefault="00CA7EC0" w:rsidP="00E140EB">
      <w:pPr>
        <w:pStyle w:val="Sinespaciado"/>
        <w:jc w:val="both"/>
        <w:rPr>
          <w:sz w:val="23"/>
          <w:szCs w:val="23"/>
        </w:rPr>
      </w:pPr>
      <w:r w:rsidRPr="005819C4">
        <w:rPr>
          <w:sz w:val="23"/>
          <w:szCs w:val="23"/>
        </w:rPr>
        <w:t xml:space="preserve">Sin embargo, para </w:t>
      </w:r>
      <w:r w:rsidRPr="005819C4">
        <w:rPr>
          <w:b/>
          <w:sz w:val="23"/>
          <w:szCs w:val="23"/>
        </w:rPr>
        <w:t>OMS WMS</w:t>
      </w:r>
      <w:r w:rsidRPr="005819C4">
        <w:rPr>
          <w:sz w:val="23"/>
          <w:szCs w:val="23"/>
        </w:rPr>
        <w:t xml:space="preserve"> es necesario establecer el escenario bajo el cual es útil el Split de las </w:t>
      </w:r>
      <w:proofErr w:type="gramStart"/>
      <w:r w:rsidRPr="005819C4">
        <w:rPr>
          <w:sz w:val="23"/>
          <w:szCs w:val="23"/>
        </w:rPr>
        <w:t>ordenes</w:t>
      </w:r>
      <w:proofErr w:type="gramEnd"/>
      <w:r w:rsidRPr="005819C4">
        <w:rPr>
          <w:sz w:val="23"/>
          <w:szCs w:val="23"/>
        </w:rPr>
        <w:t xml:space="preserve"> en beneficio del proceso logístico de Soriana.</w:t>
      </w:r>
    </w:p>
    <w:p w14:paraId="7751E983" w14:textId="77777777" w:rsidR="00CA7EC0" w:rsidRPr="005819C4" w:rsidRDefault="00CA7EC0" w:rsidP="00E140EB">
      <w:pPr>
        <w:pStyle w:val="Sinespaciado"/>
        <w:jc w:val="both"/>
        <w:rPr>
          <w:rFonts w:ascii="Tahoma" w:eastAsia="Arial" w:hAnsi="Tahoma" w:cs="Tahoma"/>
          <w:sz w:val="24"/>
          <w:szCs w:val="24"/>
        </w:rPr>
      </w:pPr>
    </w:p>
    <w:p w14:paraId="53C333B7" w14:textId="77777777" w:rsidR="00E140EB" w:rsidRPr="005819C4" w:rsidRDefault="00E140EB" w:rsidP="00E140EB">
      <w:pPr>
        <w:pStyle w:val="0020HeadingN1"/>
        <w:rPr>
          <w:lang w:val="es-MX"/>
        </w:rPr>
      </w:pPr>
      <w:bookmarkStart w:id="251" w:name="_Toc62737329"/>
      <w:bookmarkStart w:id="252" w:name="_Toc66441788"/>
      <w:bookmarkStart w:id="253" w:name="_Toc66451691"/>
      <w:r w:rsidRPr="005819C4">
        <w:rPr>
          <w:lang w:val="es-MX"/>
        </w:rPr>
        <w:t>Objetivo.</w:t>
      </w:r>
      <w:bookmarkEnd w:id="251"/>
      <w:bookmarkEnd w:id="252"/>
      <w:bookmarkEnd w:id="253"/>
    </w:p>
    <w:p w14:paraId="02A3C934" w14:textId="77777777" w:rsidR="00E140EB" w:rsidRPr="005819C4" w:rsidRDefault="00E140EB" w:rsidP="00E140EB">
      <w:pPr>
        <w:pStyle w:val="Sinespaciado"/>
        <w:jc w:val="both"/>
        <w:rPr>
          <w:rFonts w:ascii="Tahoma" w:eastAsia="Arial" w:hAnsi="Tahoma" w:cs="Tahoma"/>
          <w:sz w:val="24"/>
          <w:szCs w:val="24"/>
        </w:rPr>
      </w:pPr>
    </w:p>
    <w:p w14:paraId="606A7B92" w14:textId="77777777" w:rsidR="00E140EB" w:rsidRPr="005819C4" w:rsidRDefault="00E140EB" w:rsidP="00E140EB">
      <w:pPr>
        <w:pStyle w:val="Sinespaciado"/>
        <w:jc w:val="both"/>
        <w:rPr>
          <w:sz w:val="23"/>
          <w:szCs w:val="23"/>
        </w:rPr>
      </w:pPr>
      <w:r w:rsidRPr="005819C4">
        <w:rPr>
          <w:sz w:val="23"/>
          <w:szCs w:val="23"/>
        </w:rPr>
        <w:t>Establecer las reglas de negocio que podrán ser aplicables para establecer el Split de la orden, con base a criterios de proximidad para surtir los pedidos de manera eficiente.</w:t>
      </w:r>
    </w:p>
    <w:p w14:paraId="04E7820C" w14:textId="77777777" w:rsidR="00CA7EC0" w:rsidRPr="005819C4" w:rsidRDefault="00CA7EC0" w:rsidP="00E140EB">
      <w:pPr>
        <w:pStyle w:val="Sinespaciado"/>
        <w:jc w:val="both"/>
        <w:rPr>
          <w:rFonts w:ascii="Tahoma" w:eastAsia="Arial" w:hAnsi="Tahoma" w:cs="Tahoma"/>
          <w:sz w:val="24"/>
          <w:szCs w:val="24"/>
        </w:rPr>
      </w:pPr>
    </w:p>
    <w:p w14:paraId="70138C45" w14:textId="77777777" w:rsidR="00E140EB" w:rsidRPr="005819C4" w:rsidRDefault="00E140EB" w:rsidP="00E140EB">
      <w:pPr>
        <w:pStyle w:val="0020HeadingN1"/>
        <w:rPr>
          <w:lang w:val="es-MX"/>
        </w:rPr>
      </w:pPr>
      <w:bookmarkStart w:id="254" w:name="_Toc62737330"/>
      <w:bookmarkStart w:id="255" w:name="_Toc66441789"/>
      <w:bookmarkStart w:id="256" w:name="_Toc66451692"/>
      <w:r w:rsidRPr="005819C4">
        <w:rPr>
          <w:lang w:val="es-MX"/>
        </w:rPr>
        <w:lastRenderedPageBreak/>
        <w:t>Proceso de negocio SETC.</w:t>
      </w:r>
      <w:bookmarkEnd w:id="254"/>
      <w:bookmarkEnd w:id="255"/>
      <w:bookmarkEnd w:id="256"/>
    </w:p>
    <w:p w14:paraId="38F92A0E" w14:textId="77777777" w:rsidR="00E140EB" w:rsidRPr="005819C4" w:rsidRDefault="00E140EB" w:rsidP="00E140EB">
      <w:pPr>
        <w:pStyle w:val="Sinespaciado"/>
        <w:jc w:val="both"/>
        <w:rPr>
          <w:rFonts w:ascii="Tahoma" w:eastAsia="Arial" w:hAnsi="Tahoma" w:cs="Tahoma"/>
          <w:sz w:val="24"/>
          <w:szCs w:val="24"/>
        </w:rPr>
      </w:pPr>
    </w:p>
    <w:p w14:paraId="49CF1FA5" w14:textId="77777777" w:rsidR="00E140EB" w:rsidRPr="005819C4" w:rsidRDefault="00E140EB" w:rsidP="00E140EB">
      <w:pPr>
        <w:pStyle w:val="Sinespaciado"/>
        <w:jc w:val="both"/>
        <w:rPr>
          <w:rFonts w:ascii="Tahoma" w:eastAsia="Arial" w:hAnsi="Tahoma" w:cs="Tahoma"/>
          <w:sz w:val="24"/>
          <w:szCs w:val="24"/>
        </w:rPr>
      </w:pPr>
      <w:r w:rsidRPr="005819C4">
        <w:rPr>
          <w:rFonts w:ascii="Tahoma" w:eastAsia="Arial" w:hAnsi="Tahoma" w:cs="Tahoma"/>
          <w:sz w:val="24"/>
          <w:szCs w:val="24"/>
        </w:rPr>
        <w:t xml:space="preserve">Presentar y describir de forma general el proceso de negocio para la gestión de las </w:t>
      </w:r>
      <w:proofErr w:type="gramStart"/>
      <w:r w:rsidRPr="005819C4">
        <w:rPr>
          <w:rFonts w:ascii="Tahoma" w:eastAsia="Arial" w:hAnsi="Tahoma" w:cs="Tahoma"/>
          <w:sz w:val="24"/>
          <w:szCs w:val="24"/>
        </w:rPr>
        <w:t>ordenes</w:t>
      </w:r>
      <w:proofErr w:type="gramEnd"/>
      <w:r w:rsidRPr="005819C4">
        <w:rPr>
          <w:rFonts w:ascii="Tahoma" w:eastAsia="Arial" w:hAnsi="Tahoma" w:cs="Tahoma"/>
          <w:sz w:val="24"/>
          <w:szCs w:val="24"/>
        </w:rPr>
        <w:t xml:space="preserve"> de compra SETC Soriana. </w:t>
      </w:r>
    </w:p>
    <w:p w14:paraId="29FDDE80" w14:textId="77777777" w:rsidR="00E140EB" w:rsidRPr="005819C4" w:rsidRDefault="00E140EB" w:rsidP="00E140EB">
      <w:pPr>
        <w:pStyle w:val="Sinespaciado"/>
        <w:jc w:val="both"/>
        <w:rPr>
          <w:rFonts w:ascii="Tahoma" w:eastAsia="Arial" w:hAnsi="Tahoma" w:cs="Tahoma"/>
          <w:sz w:val="24"/>
          <w:szCs w:val="24"/>
        </w:rPr>
      </w:pPr>
    </w:p>
    <w:p w14:paraId="0B4D9B03" w14:textId="77777777" w:rsidR="00E140EB" w:rsidRPr="005819C4" w:rsidRDefault="00E140EB" w:rsidP="00E140EB">
      <w:pPr>
        <w:pStyle w:val="Sinespaciado"/>
        <w:jc w:val="both"/>
        <w:rPr>
          <w:rFonts w:ascii="Tahoma" w:eastAsia="Arial" w:hAnsi="Tahoma" w:cs="Tahoma"/>
          <w:sz w:val="24"/>
          <w:szCs w:val="24"/>
        </w:rPr>
      </w:pPr>
      <w:r w:rsidRPr="005819C4">
        <w:rPr>
          <w:rFonts w:ascii="Tahoma" w:eastAsia="Arial" w:hAnsi="Tahoma" w:cs="Tahoma"/>
          <w:b/>
          <w:sz w:val="24"/>
          <w:szCs w:val="24"/>
        </w:rPr>
        <w:t>Solo como referencia,</w:t>
      </w:r>
      <w:r w:rsidRPr="005819C4">
        <w:rPr>
          <w:rFonts w:ascii="Tahoma" w:eastAsia="Arial" w:hAnsi="Tahoma" w:cs="Tahoma"/>
          <w:sz w:val="24"/>
          <w:szCs w:val="24"/>
        </w:rPr>
        <w:t xml:space="preserve"> y sirva para establecer el contexto actual para SETC Soriana; que permita ir tomando nota de los cambios que sean necesarios para adecuarlo y cubra el </w:t>
      </w:r>
      <w:proofErr w:type="spellStart"/>
      <w:r w:rsidRPr="005819C4">
        <w:rPr>
          <w:rFonts w:ascii="Tahoma" w:eastAsia="Arial" w:hAnsi="Tahoma" w:cs="Tahoma"/>
          <w:sz w:val="24"/>
          <w:szCs w:val="24"/>
        </w:rPr>
        <w:t>scope</w:t>
      </w:r>
      <w:proofErr w:type="spellEnd"/>
      <w:r w:rsidRPr="005819C4">
        <w:rPr>
          <w:rFonts w:ascii="Tahoma" w:eastAsia="Arial" w:hAnsi="Tahoma" w:cs="Tahoma"/>
          <w:sz w:val="24"/>
          <w:szCs w:val="24"/>
        </w:rPr>
        <w:t xml:space="preserve"> del surtido por WMS + DST + DSV.</w:t>
      </w:r>
    </w:p>
    <w:p w14:paraId="3B4072A5"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4322CA48" wp14:editId="5BB9FCB6">
            <wp:extent cx="4141638" cy="3064934"/>
            <wp:effectExtent l="0" t="0" r="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50643" cy="3071598"/>
                    </a:xfrm>
                    <a:prstGeom prst="rect">
                      <a:avLst/>
                    </a:prstGeom>
                    <a:noFill/>
                  </pic:spPr>
                </pic:pic>
              </a:graphicData>
            </a:graphic>
          </wp:inline>
        </w:drawing>
      </w:r>
    </w:p>
    <w:p w14:paraId="5F2EF5FB" w14:textId="7D7D2B9D" w:rsidR="00C135E5" w:rsidRDefault="00C135E5" w:rsidP="00E140EB">
      <w:pPr>
        <w:pStyle w:val="Sinespaciado"/>
        <w:jc w:val="both"/>
        <w:rPr>
          <w:ins w:id="257" w:author="eliseo gijon romero" w:date="2021-04-07T14:16:00Z"/>
          <w:rFonts w:ascii="Tahoma" w:eastAsia="Arial" w:hAnsi="Tahoma" w:cs="Tahoma"/>
          <w:sz w:val="24"/>
          <w:szCs w:val="24"/>
        </w:rPr>
      </w:pPr>
      <w:commentRangeStart w:id="258"/>
      <w:commentRangeStart w:id="259"/>
      <w:ins w:id="260" w:author="eliseo gijon romero" w:date="2021-04-07T14:20:00Z">
        <w:r>
          <w:rPr>
            <w:rFonts w:ascii="Tahoma" w:eastAsia="Arial" w:hAnsi="Tahoma" w:cs="Tahoma"/>
            <w:noProof/>
            <w:sz w:val="24"/>
            <w:szCs w:val="24"/>
          </w:rPr>
          <w:lastRenderedPageBreak/>
          <w:drawing>
            <wp:inline distT="0" distB="0" distL="0" distR="0" wp14:anchorId="0FF1B8BF" wp14:editId="1C4F2601">
              <wp:extent cx="6102350" cy="4072255"/>
              <wp:effectExtent l="0" t="0" r="0" b="444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02350" cy="4072255"/>
                      </a:xfrm>
                      <a:prstGeom prst="rect">
                        <a:avLst/>
                      </a:prstGeom>
                      <a:noFill/>
                    </pic:spPr>
                  </pic:pic>
                </a:graphicData>
              </a:graphic>
            </wp:inline>
          </w:drawing>
        </w:r>
      </w:ins>
      <w:del w:id="261" w:author="eliseo gijon romero" w:date="2021-04-07T14:20:00Z">
        <w:r w:rsidR="00E140EB" w:rsidRPr="005819C4" w:rsidDel="00C135E5">
          <w:rPr>
            <w:noProof/>
          </w:rPr>
          <w:drawing>
            <wp:inline distT="0" distB="0" distL="0" distR="0" wp14:anchorId="11650E31" wp14:editId="45FF3380">
              <wp:extent cx="6101715" cy="3625215"/>
              <wp:effectExtent l="0" t="0" r="0" b="0"/>
              <wp:docPr id="9" name="Imagen 9"/>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01715" cy="3625215"/>
                      </a:xfrm>
                      <a:prstGeom prst="rect">
                        <a:avLst/>
                      </a:prstGeom>
                      <a:noFill/>
                      <a:ln>
                        <a:noFill/>
                      </a:ln>
                    </pic:spPr>
                  </pic:pic>
                </a:graphicData>
              </a:graphic>
            </wp:inline>
          </w:drawing>
        </w:r>
      </w:del>
      <w:commentRangeEnd w:id="258"/>
      <w:r w:rsidR="005757F0">
        <w:rPr>
          <w:rStyle w:val="Refdecomentario"/>
          <w:rFonts w:eastAsia="Calibri"/>
        </w:rPr>
        <w:commentReference w:id="258"/>
      </w:r>
      <w:commentRangeEnd w:id="259"/>
      <w:r>
        <w:rPr>
          <w:rStyle w:val="Refdecomentario"/>
          <w:rFonts w:eastAsia="Calibri"/>
        </w:rPr>
        <w:commentReference w:id="259"/>
      </w:r>
      <w:ins w:id="262" w:author="Alcántara Ávila, Humberto" w:date="2021-03-18T14:35:00Z">
        <w:r w:rsidR="006E7CCD" w:rsidDel="006E7CCD">
          <w:rPr>
            <w:rFonts w:ascii="Tahoma" w:eastAsia="Arial" w:hAnsi="Tahoma" w:cs="Tahoma"/>
            <w:sz w:val="24"/>
            <w:szCs w:val="24"/>
          </w:rPr>
          <w:t xml:space="preserve"> </w:t>
        </w:r>
      </w:ins>
    </w:p>
    <w:p w14:paraId="327AF264" w14:textId="6A678CF0" w:rsidR="00E140EB" w:rsidRDefault="006E7CCD" w:rsidP="00E140EB">
      <w:pPr>
        <w:pStyle w:val="Sinespaciado"/>
        <w:jc w:val="both"/>
        <w:rPr>
          <w:rFonts w:ascii="Tahoma" w:eastAsia="Arial" w:hAnsi="Tahoma" w:cs="Tahoma"/>
          <w:sz w:val="24"/>
          <w:szCs w:val="24"/>
        </w:rPr>
      </w:pPr>
      <w:del w:id="263" w:author="Alcántara Ávila, Humberto" w:date="2021-03-18T14:35:00Z">
        <w:r w:rsidDel="006E7CCD">
          <w:rPr>
            <w:rFonts w:ascii="Tahoma" w:eastAsia="Arial" w:hAnsi="Tahoma" w:cs="Tahoma"/>
            <w:sz w:val="24"/>
            <w:szCs w:val="24"/>
          </w:rPr>
          <w:delText>j</w:delText>
        </w:r>
      </w:del>
    </w:p>
    <w:p w14:paraId="238222D3" w14:textId="77777777" w:rsidR="0075597B" w:rsidRDefault="0075597B" w:rsidP="00E140EB">
      <w:pPr>
        <w:pStyle w:val="Sinespaciado"/>
        <w:jc w:val="both"/>
        <w:rPr>
          <w:rFonts w:ascii="Tahoma" w:eastAsia="Arial" w:hAnsi="Tahoma" w:cs="Tahoma"/>
          <w:sz w:val="24"/>
          <w:szCs w:val="24"/>
        </w:rPr>
      </w:pPr>
    </w:p>
    <w:p w14:paraId="6AED46D8" w14:textId="62072A1E" w:rsidR="00197FA7" w:rsidRPr="005819C4" w:rsidDel="006E7CCD" w:rsidRDefault="00197FA7" w:rsidP="00E140EB">
      <w:pPr>
        <w:pStyle w:val="Sinespaciado"/>
        <w:jc w:val="both"/>
        <w:rPr>
          <w:del w:id="264" w:author="Alcántara Ávila, Humberto" w:date="2021-03-18T14:35:00Z"/>
          <w:rFonts w:ascii="Tahoma" w:eastAsia="Arial" w:hAnsi="Tahoma" w:cs="Tahoma"/>
          <w:sz w:val="24"/>
          <w:szCs w:val="24"/>
        </w:rPr>
      </w:pPr>
    </w:p>
    <w:p w14:paraId="7F60D1AF" w14:textId="0CA1CCEF" w:rsidR="00E140EB" w:rsidRPr="005819C4" w:rsidRDefault="00E140EB" w:rsidP="00E140EB">
      <w:pPr>
        <w:pStyle w:val="Sinespaciado"/>
        <w:jc w:val="both"/>
        <w:rPr>
          <w:rFonts w:ascii="Tahoma" w:eastAsia="Arial" w:hAnsi="Tahoma" w:cs="Tahoma"/>
          <w:sz w:val="24"/>
          <w:szCs w:val="24"/>
        </w:rPr>
      </w:pPr>
      <w:r w:rsidRPr="005819C4">
        <w:rPr>
          <w:rFonts w:ascii="Tahoma" w:eastAsia="Arial" w:hAnsi="Tahoma" w:cs="Tahoma"/>
          <w:sz w:val="24"/>
          <w:szCs w:val="24"/>
        </w:rPr>
        <w:t>Algunas pantallas base d</w:t>
      </w:r>
      <w:r w:rsidR="00197FA7" w:rsidRPr="005819C4">
        <w:rPr>
          <w:rFonts w:ascii="Tahoma" w:eastAsia="Arial" w:hAnsi="Tahoma" w:cs="Tahoma"/>
          <w:sz w:val="24"/>
          <w:szCs w:val="24"/>
        </w:rPr>
        <w:t>el sitio actual de OMS Mercurio.</w:t>
      </w:r>
    </w:p>
    <w:p w14:paraId="0920B5A0" w14:textId="77777777" w:rsidR="00DB6A86" w:rsidRPr="005819C4" w:rsidRDefault="00DB6A86" w:rsidP="00E140EB">
      <w:pPr>
        <w:pStyle w:val="Sinespaciado"/>
        <w:jc w:val="both"/>
        <w:rPr>
          <w:rFonts w:ascii="Tahoma" w:eastAsia="Arial" w:hAnsi="Tahoma" w:cs="Tahoma"/>
          <w:sz w:val="24"/>
          <w:szCs w:val="24"/>
        </w:rPr>
      </w:pPr>
    </w:p>
    <w:p w14:paraId="34D00D75" w14:textId="77777777" w:rsidR="00E140EB" w:rsidRPr="005819C4" w:rsidRDefault="00E140EB" w:rsidP="00E140EB">
      <w:pPr>
        <w:pStyle w:val="Sinespaciado"/>
        <w:jc w:val="both"/>
        <w:rPr>
          <w:rFonts w:ascii="Tahoma" w:eastAsia="Arial" w:hAnsi="Tahoma" w:cs="Tahoma"/>
          <w:i/>
          <w:sz w:val="24"/>
          <w:szCs w:val="24"/>
        </w:rPr>
      </w:pPr>
      <w:r w:rsidRPr="005819C4">
        <w:rPr>
          <w:rFonts w:ascii="Tahoma" w:eastAsia="Arial" w:hAnsi="Tahoma" w:cs="Tahoma"/>
          <w:i/>
          <w:sz w:val="24"/>
          <w:szCs w:val="24"/>
        </w:rPr>
        <w:t xml:space="preserve">Vista del administrador de </w:t>
      </w:r>
      <w:proofErr w:type="gramStart"/>
      <w:r w:rsidRPr="005819C4">
        <w:rPr>
          <w:rFonts w:ascii="Tahoma" w:eastAsia="Arial" w:hAnsi="Tahoma" w:cs="Tahoma"/>
          <w:i/>
          <w:sz w:val="24"/>
          <w:szCs w:val="24"/>
        </w:rPr>
        <w:t>ordenes</w:t>
      </w:r>
      <w:proofErr w:type="gramEnd"/>
      <w:r w:rsidRPr="005819C4">
        <w:rPr>
          <w:rFonts w:ascii="Tahoma" w:eastAsia="Arial" w:hAnsi="Tahoma" w:cs="Tahoma"/>
          <w:i/>
          <w:sz w:val="24"/>
          <w:szCs w:val="24"/>
        </w:rPr>
        <w:t>:</w:t>
      </w:r>
    </w:p>
    <w:p w14:paraId="2CA1192C"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1F3F8305" wp14:editId="629226C3">
            <wp:extent cx="5448300" cy="2583180"/>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48300" cy="2583180"/>
                    </a:xfrm>
                    <a:prstGeom prst="rect">
                      <a:avLst/>
                    </a:prstGeom>
                    <a:noFill/>
                  </pic:spPr>
                </pic:pic>
              </a:graphicData>
            </a:graphic>
          </wp:inline>
        </w:drawing>
      </w:r>
    </w:p>
    <w:p w14:paraId="3B4F7464" w14:textId="77777777" w:rsidR="00E140EB" w:rsidRPr="005819C4" w:rsidRDefault="00E140EB" w:rsidP="00E140EB">
      <w:pPr>
        <w:pStyle w:val="Sinespaciado"/>
        <w:jc w:val="both"/>
        <w:rPr>
          <w:rFonts w:ascii="Tahoma" w:eastAsia="Arial" w:hAnsi="Tahoma" w:cs="Tahoma"/>
          <w:sz w:val="24"/>
          <w:szCs w:val="24"/>
        </w:rPr>
      </w:pPr>
    </w:p>
    <w:p w14:paraId="46E48275" w14:textId="77777777" w:rsidR="00DB6A86" w:rsidRPr="005819C4" w:rsidRDefault="00DB6A86" w:rsidP="00E140EB">
      <w:pPr>
        <w:pStyle w:val="Sinespaciado"/>
        <w:jc w:val="both"/>
        <w:rPr>
          <w:rFonts w:ascii="Tahoma" w:eastAsia="Arial" w:hAnsi="Tahoma" w:cs="Tahoma"/>
          <w:sz w:val="24"/>
          <w:szCs w:val="24"/>
        </w:rPr>
      </w:pPr>
    </w:p>
    <w:p w14:paraId="476D9958" w14:textId="77777777" w:rsidR="00DB6A86" w:rsidRPr="005819C4" w:rsidRDefault="00DB6A86" w:rsidP="00E140EB">
      <w:pPr>
        <w:pStyle w:val="Sinespaciado"/>
        <w:jc w:val="both"/>
        <w:rPr>
          <w:rFonts w:ascii="Tahoma" w:eastAsia="Arial" w:hAnsi="Tahoma" w:cs="Tahoma"/>
          <w:sz w:val="24"/>
          <w:szCs w:val="24"/>
        </w:rPr>
      </w:pPr>
    </w:p>
    <w:p w14:paraId="52A0B2D0" w14:textId="77777777" w:rsidR="00DB6A86" w:rsidRPr="005819C4" w:rsidRDefault="00DB6A86" w:rsidP="00E140EB">
      <w:pPr>
        <w:pStyle w:val="Sinespaciado"/>
        <w:jc w:val="both"/>
        <w:rPr>
          <w:rFonts w:ascii="Tahoma" w:eastAsia="Arial" w:hAnsi="Tahoma" w:cs="Tahoma"/>
          <w:sz w:val="24"/>
          <w:szCs w:val="24"/>
        </w:rPr>
      </w:pPr>
    </w:p>
    <w:p w14:paraId="79F8BA56" w14:textId="77777777" w:rsidR="00DB6A86" w:rsidRPr="005819C4" w:rsidRDefault="00DB6A86" w:rsidP="00E140EB">
      <w:pPr>
        <w:pStyle w:val="Sinespaciado"/>
        <w:jc w:val="both"/>
        <w:rPr>
          <w:rFonts w:ascii="Tahoma" w:eastAsia="Arial" w:hAnsi="Tahoma" w:cs="Tahoma"/>
          <w:sz w:val="24"/>
          <w:szCs w:val="24"/>
        </w:rPr>
      </w:pPr>
    </w:p>
    <w:p w14:paraId="56118135" w14:textId="77777777" w:rsidR="00DB6A86" w:rsidRPr="005819C4" w:rsidRDefault="00DB6A86" w:rsidP="00E140EB">
      <w:pPr>
        <w:pStyle w:val="Sinespaciado"/>
        <w:jc w:val="both"/>
        <w:rPr>
          <w:rFonts w:ascii="Tahoma" w:eastAsia="Arial" w:hAnsi="Tahoma" w:cs="Tahoma"/>
          <w:sz w:val="24"/>
          <w:szCs w:val="24"/>
        </w:rPr>
      </w:pPr>
    </w:p>
    <w:p w14:paraId="7230FE23" w14:textId="77777777" w:rsidR="00E140EB" w:rsidRPr="005819C4" w:rsidRDefault="00E140EB" w:rsidP="00E140EB">
      <w:pPr>
        <w:pStyle w:val="Sinespaciado"/>
        <w:jc w:val="both"/>
        <w:rPr>
          <w:rFonts w:ascii="Tahoma" w:eastAsia="Arial" w:hAnsi="Tahoma" w:cs="Tahoma"/>
          <w:i/>
          <w:sz w:val="24"/>
          <w:szCs w:val="24"/>
        </w:rPr>
      </w:pPr>
      <w:r w:rsidRPr="005819C4">
        <w:rPr>
          <w:rFonts w:ascii="Tahoma" w:eastAsia="Arial" w:hAnsi="Tahoma" w:cs="Tahoma"/>
          <w:i/>
          <w:sz w:val="24"/>
          <w:szCs w:val="24"/>
        </w:rPr>
        <w:t>Detalle de la orden:</w:t>
      </w:r>
    </w:p>
    <w:p w14:paraId="5C926E70"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1BE5FFC7" wp14:editId="61922F36">
            <wp:extent cx="5189220" cy="435864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89220" cy="4358640"/>
                    </a:xfrm>
                    <a:prstGeom prst="rect">
                      <a:avLst/>
                    </a:prstGeom>
                    <a:noFill/>
                  </pic:spPr>
                </pic:pic>
              </a:graphicData>
            </a:graphic>
          </wp:inline>
        </w:drawing>
      </w:r>
    </w:p>
    <w:p w14:paraId="78A3A3EA" w14:textId="77777777" w:rsidR="00E140EB" w:rsidRPr="005819C4" w:rsidRDefault="00E140EB" w:rsidP="00E140EB">
      <w:pPr>
        <w:pStyle w:val="Sinespaciado"/>
        <w:jc w:val="both"/>
        <w:rPr>
          <w:rFonts w:ascii="Tahoma" w:eastAsia="Arial" w:hAnsi="Tahoma" w:cs="Tahoma"/>
          <w:sz w:val="24"/>
          <w:szCs w:val="24"/>
        </w:rPr>
      </w:pPr>
    </w:p>
    <w:p w14:paraId="4074C932" w14:textId="77777777" w:rsidR="00CA7EC0" w:rsidRPr="005819C4" w:rsidRDefault="00CA7EC0" w:rsidP="00E140EB">
      <w:pPr>
        <w:pStyle w:val="Sinespaciado"/>
        <w:jc w:val="both"/>
        <w:rPr>
          <w:rFonts w:ascii="Tahoma" w:eastAsia="Arial" w:hAnsi="Tahoma" w:cs="Tahoma"/>
          <w:sz w:val="24"/>
          <w:szCs w:val="24"/>
        </w:rPr>
      </w:pPr>
    </w:p>
    <w:p w14:paraId="38D4310F" w14:textId="77777777" w:rsidR="00E140EB" w:rsidRPr="005819C4" w:rsidRDefault="00E140EB" w:rsidP="00E140EB">
      <w:pPr>
        <w:pStyle w:val="Sinespaciado"/>
        <w:jc w:val="both"/>
        <w:rPr>
          <w:rFonts w:ascii="Tahoma" w:eastAsia="Arial" w:hAnsi="Tahoma" w:cs="Tahoma"/>
          <w:sz w:val="24"/>
          <w:szCs w:val="24"/>
        </w:rPr>
      </w:pPr>
      <w:r w:rsidRPr="005819C4">
        <w:rPr>
          <w:rFonts w:ascii="Tahoma" w:eastAsia="Arial" w:hAnsi="Tahoma" w:cs="Tahoma"/>
          <w:sz w:val="24"/>
          <w:szCs w:val="24"/>
        </w:rPr>
        <w:t>Surtidor:</w:t>
      </w:r>
    </w:p>
    <w:p w14:paraId="3F6AD967"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402A141E" wp14:editId="29529326">
            <wp:extent cx="4488180" cy="220980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88180" cy="2209800"/>
                    </a:xfrm>
                    <a:prstGeom prst="rect">
                      <a:avLst/>
                    </a:prstGeom>
                    <a:noFill/>
                  </pic:spPr>
                </pic:pic>
              </a:graphicData>
            </a:graphic>
          </wp:inline>
        </w:drawing>
      </w:r>
    </w:p>
    <w:p w14:paraId="01230CCE" w14:textId="77777777" w:rsidR="00E140EB" w:rsidRPr="005819C4" w:rsidRDefault="00E140EB" w:rsidP="00E140EB">
      <w:pPr>
        <w:pStyle w:val="Sinespaciado"/>
        <w:jc w:val="both"/>
        <w:rPr>
          <w:rFonts w:ascii="Tahoma" w:eastAsia="Arial" w:hAnsi="Tahoma" w:cs="Tahoma"/>
          <w:sz w:val="24"/>
          <w:szCs w:val="24"/>
        </w:rPr>
      </w:pPr>
    </w:p>
    <w:p w14:paraId="7896B3C7" w14:textId="77777777" w:rsidR="00DB6A86" w:rsidRPr="005819C4" w:rsidRDefault="00DB6A86" w:rsidP="00E140EB">
      <w:pPr>
        <w:pStyle w:val="Sinespaciado"/>
        <w:jc w:val="both"/>
        <w:rPr>
          <w:rFonts w:ascii="Tahoma" w:eastAsia="Arial" w:hAnsi="Tahoma" w:cs="Tahoma"/>
          <w:sz w:val="24"/>
          <w:szCs w:val="24"/>
        </w:rPr>
      </w:pPr>
    </w:p>
    <w:p w14:paraId="487BDE37" w14:textId="77777777" w:rsidR="00DB6A86" w:rsidRPr="005819C4" w:rsidRDefault="00DB6A86" w:rsidP="00E140EB">
      <w:pPr>
        <w:pStyle w:val="Sinespaciado"/>
        <w:jc w:val="both"/>
        <w:rPr>
          <w:rFonts w:ascii="Tahoma" w:eastAsia="Arial" w:hAnsi="Tahoma" w:cs="Tahoma"/>
          <w:sz w:val="24"/>
          <w:szCs w:val="24"/>
        </w:rPr>
      </w:pPr>
    </w:p>
    <w:p w14:paraId="5308C6CF" w14:textId="77777777" w:rsidR="00DB6A86" w:rsidRPr="005819C4" w:rsidRDefault="00DB6A86" w:rsidP="00E140EB">
      <w:pPr>
        <w:pStyle w:val="Sinespaciado"/>
        <w:jc w:val="both"/>
        <w:rPr>
          <w:rFonts w:ascii="Tahoma" w:eastAsia="Arial" w:hAnsi="Tahoma" w:cs="Tahoma"/>
          <w:sz w:val="24"/>
          <w:szCs w:val="24"/>
        </w:rPr>
      </w:pPr>
    </w:p>
    <w:p w14:paraId="668543A2" w14:textId="77777777" w:rsidR="00DB6A86" w:rsidRPr="005819C4" w:rsidRDefault="00DB6A86" w:rsidP="00E140EB">
      <w:pPr>
        <w:pStyle w:val="Sinespaciado"/>
        <w:jc w:val="both"/>
        <w:rPr>
          <w:rFonts w:ascii="Tahoma" w:eastAsia="Arial" w:hAnsi="Tahoma" w:cs="Tahoma"/>
          <w:sz w:val="24"/>
          <w:szCs w:val="24"/>
        </w:rPr>
      </w:pPr>
    </w:p>
    <w:p w14:paraId="38AED9C8" w14:textId="77777777" w:rsidR="00E140EB" w:rsidRPr="005819C4" w:rsidRDefault="00E140EB" w:rsidP="00E140EB">
      <w:pPr>
        <w:pStyle w:val="0020HeadingN1"/>
        <w:rPr>
          <w:lang w:val="es-MX"/>
        </w:rPr>
      </w:pPr>
      <w:bookmarkStart w:id="265" w:name="_Toc66441790"/>
      <w:bookmarkStart w:id="266" w:name="_Toc66451693"/>
      <w:r w:rsidRPr="005819C4">
        <w:rPr>
          <w:lang w:val="es-MX"/>
        </w:rPr>
        <w:t>Proceso OMS WMS propuesto</w:t>
      </w:r>
      <w:bookmarkEnd w:id="265"/>
      <w:bookmarkEnd w:id="266"/>
    </w:p>
    <w:p w14:paraId="53716F1C" w14:textId="4ADCF4A1"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Se muestra el flujo actual de OMS WMS</w:t>
      </w:r>
      <w:r w:rsidR="000345E3" w:rsidRPr="005819C4">
        <w:rPr>
          <w:rFonts w:ascii="Tahoma" w:eastAsia="Arial" w:hAnsi="Tahoma" w:cs="Tahoma"/>
          <w:sz w:val="24"/>
          <w:szCs w:val="24"/>
        </w:rPr>
        <w:t xml:space="preserve"> CEDIS</w:t>
      </w:r>
      <w:r w:rsidRPr="005819C4">
        <w:rPr>
          <w:rFonts w:ascii="Tahoma" w:eastAsia="Arial" w:hAnsi="Tahoma" w:cs="Tahoma"/>
          <w:sz w:val="24"/>
          <w:szCs w:val="24"/>
        </w:rPr>
        <w:t xml:space="preserve">, para establecer el contexto bajo el cual se pueden comentar los pasos a seguir para construir el flujo en OMS que soporte WMS y su cadena de </w:t>
      </w:r>
      <w:commentRangeStart w:id="267"/>
      <w:commentRangeStart w:id="268"/>
      <w:r w:rsidRPr="005819C4">
        <w:rPr>
          <w:rFonts w:ascii="Tahoma" w:eastAsia="Arial" w:hAnsi="Tahoma" w:cs="Tahoma"/>
          <w:sz w:val="24"/>
          <w:szCs w:val="24"/>
        </w:rPr>
        <w:t>procesos</w:t>
      </w:r>
      <w:commentRangeEnd w:id="267"/>
      <w:r w:rsidR="00B900FD">
        <w:rPr>
          <w:rStyle w:val="Refdecomentario"/>
          <w:rFonts w:eastAsia="Calibri"/>
        </w:rPr>
        <w:commentReference w:id="267"/>
      </w:r>
      <w:commentRangeEnd w:id="268"/>
      <w:r w:rsidR="00C135E5">
        <w:rPr>
          <w:rStyle w:val="Refdecomentario"/>
          <w:rFonts w:eastAsia="Calibri"/>
        </w:rPr>
        <w:commentReference w:id="268"/>
      </w:r>
      <w:r w:rsidRPr="005819C4">
        <w:rPr>
          <w:rFonts w:ascii="Tahoma" w:eastAsia="Arial" w:hAnsi="Tahoma" w:cs="Tahoma"/>
          <w:sz w:val="24"/>
          <w:szCs w:val="24"/>
        </w:rPr>
        <w:t>.</w:t>
      </w:r>
    </w:p>
    <w:p w14:paraId="41C057D1" w14:textId="77777777" w:rsidR="00E140EB" w:rsidRPr="005819C4" w:rsidRDefault="00E140EB" w:rsidP="00E140EB">
      <w:pPr>
        <w:jc w:val="both"/>
        <w:rPr>
          <w:rFonts w:ascii="Montserrat Light" w:hAnsi="Montserrat Light"/>
        </w:rPr>
      </w:pPr>
    </w:p>
    <w:p w14:paraId="13D9A7BB" w14:textId="79A35FFD" w:rsidR="00E140EB" w:rsidRDefault="00E140EB" w:rsidP="00CA7EC0">
      <w:pPr>
        <w:jc w:val="center"/>
        <w:rPr>
          <w:ins w:id="269" w:author="Alcántara Ávila, Humberto" w:date="2021-03-22T15:07:00Z"/>
          <w:rFonts w:ascii="Montserrat Light" w:hAnsi="Montserrat Light"/>
        </w:rPr>
      </w:pPr>
      <w:del w:id="270" w:author="Alcántara Ávila, Humberto" w:date="2021-03-22T15:07:00Z">
        <w:r w:rsidRPr="005819C4" w:rsidDel="003464C7">
          <w:rPr>
            <w:rFonts w:ascii="Montserrat Light" w:hAnsi="Montserrat Light"/>
            <w:noProof/>
          </w:rPr>
          <w:drawing>
            <wp:inline distT="0" distB="0" distL="0" distR="0" wp14:anchorId="5FE3E0E2" wp14:editId="09983004">
              <wp:extent cx="6461760" cy="370332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61760" cy="3703320"/>
                      </a:xfrm>
                      <a:prstGeom prst="rect">
                        <a:avLst/>
                      </a:prstGeom>
                      <a:noFill/>
                    </pic:spPr>
                  </pic:pic>
                </a:graphicData>
              </a:graphic>
            </wp:inline>
          </w:drawing>
        </w:r>
      </w:del>
    </w:p>
    <w:p w14:paraId="58C3C2B5" w14:textId="77777777" w:rsidR="003464C7" w:rsidRPr="005819C4" w:rsidRDefault="003464C7" w:rsidP="00CA7EC0">
      <w:pPr>
        <w:jc w:val="center"/>
        <w:rPr>
          <w:rFonts w:ascii="Montserrat Light" w:hAnsi="Montserrat Light"/>
        </w:rPr>
      </w:pPr>
    </w:p>
    <w:p w14:paraId="622B51B9" w14:textId="63559D5D" w:rsidR="00E140EB" w:rsidRPr="005819C4" w:rsidRDefault="003464C7" w:rsidP="00E140EB">
      <w:pPr>
        <w:pStyle w:val="Sinespaciado"/>
        <w:jc w:val="both"/>
        <w:rPr>
          <w:rFonts w:ascii="Tahoma" w:eastAsia="Arial" w:hAnsi="Tahoma" w:cs="Tahoma"/>
          <w:sz w:val="24"/>
          <w:szCs w:val="24"/>
        </w:rPr>
      </w:pPr>
      <w:ins w:id="271" w:author="Alcántara Ávila, Humberto" w:date="2021-03-22T15:08:00Z">
        <w:r>
          <w:rPr>
            <w:noProof/>
          </w:rPr>
          <w:drawing>
            <wp:inline distT="0" distB="0" distL="0" distR="0" wp14:anchorId="6682E042" wp14:editId="45E23E42">
              <wp:extent cx="5507355" cy="3169285"/>
              <wp:effectExtent l="0" t="0" r="0" b="0"/>
              <wp:docPr id="16" name="Imagen 16"/>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07355" cy="3169285"/>
                      </a:xfrm>
                      <a:prstGeom prst="rect">
                        <a:avLst/>
                      </a:prstGeom>
                      <a:noFill/>
                      <a:ln>
                        <a:noFill/>
                      </a:ln>
                    </pic:spPr>
                  </pic:pic>
                </a:graphicData>
              </a:graphic>
            </wp:inline>
          </w:drawing>
        </w:r>
      </w:ins>
    </w:p>
    <w:p w14:paraId="32EB07C4" w14:textId="77777777" w:rsidR="00E140EB" w:rsidRPr="005819C4" w:rsidRDefault="00E140EB" w:rsidP="00E140EB">
      <w:pPr>
        <w:pStyle w:val="Sinespaciado"/>
        <w:jc w:val="both"/>
        <w:rPr>
          <w:rFonts w:ascii="Tahoma" w:eastAsia="Arial" w:hAnsi="Tahoma" w:cs="Tahoma"/>
          <w:i/>
          <w:sz w:val="24"/>
          <w:szCs w:val="24"/>
        </w:rPr>
      </w:pPr>
      <w:r w:rsidRPr="005819C4">
        <w:rPr>
          <w:rFonts w:ascii="Tahoma" w:eastAsia="Arial" w:hAnsi="Tahoma" w:cs="Tahoma"/>
          <w:i/>
          <w:sz w:val="24"/>
          <w:szCs w:val="24"/>
        </w:rPr>
        <w:t xml:space="preserve">Sobre esta base, se espera ajustar lo necesario para cubrir las necesidades adicionales que el </w:t>
      </w:r>
      <w:proofErr w:type="spellStart"/>
      <w:r w:rsidRPr="005819C4">
        <w:rPr>
          <w:rFonts w:ascii="Tahoma" w:eastAsia="Arial" w:hAnsi="Tahoma" w:cs="Tahoma"/>
          <w:i/>
          <w:sz w:val="24"/>
          <w:szCs w:val="24"/>
        </w:rPr>
        <w:t>Team</w:t>
      </w:r>
      <w:proofErr w:type="spellEnd"/>
      <w:r w:rsidRPr="005819C4">
        <w:rPr>
          <w:rFonts w:ascii="Tahoma" w:eastAsia="Arial" w:hAnsi="Tahoma" w:cs="Tahoma"/>
          <w:i/>
          <w:sz w:val="24"/>
          <w:szCs w:val="24"/>
        </w:rPr>
        <w:t xml:space="preserve"> de operaciones compartirá.</w:t>
      </w:r>
    </w:p>
    <w:p w14:paraId="7D95B0B5" w14:textId="77777777" w:rsidR="00E140EB" w:rsidRPr="005819C4" w:rsidRDefault="00E140EB" w:rsidP="00E140EB">
      <w:pPr>
        <w:pStyle w:val="Sinespaciado"/>
        <w:jc w:val="both"/>
        <w:rPr>
          <w:rFonts w:ascii="Tahoma" w:eastAsia="Arial" w:hAnsi="Tahoma" w:cs="Tahoma"/>
          <w:i/>
          <w:sz w:val="24"/>
          <w:szCs w:val="24"/>
        </w:rPr>
      </w:pPr>
    </w:p>
    <w:p w14:paraId="7E3E0268" w14:textId="77777777" w:rsidR="00E140EB" w:rsidRPr="005819C4" w:rsidRDefault="00E140EB" w:rsidP="00E140EB">
      <w:pPr>
        <w:pStyle w:val="0020HeadingN1"/>
        <w:rPr>
          <w:lang w:val="es-MX"/>
        </w:rPr>
      </w:pPr>
      <w:bookmarkStart w:id="272" w:name="_Toc66441791"/>
      <w:bookmarkStart w:id="273" w:name="_Toc66451694"/>
      <w:r w:rsidRPr="005819C4">
        <w:rPr>
          <w:lang w:val="es-MX"/>
        </w:rPr>
        <w:t xml:space="preserve">Contexto base para definir el </w:t>
      </w:r>
      <w:commentRangeStart w:id="274"/>
      <w:commentRangeStart w:id="275"/>
      <w:proofErr w:type="spellStart"/>
      <w:r w:rsidRPr="005819C4">
        <w:rPr>
          <w:lang w:val="es-MX"/>
        </w:rPr>
        <w:t>split</w:t>
      </w:r>
      <w:bookmarkEnd w:id="272"/>
      <w:bookmarkEnd w:id="273"/>
      <w:commentRangeEnd w:id="274"/>
      <w:proofErr w:type="spellEnd"/>
      <w:r w:rsidR="00327F98">
        <w:rPr>
          <w:rStyle w:val="Refdecomentario"/>
          <w:b w:val="0"/>
          <w:kern w:val="0"/>
          <w:lang w:val="es-MX" w:eastAsia="es-MX"/>
        </w:rPr>
        <w:commentReference w:id="274"/>
      </w:r>
      <w:commentRangeEnd w:id="275"/>
      <w:r w:rsidR="00B65AB7">
        <w:rPr>
          <w:rStyle w:val="Refdecomentario"/>
          <w:b w:val="0"/>
          <w:kern w:val="0"/>
          <w:lang w:val="es-MX" w:eastAsia="es-MX"/>
        </w:rPr>
        <w:commentReference w:id="275"/>
      </w:r>
    </w:p>
    <w:p w14:paraId="21809909" w14:textId="77777777" w:rsidR="00DB6A86" w:rsidRPr="005819C4" w:rsidRDefault="00DB6A86" w:rsidP="00BF4176">
      <w:pPr>
        <w:pStyle w:val="Sinespaciado"/>
        <w:rPr>
          <w:rFonts w:ascii="Tahoma" w:eastAsia="Arial" w:hAnsi="Tahoma" w:cs="Tahoma"/>
          <w:sz w:val="24"/>
          <w:szCs w:val="24"/>
        </w:rPr>
      </w:pPr>
    </w:p>
    <w:p w14:paraId="73DE49B8" w14:textId="77777777" w:rsidR="00BF4176" w:rsidRPr="005819C4" w:rsidRDefault="00BF4176" w:rsidP="00BF4176">
      <w:pPr>
        <w:pStyle w:val="Sinespaciado"/>
        <w:rPr>
          <w:rFonts w:ascii="Tahoma" w:eastAsia="Arial" w:hAnsi="Tahoma" w:cs="Tahoma"/>
          <w:sz w:val="24"/>
          <w:szCs w:val="24"/>
        </w:rPr>
      </w:pPr>
      <w:r w:rsidRPr="005819C4">
        <w:rPr>
          <w:rFonts w:ascii="Tahoma" w:eastAsia="Arial" w:hAnsi="Tahoma" w:cs="Tahoma"/>
          <w:sz w:val="24"/>
          <w:szCs w:val="24"/>
        </w:rPr>
        <w:t>En todo caso, es necesario conocer los atributos del producto/articulo y la información del domicilio donde se entregara el envío de la orden.</w:t>
      </w:r>
    </w:p>
    <w:p w14:paraId="423E876D" w14:textId="77777777" w:rsidR="00BF4176" w:rsidRPr="005819C4" w:rsidRDefault="00BF4176" w:rsidP="00E140EB">
      <w:pPr>
        <w:pStyle w:val="Sinespaciado"/>
        <w:rPr>
          <w:rFonts w:ascii="Tahoma" w:eastAsia="Arial" w:hAnsi="Tahoma" w:cs="Tahoma"/>
          <w:sz w:val="24"/>
          <w:szCs w:val="24"/>
        </w:rPr>
      </w:pPr>
    </w:p>
    <w:p w14:paraId="64073996" w14:textId="57437724" w:rsidR="00BF4176" w:rsidRPr="005819C4" w:rsidRDefault="00BF4176" w:rsidP="00E140EB">
      <w:pPr>
        <w:pStyle w:val="Sinespaciado"/>
        <w:rPr>
          <w:rFonts w:ascii="Tahoma" w:eastAsia="Arial" w:hAnsi="Tahoma" w:cs="Tahoma"/>
          <w:sz w:val="24"/>
          <w:szCs w:val="24"/>
        </w:rPr>
      </w:pPr>
      <w:r w:rsidRPr="005819C4">
        <w:rPr>
          <w:rFonts w:ascii="Tahoma" w:eastAsia="Arial" w:hAnsi="Tahoma" w:cs="Tahoma"/>
          <w:sz w:val="24"/>
          <w:szCs w:val="24"/>
        </w:rPr>
        <w:t>Con esta información es posible determinar 2 puntos importantes:</w:t>
      </w:r>
    </w:p>
    <w:p w14:paraId="523E90B2" w14:textId="24A438BC" w:rsidR="00BF4176" w:rsidRPr="005819C4" w:rsidRDefault="00BF4176" w:rsidP="00BF4176">
      <w:pPr>
        <w:pStyle w:val="Sinespaciado"/>
        <w:numPr>
          <w:ilvl w:val="0"/>
          <w:numId w:val="32"/>
        </w:numPr>
        <w:rPr>
          <w:rFonts w:ascii="Tahoma" w:eastAsia="Arial" w:hAnsi="Tahoma" w:cs="Tahoma"/>
          <w:sz w:val="24"/>
          <w:szCs w:val="24"/>
        </w:rPr>
      </w:pPr>
      <w:r w:rsidRPr="005819C4">
        <w:rPr>
          <w:rFonts w:ascii="Tahoma" w:eastAsia="Arial" w:hAnsi="Tahoma" w:cs="Tahoma"/>
          <w:sz w:val="24"/>
          <w:szCs w:val="24"/>
        </w:rPr>
        <w:t>El art</w:t>
      </w:r>
      <w:r w:rsidR="00F3267D" w:rsidRPr="005819C4">
        <w:rPr>
          <w:rFonts w:ascii="Tahoma" w:eastAsia="Arial" w:hAnsi="Tahoma" w:cs="Tahoma"/>
          <w:sz w:val="24"/>
          <w:szCs w:val="24"/>
        </w:rPr>
        <w:t>í</w:t>
      </w:r>
      <w:r w:rsidRPr="005819C4">
        <w:rPr>
          <w:rFonts w:ascii="Tahoma" w:eastAsia="Arial" w:hAnsi="Tahoma" w:cs="Tahoma"/>
          <w:sz w:val="24"/>
          <w:szCs w:val="24"/>
        </w:rPr>
        <w:t xml:space="preserve">culo por volumen califica como </w:t>
      </w:r>
      <w:proofErr w:type="spellStart"/>
      <w:r w:rsidRPr="005819C4">
        <w:rPr>
          <w:rFonts w:ascii="Tahoma" w:eastAsia="Arial" w:hAnsi="Tahoma" w:cs="Tahoma"/>
          <w:sz w:val="24"/>
          <w:szCs w:val="24"/>
        </w:rPr>
        <w:t>BigTicket</w:t>
      </w:r>
      <w:proofErr w:type="spellEnd"/>
      <w:r w:rsidRPr="005819C4">
        <w:rPr>
          <w:rFonts w:ascii="Tahoma" w:eastAsia="Arial" w:hAnsi="Tahoma" w:cs="Tahoma"/>
          <w:sz w:val="24"/>
          <w:szCs w:val="24"/>
        </w:rPr>
        <w:t>, en cuyo caso se hace un Split para este producto; con la finalidad de proporcionar la mejor opción por logística de entrega.</w:t>
      </w:r>
    </w:p>
    <w:p w14:paraId="04392356" w14:textId="42A33BBD" w:rsidR="00BF4176" w:rsidRPr="005819C4" w:rsidRDefault="00BF4176" w:rsidP="00511FE5">
      <w:pPr>
        <w:pStyle w:val="Sinespaciado"/>
        <w:numPr>
          <w:ilvl w:val="0"/>
          <w:numId w:val="32"/>
        </w:numPr>
        <w:rPr>
          <w:rFonts w:ascii="Tahoma" w:eastAsia="Arial" w:hAnsi="Tahoma" w:cs="Tahoma"/>
          <w:sz w:val="24"/>
          <w:szCs w:val="24"/>
        </w:rPr>
      </w:pPr>
      <w:r w:rsidRPr="005819C4">
        <w:rPr>
          <w:rFonts w:ascii="Tahoma" w:eastAsia="Arial" w:hAnsi="Tahoma" w:cs="Tahoma"/>
          <w:sz w:val="24"/>
          <w:szCs w:val="24"/>
        </w:rPr>
        <w:t>El art</w:t>
      </w:r>
      <w:r w:rsidR="00F3267D" w:rsidRPr="005819C4">
        <w:rPr>
          <w:rFonts w:ascii="Tahoma" w:eastAsia="Arial" w:hAnsi="Tahoma" w:cs="Tahoma"/>
          <w:sz w:val="24"/>
          <w:szCs w:val="24"/>
        </w:rPr>
        <w:t>í</w:t>
      </w:r>
      <w:r w:rsidRPr="005819C4">
        <w:rPr>
          <w:rFonts w:ascii="Tahoma" w:eastAsia="Arial" w:hAnsi="Tahoma" w:cs="Tahoma"/>
          <w:sz w:val="24"/>
          <w:szCs w:val="24"/>
        </w:rPr>
        <w:t xml:space="preserve">culo </w:t>
      </w:r>
      <w:r w:rsidR="00F3267D" w:rsidRPr="005819C4">
        <w:rPr>
          <w:rFonts w:ascii="Tahoma" w:eastAsia="Arial" w:hAnsi="Tahoma" w:cs="Tahoma"/>
          <w:sz w:val="24"/>
          <w:szCs w:val="24"/>
        </w:rPr>
        <w:t>pertenece a los catálogos extendidos de tienda.</w:t>
      </w:r>
    </w:p>
    <w:p w14:paraId="1E27444B" w14:textId="77777777" w:rsidR="00F3267D" w:rsidRPr="005819C4" w:rsidRDefault="00F3267D" w:rsidP="00F3267D">
      <w:pPr>
        <w:pStyle w:val="Sinespaciado"/>
        <w:rPr>
          <w:rFonts w:ascii="Tahoma" w:eastAsia="Arial" w:hAnsi="Tahoma" w:cs="Tahoma"/>
          <w:sz w:val="24"/>
          <w:szCs w:val="24"/>
        </w:rPr>
      </w:pPr>
    </w:p>
    <w:p w14:paraId="6373A4B8" w14:textId="109AFB37" w:rsidR="00F3267D" w:rsidRPr="005819C4" w:rsidRDefault="00F3267D" w:rsidP="00F3267D">
      <w:pPr>
        <w:pStyle w:val="Sinespaciado"/>
        <w:rPr>
          <w:rFonts w:ascii="Tahoma" w:eastAsia="Arial" w:hAnsi="Tahoma" w:cs="Tahoma"/>
          <w:sz w:val="24"/>
          <w:szCs w:val="24"/>
        </w:rPr>
      </w:pPr>
      <w:r w:rsidRPr="005819C4">
        <w:rPr>
          <w:rFonts w:ascii="Tahoma" w:eastAsia="Arial" w:hAnsi="Tahoma" w:cs="Tahoma"/>
          <w:sz w:val="24"/>
          <w:szCs w:val="24"/>
        </w:rPr>
        <w:t>Lo siguiente es determinar la mejor opción para el surtido de los productos.</w:t>
      </w:r>
    </w:p>
    <w:p w14:paraId="1F2B54A9" w14:textId="77777777" w:rsidR="00F3267D" w:rsidRPr="005819C4" w:rsidRDefault="00F3267D" w:rsidP="00F3267D">
      <w:pPr>
        <w:pStyle w:val="Sinespaciado"/>
        <w:rPr>
          <w:rFonts w:ascii="Tahoma" w:eastAsia="Arial" w:hAnsi="Tahoma" w:cs="Tahoma"/>
          <w:sz w:val="24"/>
          <w:szCs w:val="24"/>
        </w:rPr>
      </w:pPr>
    </w:p>
    <w:p w14:paraId="14FF1DC4"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lastRenderedPageBreak/>
        <w:t>Un pedido puede contener productos que pertenecen al inventario común de tienda, o a los llamados catálogos extendidos de tienda.</w:t>
      </w:r>
    </w:p>
    <w:p w14:paraId="5A688AC8" w14:textId="77777777" w:rsidR="00BF4176" w:rsidRPr="005819C4" w:rsidRDefault="00BF4176" w:rsidP="00E140EB">
      <w:pPr>
        <w:pStyle w:val="Sinespaciado"/>
        <w:rPr>
          <w:rFonts w:ascii="Tahoma" w:eastAsia="Arial" w:hAnsi="Tahoma" w:cs="Tahoma"/>
          <w:sz w:val="24"/>
          <w:szCs w:val="24"/>
        </w:rPr>
      </w:pPr>
    </w:p>
    <w:p w14:paraId="2FD513C1"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Los catálogos extendidos de tienda, pueden contener categorías específicas de productos como vinos, línea blanca, etc.</w:t>
      </w:r>
    </w:p>
    <w:p w14:paraId="1C63A862" w14:textId="77777777" w:rsidR="00E140EB" w:rsidRPr="005819C4" w:rsidRDefault="00E140EB" w:rsidP="00E140EB">
      <w:pPr>
        <w:pStyle w:val="Sinespaciado"/>
        <w:rPr>
          <w:rFonts w:ascii="Tahoma" w:eastAsia="Arial" w:hAnsi="Tahoma" w:cs="Tahoma"/>
          <w:sz w:val="24"/>
          <w:szCs w:val="24"/>
        </w:rPr>
      </w:pPr>
    </w:p>
    <w:p w14:paraId="363F8634"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 xml:space="preserve">Usualmente estos catálogos son atendidos por WMS / Tienda (DST) / </w:t>
      </w:r>
      <w:proofErr w:type="spellStart"/>
      <w:r w:rsidRPr="005819C4">
        <w:rPr>
          <w:rFonts w:ascii="Tahoma" w:eastAsia="Arial" w:hAnsi="Tahoma" w:cs="Tahoma"/>
          <w:sz w:val="24"/>
          <w:szCs w:val="24"/>
        </w:rPr>
        <w:t>Vendor</w:t>
      </w:r>
      <w:proofErr w:type="spellEnd"/>
      <w:r w:rsidRPr="005819C4">
        <w:rPr>
          <w:rFonts w:ascii="Tahoma" w:eastAsia="Arial" w:hAnsi="Tahoma" w:cs="Tahoma"/>
          <w:sz w:val="24"/>
          <w:szCs w:val="24"/>
        </w:rPr>
        <w:t xml:space="preserve"> (DSV).</w:t>
      </w:r>
    </w:p>
    <w:p w14:paraId="3E0C411F" w14:textId="77777777" w:rsidR="00E140EB" w:rsidRPr="005819C4" w:rsidRDefault="00E140EB" w:rsidP="00E140EB">
      <w:pPr>
        <w:pStyle w:val="Sinespaciado"/>
        <w:rPr>
          <w:rFonts w:ascii="Tahoma" w:eastAsia="Arial" w:hAnsi="Tahoma" w:cs="Tahoma"/>
          <w:sz w:val="24"/>
          <w:szCs w:val="24"/>
        </w:rPr>
      </w:pPr>
    </w:p>
    <w:p w14:paraId="772B1FFE"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Ahora, para llegar a la definición sobre que productos de la orden principal, se pueden separar (Split) para hacer el surtido más eficiente acorde a la logística de Soriana; se den tomar en cuenta algunos puntos:</w:t>
      </w:r>
    </w:p>
    <w:p w14:paraId="3DE5BC81" w14:textId="77777777" w:rsidR="00F3267D" w:rsidRPr="005819C4" w:rsidRDefault="00F3267D" w:rsidP="00F3267D">
      <w:pPr>
        <w:pStyle w:val="Sinespaciado"/>
        <w:numPr>
          <w:ilvl w:val="0"/>
          <w:numId w:val="34"/>
        </w:numPr>
        <w:rPr>
          <w:rFonts w:ascii="Tahoma" w:eastAsia="Arial" w:hAnsi="Tahoma" w:cs="Tahoma"/>
          <w:b/>
          <w:i/>
          <w:sz w:val="24"/>
          <w:szCs w:val="24"/>
        </w:rPr>
      </w:pPr>
      <w:r w:rsidRPr="005819C4">
        <w:rPr>
          <w:rFonts w:ascii="Tahoma" w:eastAsia="Arial" w:hAnsi="Tahoma" w:cs="Tahoma"/>
          <w:b/>
          <w:i/>
          <w:sz w:val="24"/>
          <w:szCs w:val="24"/>
        </w:rPr>
        <w:t>Split por volumen del artículo con base a dimensiones.</w:t>
      </w:r>
    </w:p>
    <w:p w14:paraId="317D6FEA" w14:textId="63CB09DD" w:rsidR="00F3267D" w:rsidRDefault="00F3267D" w:rsidP="00F3267D">
      <w:pPr>
        <w:pStyle w:val="Sinespaciado"/>
        <w:ind w:left="720"/>
        <w:rPr>
          <w:ins w:id="276" w:author="eliseo gijon romero" w:date="2021-04-07T14:28:00Z"/>
          <w:rFonts w:ascii="Tahoma" w:eastAsia="Arial" w:hAnsi="Tahoma" w:cs="Tahoma"/>
          <w:sz w:val="24"/>
          <w:szCs w:val="24"/>
        </w:rPr>
      </w:pPr>
      <w:r w:rsidRPr="005819C4">
        <w:rPr>
          <w:rFonts w:ascii="Tahoma" w:eastAsia="Arial" w:hAnsi="Tahoma" w:cs="Tahoma"/>
          <w:sz w:val="24"/>
          <w:szCs w:val="24"/>
        </w:rPr>
        <w:t>Con base a las dimensiones Alto, Largo, Ancho; se calcula el volumen del artículo</w:t>
      </w:r>
      <w:ins w:id="277" w:author="eliseo gijon romero" w:date="2021-04-07T14:27:00Z">
        <w:r w:rsidR="00384111">
          <w:rPr>
            <w:rFonts w:ascii="Tahoma" w:eastAsia="Arial" w:hAnsi="Tahoma" w:cs="Tahoma"/>
            <w:sz w:val="24"/>
            <w:szCs w:val="24"/>
          </w:rPr>
          <w:t xml:space="preserve">, y se divide por el factor que usan las </w:t>
        </w:r>
      </w:ins>
      <w:ins w:id="278" w:author="eliseo gijon romero" w:date="2021-04-07T14:28:00Z">
        <w:r w:rsidR="00384111">
          <w:rPr>
            <w:rFonts w:ascii="Tahoma" w:eastAsia="Arial" w:hAnsi="Tahoma" w:cs="Tahoma"/>
            <w:sz w:val="24"/>
            <w:szCs w:val="24"/>
          </w:rPr>
          <w:t>paqueterías</w:t>
        </w:r>
      </w:ins>
      <w:ins w:id="279" w:author="eliseo gijon romero" w:date="2021-04-07T14:27:00Z">
        <w:r w:rsidR="00384111">
          <w:rPr>
            <w:rFonts w:ascii="Tahoma" w:eastAsia="Arial" w:hAnsi="Tahoma" w:cs="Tahoma"/>
            <w:sz w:val="24"/>
            <w:szCs w:val="24"/>
          </w:rPr>
          <w:t xml:space="preserve"> </w:t>
        </w:r>
      </w:ins>
      <w:ins w:id="280" w:author="eliseo gijon romero" w:date="2021-04-07T14:28:00Z">
        <w:r w:rsidR="00384111">
          <w:rPr>
            <w:rFonts w:ascii="Tahoma" w:eastAsia="Arial" w:hAnsi="Tahoma" w:cs="Tahoma"/>
            <w:sz w:val="24"/>
            <w:szCs w:val="24"/>
          </w:rPr>
          <w:t>(5000)</w:t>
        </w:r>
      </w:ins>
      <w:r w:rsidRPr="005819C4">
        <w:rPr>
          <w:rFonts w:ascii="Tahoma" w:eastAsia="Arial" w:hAnsi="Tahoma" w:cs="Tahoma"/>
          <w:sz w:val="24"/>
          <w:szCs w:val="24"/>
        </w:rPr>
        <w:t>.</w:t>
      </w:r>
    </w:p>
    <w:p w14:paraId="7F4640CB" w14:textId="77777777" w:rsidR="00384111" w:rsidRPr="005819C4" w:rsidRDefault="00384111" w:rsidP="00F3267D">
      <w:pPr>
        <w:pStyle w:val="Sinespaciado"/>
        <w:ind w:left="720"/>
        <w:rPr>
          <w:rFonts w:ascii="Tahoma" w:eastAsia="Arial" w:hAnsi="Tahoma" w:cs="Tahoma"/>
          <w:sz w:val="24"/>
          <w:szCs w:val="24"/>
        </w:rPr>
      </w:pPr>
    </w:p>
    <w:p w14:paraId="5DA137F2" w14:textId="17B91C0D" w:rsidR="00F3267D" w:rsidRDefault="00F3267D" w:rsidP="00197FA7">
      <w:pPr>
        <w:pStyle w:val="Sinespaciado"/>
        <w:ind w:left="720"/>
        <w:rPr>
          <w:ins w:id="281" w:author="Alcántara Ávila, Humberto" w:date="2021-03-18T14:46:00Z"/>
          <w:rFonts w:ascii="Tahoma" w:eastAsia="Arial" w:hAnsi="Tahoma" w:cs="Tahoma"/>
          <w:sz w:val="24"/>
          <w:szCs w:val="24"/>
        </w:rPr>
      </w:pPr>
      <w:del w:id="282" w:author="eliseo gijon romero" w:date="2021-04-07T14:28:00Z">
        <w:r w:rsidRPr="005819C4" w:rsidDel="00384111">
          <w:rPr>
            <w:rFonts w:ascii="Tahoma" w:eastAsia="Arial" w:hAnsi="Tahoma" w:cs="Tahoma"/>
            <w:sz w:val="24"/>
            <w:szCs w:val="24"/>
          </w:rPr>
          <w:delText xml:space="preserve">Siendo el límite inferior para calificar como un producto BigTicket, el </w:delText>
        </w:r>
        <w:r w:rsidR="00287858" w:rsidRPr="005819C4" w:rsidDel="00384111">
          <w:rPr>
            <w:rFonts w:ascii="Tahoma" w:eastAsia="Arial" w:hAnsi="Tahoma" w:cs="Tahoma"/>
            <w:b/>
            <w:sz w:val="24"/>
            <w:szCs w:val="24"/>
            <w:highlight w:val="yellow"/>
          </w:rPr>
          <w:delText>volumen de</w:delText>
        </w:r>
      </w:del>
      <w:ins w:id="283" w:author="eliseo gijon romero" w:date="2021-04-07T14:28:00Z">
        <w:r w:rsidR="00384111">
          <w:rPr>
            <w:rFonts w:ascii="Tahoma" w:eastAsia="Arial" w:hAnsi="Tahoma" w:cs="Tahoma"/>
            <w:sz w:val="24"/>
            <w:szCs w:val="24"/>
          </w:rPr>
          <w:t xml:space="preserve">Se elige el peso mayor entre el </w:t>
        </w:r>
      </w:ins>
      <w:ins w:id="284" w:author="eliseo gijon romero" w:date="2021-04-07T14:29:00Z">
        <w:r w:rsidR="00384111">
          <w:rPr>
            <w:rFonts w:ascii="Tahoma" w:eastAsia="Arial" w:hAnsi="Tahoma" w:cs="Tahoma"/>
            <w:sz w:val="24"/>
            <w:szCs w:val="24"/>
          </w:rPr>
          <w:t>volumétrico</w:t>
        </w:r>
      </w:ins>
      <w:ins w:id="285" w:author="eliseo gijon romero" w:date="2021-04-07T14:28:00Z">
        <w:r w:rsidR="00384111">
          <w:rPr>
            <w:rFonts w:ascii="Tahoma" w:eastAsia="Arial" w:hAnsi="Tahoma" w:cs="Tahoma"/>
            <w:sz w:val="24"/>
            <w:szCs w:val="24"/>
          </w:rPr>
          <w:t xml:space="preserve"> </w:t>
        </w:r>
      </w:ins>
      <w:ins w:id="286" w:author="eliseo gijon romero" w:date="2021-04-07T14:29:00Z">
        <w:r w:rsidR="00384111">
          <w:rPr>
            <w:rFonts w:ascii="Tahoma" w:eastAsia="Arial" w:hAnsi="Tahoma" w:cs="Tahoma"/>
            <w:sz w:val="24"/>
            <w:szCs w:val="24"/>
          </w:rPr>
          <w:t xml:space="preserve">y el </w:t>
        </w:r>
      </w:ins>
      <w:del w:id="287" w:author="eliseo gijon romero" w:date="2021-04-07T14:29:00Z">
        <w:r w:rsidR="00287858" w:rsidRPr="005819C4" w:rsidDel="00384111">
          <w:rPr>
            <w:rFonts w:ascii="Tahoma" w:eastAsia="Arial" w:hAnsi="Tahoma" w:cs="Tahoma"/>
            <w:b/>
            <w:sz w:val="24"/>
            <w:szCs w:val="24"/>
            <w:highlight w:val="yellow"/>
          </w:rPr>
          <w:delText xml:space="preserve"> </w:delText>
        </w:r>
      </w:del>
      <w:ins w:id="288" w:author="eliseo gijon romero" w:date="2021-04-07T14:29:00Z">
        <w:r w:rsidR="00384111">
          <w:rPr>
            <w:rFonts w:ascii="Tahoma" w:eastAsia="Arial" w:hAnsi="Tahoma" w:cs="Tahoma"/>
            <w:b/>
            <w:sz w:val="24"/>
            <w:szCs w:val="24"/>
            <w:highlight w:val="yellow"/>
          </w:rPr>
          <w:t>peso rea</w:t>
        </w:r>
      </w:ins>
      <w:commentRangeStart w:id="289"/>
      <w:commentRangeStart w:id="290"/>
      <w:del w:id="291" w:author="eliseo gijon romero" w:date="2021-04-07T14:29:00Z">
        <w:r w:rsidR="00287858" w:rsidRPr="005819C4" w:rsidDel="00384111">
          <w:rPr>
            <w:rFonts w:ascii="Tahoma" w:eastAsia="Arial" w:hAnsi="Tahoma" w:cs="Tahoma"/>
            <w:b/>
            <w:sz w:val="24"/>
            <w:szCs w:val="24"/>
            <w:highlight w:val="yellow"/>
          </w:rPr>
          <w:delText>5</w:delText>
        </w:r>
      </w:del>
      <w:ins w:id="292" w:author="eliseo gijon romero" w:date="2021-04-07T14:29:00Z">
        <w:r w:rsidR="00384111">
          <w:rPr>
            <w:rFonts w:ascii="Tahoma" w:eastAsia="Arial" w:hAnsi="Tahoma" w:cs="Tahoma"/>
            <w:b/>
            <w:sz w:val="24"/>
            <w:szCs w:val="24"/>
            <w:highlight w:val="yellow"/>
          </w:rPr>
          <w:t>l</w:t>
        </w:r>
      </w:ins>
      <w:del w:id="293" w:author="eliseo gijon romero" w:date="2021-04-07T14:29:00Z">
        <w:r w:rsidR="00287858" w:rsidRPr="005819C4" w:rsidDel="00384111">
          <w:rPr>
            <w:rFonts w:ascii="Tahoma" w:eastAsia="Arial" w:hAnsi="Tahoma" w:cs="Tahoma"/>
            <w:b/>
            <w:sz w:val="24"/>
            <w:szCs w:val="24"/>
            <w:highlight w:val="yellow"/>
          </w:rPr>
          <w:delText>000</w:delText>
        </w:r>
      </w:del>
      <w:commentRangeEnd w:id="289"/>
      <w:r w:rsidR="00756513">
        <w:rPr>
          <w:rStyle w:val="Refdecomentario"/>
          <w:rFonts w:eastAsia="Calibri"/>
        </w:rPr>
        <w:commentReference w:id="289"/>
      </w:r>
      <w:commentRangeEnd w:id="290"/>
      <w:r w:rsidR="00384111">
        <w:rPr>
          <w:rStyle w:val="Refdecomentario"/>
          <w:rFonts w:eastAsia="Calibri"/>
        </w:rPr>
        <w:commentReference w:id="290"/>
      </w:r>
      <w:r w:rsidRPr="005819C4">
        <w:rPr>
          <w:rFonts w:ascii="Tahoma" w:eastAsia="Arial" w:hAnsi="Tahoma" w:cs="Tahoma"/>
          <w:sz w:val="24"/>
          <w:szCs w:val="24"/>
        </w:rPr>
        <w:t>.</w:t>
      </w:r>
    </w:p>
    <w:p w14:paraId="18702A37" w14:textId="31C507D2" w:rsidR="003A0BD8" w:rsidRPr="005819C4" w:rsidDel="00756513" w:rsidRDefault="003A0BD8" w:rsidP="00197FA7">
      <w:pPr>
        <w:pStyle w:val="Sinespaciado"/>
        <w:ind w:left="720"/>
        <w:rPr>
          <w:del w:id="294" w:author="Alcántara Ávila, Humberto" w:date="2021-03-18T14:48:00Z"/>
          <w:rFonts w:ascii="Tahoma" w:eastAsia="Arial" w:hAnsi="Tahoma" w:cs="Tahoma"/>
          <w:sz w:val="24"/>
          <w:szCs w:val="24"/>
        </w:rPr>
      </w:pPr>
    </w:p>
    <w:p w14:paraId="78C2307A" w14:textId="77777777" w:rsidR="00287858" w:rsidRPr="005819C4" w:rsidRDefault="00287858">
      <w:pPr>
        <w:pStyle w:val="Sinespaciado"/>
        <w:rPr>
          <w:rFonts w:ascii="Tahoma" w:eastAsia="Arial" w:hAnsi="Tahoma" w:cs="Tahoma"/>
          <w:sz w:val="24"/>
          <w:szCs w:val="24"/>
        </w:rPr>
        <w:pPrChange w:id="295" w:author="Alcántara Ávila, Humberto" w:date="2021-03-18T14:48:00Z">
          <w:pPr>
            <w:pStyle w:val="Sinespaciado"/>
            <w:ind w:left="720"/>
          </w:pPr>
        </w:pPrChange>
      </w:pPr>
    </w:p>
    <w:p w14:paraId="0CEC23EC" w14:textId="16B5BC26" w:rsidR="00F3267D" w:rsidRPr="005819C4" w:rsidRDefault="00F3267D" w:rsidP="00F3267D">
      <w:pPr>
        <w:pStyle w:val="Sinespaciado"/>
        <w:ind w:left="720"/>
        <w:rPr>
          <w:rFonts w:ascii="Tahoma" w:eastAsia="Arial" w:hAnsi="Tahoma" w:cs="Tahoma"/>
          <w:sz w:val="24"/>
          <w:szCs w:val="24"/>
        </w:rPr>
      </w:pPr>
      <w:r w:rsidRPr="005819C4">
        <w:rPr>
          <w:rFonts w:ascii="Tahoma" w:eastAsia="Arial" w:hAnsi="Tahoma" w:cs="Tahoma"/>
          <w:sz w:val="24"/>
          <w:szCs w:val="24"/>
        </w:rPr>
        <w:t>Esto nos indica que el producto será contenido a un Split</w:t>
      </w:r>
      <w:r w:rsidR="000642E0" w:rsidRPr="005819C4">
        <w:rPr>
          <w:rFonts w:ascii="Tahoma" w:eastAsia="Arial" w:hAnsi="Tahoma" w:cs="Tahoma"/>
          <w:sz w:val="24"/>
          <w:szCs w:val="24"/>
        </w:rPr>
        <w:t xml:space="preserve"> (</w:t>
      </w:r>
      <w:proofErr w:type="spellStart"/>
      <w:r w:rsidR="000642E0" w:rsidRPr="005819C4">
        <w:rPr>
          <w:rFonts w:ascii="Tahoma" w:eastAsia="Arial" w:hAnsi="Tahoma" w:cs="Tahoma"/>
          <w:sz w:val="24"/>
          <w:szCs w:val="24"/>
        </w:rPr>
        <w:t>Shipment</w:t>
      </w:r>
      <w:proofErr w:type="spellEnd"/>
      <w:r w:rsidR="000642E0" w:rsidRPr="005819C4">
        <w:rPr>
          <w:rFonts w:ascii="Tahoma" w:eastAsia="Arial" w:hAnsi="Tahoma" w:cs="Tahoma"/>
          <w:sz w:val="24"/>
          <w:szCs w:val="24"/>
        </w:rPr>
        <w:t xml:space="preserve"> separado)</w:t>
      </w:r>
      <w:r w:rsidRPr="005819C4">
        <w:rPr>
          <w:rFonts w:ascii="Tahoma" w:eastAsia="Arial" w:hAnsi="Tahoma" w:cs="Tahoma"/>
          <w:sz w:val="24"/>
          <w:szCs w:val="24"/>
        </w:rPr>
        <w:t>, debido a este criterio.</w:t>
      </w:r>
    </w:p>
    <w:p w14:paraId="5A2AC284" w14:textId="77777777" w:rsidR="00F3267D" w:rsidRPr="005819C4" w:rsidRDefault="00F3267D" w:rsidP="00F3267D">
      <w:pPr>
        <w:pStyle w:val="Sinespaciado"/>
        <w:ind w:left="720"/>
        <w:rPr>
          <w:rFonts w:ascii="Tahoma" w:eastAsia="Arial" w:hAnsi="Tahoma" w:cs="Tahoma"/>
          <w:sz w:val="24"/>
          <w:szCs w:val="24"/>
        </w:rPr>
      </w:pPr>
      <w:r w:rsidRPr="005819C4">
        <w:rPr>
          <w:rFonts w:ascii="Tahoma" w:eastAsia="Arial" w:hAnsi="Tahoma" w:cs="Tahoma"/>
          <w:sz w:val="24"/>
          <w:szCs w:val="24"/>
        </w:rPr>
        <w:t>Adicionalmente, se debe confirmar que almacén tiene cobertura para surtir el artículo.</w:t>
      </w:r>
    </w:p>
    <w:p w14:paraId="78C1CD16" w14:textId="77777777" w:rsidR="00F3267D" w:rsidRPr="005819C4" w:rsidRDefault="00F3267D" w:rsidP="00F3267D">
      <w:pPr>
        <w:pStyle w:val="Sinespaciado"/>
        <w:ind w:left="720"/>
        <w:rPr>
          <w:rFonts w:ascii="Tahoma" w:eastAsia="Arial" w:hAnsi="Tahoma" w:cs="Tahoma"/>
          <w:sz w:val="24"/>
          <w:szCs w:val="24"/>
        </w:rPr>
      </w:pPr>
    </w:p>
    <w:p w14:paraId="1096D231" w14:textId="5D92C2DC" w:rsidR="00B208A6" w:rsidRPr="005819C4" w:rsidRDefault="00B208A6" w:rsidP="00F3267D">
      <w:pPr>
        <w:pStyle w:val="Sinespaciado"/>
        <w:ind w:left="720"/>
        <w:rPr>
          <w:rFonts w:ascii="Tahoma" w:eastAsia="Arial" w:hAnsi="Tahoma" w:cs="Tahoma"/>
          <w:sz w:val="24"/>
          <w:szCs w:val="24"/>
        </w:rPr>
      </w:pPr>
      <w:r w:rsidRPr="005819C4">
        <w:rPr>
          <w:rFonts w:ascii="Tahoma" w:eastAsia="Arial" w:hAnsi="Tahoma" w:cs="Tahoma"/>
          <w:sz w:val="24"/>
          <w:szCs w:val="24"/>
        </w:rPr>
        <w:t xml:space="preserve">Ejemplos: Estafeta utiliza un criterio de peso volumétrico mayor a 70kg para definir </w:t>
      </w:r>
      <w:proofErr w:type="spellStart"/>
      <w:r w:rsidRPr="005819C4">
        <w:rPr>
          <w:rFonts w:ascii="Tahoma" w:eastAsia="Arial" w:hAnsi="Tahoma" w:cs="Tahoma"/>
          <w:sz w:val="24"/>
          <w:szCs w:val="24"/>
        </w:rPr>
        <w:t>BigTicket</w:t>
      </w:r>
      <w:proofErr w:type="spellEnd"/>
      <w:r w:rsidRPr="005819C4">
        <w:rPr>
          <w:rFonts w:ascii="Tahoma" w:eastAsia="Arial" w:hAnsi="Tahoma" w:cs="Tahoma"/>
          <w:sz w:val="24"/>
          <w:szCs w:val="24"/>
        </w:rPr>
        <w:t>,</w:t>
      </w:r>
    </w:p>
    <w:p w14:paraId="6E2C080D" w14:textId="1838109C" w:rsidR="00B208A6" w:rsidRPr="005819C4" w:rsidRDefault="00B208A6" w:rsidP="00B208A6">
      <w:pPr>
        <w:pStyle w:val="Sinespaciado"/>
        <w:numPr>
          <w:ilvl w:val="1"/>
          <w:numId w:val="34"/>
        </w:numPr>
        <w:rPr>
          <w:rFonts w:ascii="Tahoma" w:eastAsia="Arial" w:hAnsi="Tahoma" w:cs="Tahoma"/>
          <w:sz w:val="24"/>
          <w:szCs w:val="24"/>
        </w:rPr>
      </w:pPr>
      <w:r w:rsidRPr="005819C4">
        <w:rPr>
          <w:rFonts w:ascii="Tahoma" w:eastAsia="Arial" w:hAnsi="Tahoma" w:cs="Tahoma"/>
          <w:sz w:val="24"/>
          <w:szCs w:val="24"/>
        </w:rPr>
        <w:t>Peso volumétrico &gt;= 70kg</w:t>
      </w:r>
      <w:r w:rsidR="002B5E43" w:rsidRPr="005819C4">
        <w:rPr>
          <w:rFonts w:ascii="Tahoma" w:eastAsia="Arial" w:hAnsi="Tahoma" w:cs="Tahoma"/>
          <w:sz w:val="24"/>
          <w:szCs w:val="24"/>
        </w:rPr>
        <w:t>.</w:t>
      </w:r>
    </w:p>
    <w:p w14:paraId="7875C1D3" w14:textId="0B877FB5" w:rsidR="00B208A6" w:rsidRPr="005819C4" w:rsidRDefault="002B5E43" w:rsidP="00B208A6">
      <w:pPr>
        <w:pStyle w:val="Sinespaciado"/>
        <w:numPr>
          <w:ilvl w:val="1"/>
          <w:numId w:val="34"/>
        </w:numPr>
        <w:rPr>
          <w:rFonts w:ascii="Tahoma" w:eastAsia="Arial" w:hAnsi="Tahoma" w:cs="Tahoma"/>
          <w:sz w:val="24"/>
          <w:szCs w:val="24"/>
        </w:rPr>
      </w:pPr>
      <w:r w:rsidRPr="005819C4">
        <w:rPr>
          <w:rFonts w:ascii="Tahoma" w:eastAsia="Arial" w:hAnsi="Tahoma" w:cs="Tahoma"/>
          <w:sz w:val="24"/>
          <w:szCs w:val="24"/>
        </w:rPr>
        <w:t xml:space="preserve">Ciertos </w:t>
      </w:r>
      <w:r w:rsidR="00BF0A36" w:rsidRPr="005819C4">
        <w:rPr>
          <w:rFonts w:ascii="Tahoma" w:eastAsia="Arial" w:hAnsi="Tahoma" w:cs="Tahoma"/>
          <w:sz w:val="24"/>
          <w:szCs w:val="24"/>
        </w:rPr>
        <w:t>artículos</w:t>
      </w:r>
      <w:r w:rsidRPr="005819C4">
        <w:rPr>
          <w:rFonts w:ascii="Tahoma" w:eastAsia="Arial" w:hAnsi="Tahoma" w:cs="Tahoma"/>
          <w:sz w:val="24"/>
          <w:szCs w:val="24"/>
        </w:rPr>
        <w:t xml:space="preserve"> que por dimensiones, califica como </w:t>
      </w:r>
      <w:proofErr w:type="spellStart"/>
      <w:r w:rsidRPr="005819C4">
        <w:rPr>
          <w:rFonts w:ascii="Tahoma" w:eastAsia="Arial" w:hAnsi="Tahoma" w:cs="Tahoma"/>
          <w:sz w:val="24"/>
          <w:szCs w:val="24"/>
        </w:rPr>
        <w:t>BigTicket</w:t>
      </w:r>
      <w:proofErr w:type="spellEnd"/>
      <w:r w:rsidRPr="005819C4">
        <w:rPr>
          <w:rFonts w:ascii="Tahoma" w:eastAsia="Arial" w:hAnsi="Tahoma" w:cs="Tahoma"/>
          <w:sz w:val="24"/>
          <w:szCs w:val="24"/>
        </w:rPr>
        <w:t>; debido al manejo que le dan las paqueterías.</w:t>
      </w:r>
    </w:p>
    <w:p w14:paraId="2A3DCFFD" w14:textId="77777777" w:rsidR="00B208A6" w:rsidRPr="005819C4" w:rsidRDefault="00B208A6" w:rsidP="00F3267D">
      <w:pPr>
        <w:pStyle w:val="Sinespaciado"/>
        <w:ind w:left="720"/>
        <w:rPr>
          <w:rFonts w:ascii="Tahoma" w:eastAsia="Arial" w:hAnsi="Tahoma" w:cs="Tahoma"/>
          <w:sz w:val="24"/>
          <w:szCs w:val="24"/>
        </w:rPr>
      </w:pPr>
    </w:p>
    <w:p w14:paraId="2B64872F" w14:textId="31310266" w:rsidR="002B5E43" w:rsidRPr="005819C4" w:rsidRDefault="002B5E43" w:rsidP="00F3267D">
      <w:pPr>
        <w:pStyle w:val="Sinespaciado"/>
        <w:ind w:left="720"/>
        <w:rPr>
          <w:rFonts w:ascii="Tahoma" w:eastAsia="Arial" w:hAnsi="Tahoma" w:cs="Tahoma"/>
          <w:sz w:val="24"/>
          <w:szCs w:val="24"/>
        </w:rPr>
      </w:pPr>
      <w:r w:rsidRPr="005819C4">
        <w:rPr>
          <w:rFonts w:ascii="Tahoma" w:eastAsia="Arial" w:hAnsi="Tahoma" w:cs="Tahoma"/>
          <w:sz w:val="24"/>
          <w:szCs w:val="24"/>
        </w:rPr>
        <w:t>Los cual nos lleva a 2 puntos de definición:</w:t>
      </w:r>
    </w:p>
    <w:p w14:paraId="4035C36B" w14:textId="284C8BBD" w:rsidR="002B5E43" w:rsidRPr="005819C4" w:rsidRDefault="002B5E43" w:rsidP="002B5E43">
      <w:pPr>
        <w:pStyle w:val="Sinespaciado"/>
        <w:numPr>
          <w:ilvl w:val="0"/>
          <w:numId w:val="35"/>
        </w:numPr>
        <w:rPr>
          <w:rFonts w:ascii="Tahoma" w:eastAsia="Arial" w:hAnsi="Tahoma" w:cs="Tahoma"/>
          <w:sz w:val="24"/>
          <w:szCs w:val="24"/>
        </w:rPr>
      </w:pPr>
      <w:r w:rsidRPr="005819C4">
        <w:rPr>
          <w:rFonts w:ascii="Tahoma" w:eastAsia="Arial" w:hAnsi="Tahoma" w:cs="Tahoma"/>
          <w:sz w:val="24"/>
          <w:szCs w:val="24"/>
        </w:rPr>
        <w:t xml:space="preserve">Productos especiales que se califican como </w:t>
      </w:r>
      <w:proofErr w:type="spellStart"/>
      <w:r w:rsidRPr="005819C4">
        <w:rPr>
          <w:rFonts w:ascii="Tahoma" w:eastAsia="Arial" w:hAnsi="Tahoma" w:cs="Tahoma"/>
          <w:sz w:val="24"/>
          <w:szCs w:val="24"/>
        </w:rPr>
        <w:t>BigTicket</w:t>
      </w:r>
      <w:proofErr w:type="spellEnd"/>
      <w:r w:rsidRPr="005819C4">
        <w:rPr>
          <w:rFonts w:ascii="Tahoma" w:eastAsia="Arial" w:hAnsi="Tahoma" w:cs="Tahoma"/>
          <w:sz w:val="24"/>
          <w:szCs w:val="24"/>
        </w:rPr>
        <w:t xml:space="preserve"> (por excepciones analizadas)</w:t>
      </w:r>
      <w:r w:rsidR="00B74E68" w:rsidRPr="005819C4">
        <w:rPr>
          <w:rFonts w:ascii="Tahoma" w:eastAsia="Arial" w:hAnsi="Tahoma" w:cs="Tahoma"/>
          <w:sz w:val="24"/>
          <w:szCs w:val="24"/>
        </w:rPr>
        <w:t>; y se eligen a nivel de:</w:t>
      </w:r>
    </w:p>
    <w:p w14:paraId="1B99A1B0" w14:textId="5352B316" w:rsidR="00B74E68" w:rsidRPr="005819C4" w:rsidRDefault="006015F4" w:rsidP="00B74E68">
      <w:pPr>
        <w:pStyle w:val="Sinespaciado"/>
        <w:numPr>
          <w:ilvl w:val="1"/>
          <w:numId w:val="35"/>
        </w:numPr>
        <w:rPr>
          <w:rFonts w:ascii="Tahoma" w:eastAsia="Arial" w:hAnsi="Tahoma" w:cs="Tahoma"/>
          <w:sz w:val="24"/>
          <w:szCs w:val="24"/>
        </w:rPr>
      </w:pPr>
      <w:r w:rsidRPr="005819C4">
        <w:rPr>
          <w:rFonts w:ascii="Tahoma" w:eastAsia="Arial" w:hAnsi="Tahoma" w:cs="Tahoma"/>
          <w:sz w:val="24"/>
          <w:szCs w:val="24"/>
        </w:rPr>
        <w:t>Categoría.</w:t>
      </w:r>
    </w:p>
    <w:p w14:paraId="33276F77" w14:textId="05D83AC1" w:rsidR="006015F4" w:rsidRPr="005819C4" w:rsidRDefault="006015F4" w:rsidP="00B74E68">
      <w:pPr>
        <w:pStyle w:val="Sinespaciado"/>
        <w:numPr>
          <w:ilvl w:val="1"/>
          <w:numId w:val="35"/>
        </w:numPr>
        <w:rPr>
          <w:rFonts w:ascii="Tahoma" w:eastAsia="Arial" w:hAnsi="Tahoma" w:cs="Tahoma"/>
          <w:sz w:val="24"/>
          <w:szCs w:val="24"/>
        </w:rPr>
      </w:pPr>
      <w:r w:rsidRPr="005819C4">
        <w:rPr>
          <w:rFonts w:ascii="Tahoma" w:eastAsia="Arial" w:hAnsi="Tahoma" w:cs="Tahoma"/>
          <w:sz w:val="24"/>
          <w:szCs w:val="24"/>
        </w:rPr>
        <w:t>Líneas.</w:t>
      </w:r>
    </w:p>
    <w:p w14:paraId="3C0C0192" w14:textId="37384C69" w:rsidR="006015F4" w:rsidRPr="005819C4" w:rsidRDefault="006015F4" w:rsidP="00B74E68">
      <w:pPr>
        <w:pStyle w:val="Sinespaciado"/>
        <w:numPr>
          <w:ilvl w:val="1"/>
          <w:numId w:val="35"/>
        </w:numPr>
        <w:rPr>
          <w:rFonts w:ascii="Tahoma" w:eastAsia="Arial" w:hAnsi="Tahoma" w:cs="Tahoma"/>
          <w:sz w:val="24"/>
          <w:szCs w:val="24"/>
        </w:rPr>
      </w:pPr>
      <w:r w:rsidRPr="005819C4">
        <w:rPr>
          <w:rFonts w:ascii="Tahoma" w:eastAsia="Arial" w:hAnsi="Tahoma" w:cs="Tahoma"/>
          <w:sz w:val="24"/>
          <w:szCs w:val="24"/>
        </w:rPr>
        <w:t xml:space="preserve">Y asignarles un </w:t>
      </w:r>
      <w:proofErr w:type="spellStart"/>
      <w:r w:rsidRPr="005819C4">
        <w:rPr>
          <w:rFonts w:ascii="Tahoma" w:eastAsia="Arial" w:hAnsi="Tahoma" w:cs="Tahoma"/>
          <w:sz w:val="24"/>
          <w:szCs w:val="24"/>
        </w:rPr>
        <w:t>Carrier</w:t>
      </w:r>
      <w:proofErr w:type="spellEnd"/>
      <w:r w:rsidRPr="005819C4">
        <w:rPr>
          <w:rFonts w:ascii="Tahoma" w:eastAsia="Arial" w:hAnsi="Tahoma" w:cs="Tahoma"/>
          <w:sz w:val="24"/>
          <w:szCs w:val="24"/>
        </w:rPr>
        <w:t>.</w:t>
      </w:r>
    </w:p>
    <w:p w14:paraId="38C82651" w14:textId="1EB36FB2" w:rsidR="002B5E43" w:rsidRPr="005819C4" w:rsidRDefault="002B5E43" w:rsidP="002B5E43">
      <w:pPr>
        <w:pStyle w:val="Sinespaciado"/>
        <w:numPr>
          <w:ilvl w:val="0"/>
          <w:numId w:val="35"/>
        </w:numPr>
        <w:rPr>
          <w:rFonts w:ascii="Tahoma" w:eastAsia="Arial" w:hAnsi="Tahoma" w:cs="Tahoma"/>
          <w:sz w:val="24"/>
          <w:szCs w:val="24"/>
        </w:rPr>
      </w:pPr>
      <w:r w:rsidRPr="005819C4">
        <w:rPr>
          <w:rFonts w:ascii="Tahoma" w:eastAsia="Arial" w:hAnsi="Tahoma" w:cs="Tahoma"/>
          <w:sz w:val="24"/>
          <w:szCs w:val="24"/>
        </w:rPr>
        <w:t xml:space="preserve">Por </w:t>
      </w:r>
      <w:proofErr w:type="spellStart"/>
      <w:r w:rsidRPr="005819C4">
        <w:rPr>
          <w:rFonts w:ascii="Tahoma" w:eastAsia="Arial" w:hAnsi="Tahoma" w:cs="Tahoma"/>
          <w:sz w:val="24"/>
          <w:szCs w:val="24"/>
        </w:rPr>
        <w:t>Carrier</w:t>
      </w:r>
      <w:proofErr w:type="spellEnd"/>
      <w:r w:rsidRPr="005819C4">
        <w:rPr>
          <w:rFonts w:ascii="Tahoma" w:eastAsia="Arial" w:hAnsi="Tahoma" w:cs="Tahoma"/>
          <w:sz w:val="24"/>
          <w:szCs w:val="24"/>
        </w:rPr>
        <w:t xml:space="preserve">, que define al </w:t>
      </w:r>
      <w:proofErr w:type="spellStart"/>
      <w:r w:rsidR="00A960E3" w:rsidRPr="005819C4">
        <w:rPr>
          <w:rFonts w:ascii="Tahoma" w:eastAsia="Arial" w:hAnsi="Tahoma" w:cs="Tahoma"/>
          <w:sz w:val="24"/>
          <w:szCs w:val="24"/>
        </w:rPr>
        <w:t>B</w:t>
      </w:r>
      <w:r w:rsidRPr="005819C4">
        <w:rPr>
          <w:rFonts w:ascii="Tahoma" w:eastAsia="Arial" w:hAnsi="Tahoma" w:cs="Tahoma"/>
          <w:sz w:val="24"/>
          <w:szCs w:val="24"/>
        </w:rPr>
        <w:t>igTicket</w:t>
      </w:r>
      <w:proofErr w:type="spellEnd"/>
      <w:r w:rsidRPr="005819C4">
        <w:rPr>
          <w:rFonts w:ascii="Tahoma" w:eastAsia="Arial" w:hAnsi="Tahoma" w:cs="Tahoma"/>
          <w:sz w:val="24"/>
          <w:szCs w:val="24"/>
        </w:rPr>
        <w:t xml:space="preserve"> por criterios de peso volumétrico, y/o dimensiones del producto.</w:t>
      </w:r>
    </w:p>
    <w:p w14:paraId="242016CF" w14:textId="77777777" w:rsidR="006015F4" w:rsidRPr="005819C4" w:rsidRDefault="006015F4" w:rsidP="006015F4">
      <w:pPr>
        <w:pStyle w:val="Sinespaciado"/>
        <w:rPr>
          <w:rFonts w:ascii="Tahoma" w:eastAsia="Arial" w:hAnsi="Tahoma" w:cs="Tahoma"/>
          <w:sz w:val="24"/>
          <w:szCs w:val="24"/>
        </w:rPr>
      </w:pPr>
    </w:p>
    <w:p w14:paraId="750CD3FD" w14:textId="77777777" w:rsidR="00F20B2D" w:rsidRPr="005819C4" w:rsidRDefault="00F20B2D" w:rsidP="00F3267D">
      <w:pPr>
        <w:pStyle w:val="Sinespaciado"/>
        <w:ind w:left="720"/>
        <w:rPr>
          <w:rFonts w:ascii="Tahoma" w:eastAsia="Arial" w:hAnsi="Tahoma" w:cs="Tahoma"/>
          <w:sz w:val="24"/>
          <w:szCs w:val="24"/>
        </w:rPr>
      </w:pPr>
    </w:p>
    <w:p w14:paraId="39E1ED97" w14:textId="34431315" w:rsidR="002B5E43" w:rsidRPr="005819C4" w:rsidRDefault="00F20B2D" w:rsidP="00F3267D">
      <w:pPr>
        <w:pStyle w:val="Sinespaciado"/>
        <w:ind w:left="720"/>
        <w:rPr>
          <w:rFonts w:ascii="Tahoma" w:eastAsia="Arial" w:hAnsi="Tahoma" w:cs="Tahoma"/>
          <w:sz w:val="24"/>
          <w:szCs w:val="24"/>
        </w:rPr>
      </w:pPr>
      <w:r w:rsidRPr="005819C4">
        <w:rPr>
          <w:rFonts w:ascii="Tahoma" w:eastAsia="Arial" w:hAnsi="Tahoma" w:cs="Tahoma"/>
          <w:sz w:val="24"/>
          <w:szCs w:val="24"/>
        </w:rPr>
        <w:t xml:space="preserve">Como prototipo en pantallas se asemeja a la opción para clasificar los codigos postales, donde se mostraría las clasificaciones por Categoría y Línea, para poder elegir cuales se categorizan como </w:t>
      </w:r>
      <w:proofErr w:type="spellStart"/>
      <w:r w:rsidRPr="005819C4">
        <w:rPr>
          <w:rFonts w:ascii="Tahoma" w:eastAsia="Arial" w:hAnsi="Tahoma" w:cs="Tahoma"/>
          <w:sz w:val="24"/>
          <w:szCs w:val="24"/>
        </w:rPr>
        <w:t>BigTicket</w:t>
      </w:r>
      <w:proofErr w:type="spellEnd"/>
      <w:r w:rsidRPr="005819C4">
        <w:rPr>
          <w:rFonts w:ascii="Tahoma" w:eastAsia="Arial" w:hAnsi="Tahoma" w:cs="Tahoma"/>
          <w:sz w:val="24"/>
          <w:szCs w:val="24"/>
        </w:rPr>
        <w:t>. Asignando al</w:t>
      </w:r>
      <w:r w:rsidR="006015F4" w:rsidRPr="005819C4">
        <w:rPr>
          <w:rFonts w:ascii="Tahoma" w:eastAsia="Arial" w:hAnsi="Tahoma" w:cs="Tahoma"/>
          <w:sz w:val="24"/>
          <w:szCs w:val="24"/>
        </w:rPr>
        <w:t>/</w:t>
      </w:r>
      <w:r w:rsidRPr="005819C4">
        <w:rPr>
          <w:rFonts w:ascii="Tahoma" w:eastAsia="Arial" w:hAnsi="Tahoma" w:cs="Tahoma"/>
          <w:sz w:val="24"/>
          <w:szCs w:val="24"/>
        </w:rPr>
        <w:t xml:space="preserve">los </w:t>
      </w:r>
      <w:proofErr w:type="spellStart"/>
      <w:r w:rsidR="006015F4" w:rsidRPr="005819C4">
        <w:rPr>
          <w:rFonts w:ascii="Tahoma" w:eastAsia="Arial" w:hAnsi="Tahoma" w:cs="Tahoma"/>
          <w:sz w:val="24"/>
          <w:szCs w:val="24"/>
        </w:rPr>
        <w:t>C</w:t>
      </w:r>
      <w:r w:rsidRPr="005819C4">
        <w:rPr>
          <w:rFonts w:ascii="Tahoma" w:eastAsia="Arial" w:hAnsi="Tahoma" w:cs="Tahoma"/>
          <w:sz w:val="24"/>
          <w:szCs w:val="24"/>
        </w:rPr>
        <w:t>arriers</w:t>
      </w:r>
      <w:proofErr w:type="spellEnd"/>
      <w:r w:rsidRPr="005819C4">
        <w:rPr>
          <w:rFonts w:ascii="Tahoma" w:eastAsia="Arial" w:hAnsi="Tahoma" w:cs="Tahoma"/>
          <w:sz w:val="24"/>
          <w:szCs w:val="24"/>
        </w:rPr>
        <w:t xml:space="preserve"> que se decidan.</w:t>
      </w:r>
    </w:p>
    <w:p w14:paraId="288B684C" w14:textId="77777777" w:rsidR="00F20B2D" w:rsidRPr="005819C4" w:rsidRDefault="00F20B2D" w:rsidP="00F3267D">
      <w:pPr>
        <w:pStyle w:val="Sinespaciado"/>
        <w:ind w:left="720"/>
        <w:rPr>
          <w:rFonts w:ascii="Tahoma" w:eastAsia="Arial" w:hAnsi="Tahoma" w:cs="Tahoma"/>
          <w:sz w:val="24"/>
          <w:szCs w:val="24"/>
        </w:rPr>
      </w:pPr>
    </w:p>
    <w:p w14:paraId="67CE9404" w14:textId="66E7A0A2" w:rsidR="0012576B" w:rsidRPr="005819C4" w:rsidRDefault="0012576B" w:rsidP="00F3267D">
      <w:pPr>
        <w:pStyle w:val="Sinespaciado"/>
        <w:ind w:left="720"/>
        <w:rPr>
          <w:rFonts w:ascii="Tahoma" w:eastAsia="Arial" w:hAnsi="Tahoma" w:cs="Tahoma"/>
          <w:sz w:val="24"/>
          <w:szCs w:val="24"/>
        </w:rPr>
      </w:pPr>
      <w:r w:rsidRPr="005819C4">
        <w:rPr>
          <w:rFonts w:ascii="Tahoma" w:eastAsia="Arial" w:hAnsi="Tahoma" w:cs="Tahoma"/>
          <w:b/>
          <w:i/>
          <w:sz w:val="24"/>
          <w:szCs w:val="24"/>
        </w:rPr>
        <w:t>Preliminarmente</w:t>
      </w:r>
      <w:r w:rsidRPr="005819C4">
        <w:rPr>
          <w:rFonts w:ascii="Tahoma" w:eastAsia="Arial" w:hAnsi="Tahoma" w:cs="Tahoma"/>
          <w:sz w:val="24"/>
          <w:szCs w:val="24"/>
        </w:rPr>
        <w:t>, TMS contendría la consulta para revisión de las líneas</w:t>
      </w:r>
      <w:r w:rsidR="00741F68" w:rsidRPr="005819C4">
        <w:rPr>
          <w:rFonts w:ascii="Tahoma" w:eastAsia="Arial" w:hAnsi="Tahoma" w:cs="Tahoma"/>
          <w:sz w:val="24"/>
          <w:szCs w:val="24"/>
        </w:rPr>
        <w:t>/categorías</w:t>
      </w:r>
      <w:r w:rsidRPr="005819C4">
        <w:rPr>
          <w:rFonts w:ascii="Tahoma" w:eastAsia="Arial" w:hAnsi="Tahoma" w:cs="Tahoma"/>
          <w:sz w:val="24"/>
          <w:szCs w:val="24"/>
        </w:rPr>
        <w:t xml:space="preserve"> </w:t>
      </w:r>
      <w:r w:rsidR="00741F68" w:rsidRPr="005819C4">
        <w:rPr>
          <w:rFonts w:ascii="Tahoma" w:eastAsia="Arial" w:hAnsi="Tahoma" w:cs="Tahoma"/>
          <w:sz w:val="24"/>
          <w:szCs w:val="24"/>
        </w:rPr>
        <w:t>que se elija</w:t>
      </w:r>
      <w:r w:rsidRPr="005819C4">
        <w:rPr>
          <w:rFonts w:ascii="Tahoma" w:eastAsia="Arial" w:hAnsi="Tahoma" w:cs="Tahoma"/>
          <w:sz w:val="24"/>
          <w:szCs w:val="24"/>
        </w:rPr>
        <w:t xml:space="preserve">; y de ser necesario ahí se cualificaría como </w:t>
      </w:r>
      <w:proofErr w:type="spellStart"/>
      <w:r w:rsidRPr="005819C4">
        <w:rPr>
          <w:rFonts w:ascii="Tahoma" w:eastAsia="Arial" w:hAnsi="Tahoma" w:cs="Tahoma"/>
          <w:sz w:val="24"/>
          <w:szCs w:val="24"/>
        </w:rPr>
        <w:t>BigTicket</w:t>
      </w:r>
      <w:proofErr w:type="spellEnd"/>
      <w:r w:rsidRPr="005819C4">
        <w:rPr>
          <w:rFonts w:ascii="Tahoma" w:eastAsia="Arial" w:hAnsi="Tahoma" w:cs="Tahoma"/>
          <w:sz w:val="24"/>
          <w:szCs w:val="24"/>
        </w:rPr>
        <w:t>.</w:t>
      </w:r>
    </w:p>
    <w:p w14:paraId="7B115915" w14:textId="432CA6FD" w:rsidR="0012576B" w:rsidRPr="005819C4" w:rsidRDefault="0012576B" w:rsidP="00F3267D">
      <w:pPr>
        <w:pStyle w:val="Sinespaciado"/>
        <w:ind w:left="720"/>
        <w:rPr>
          <w:rFonts w:ascii="Tahoma" w:eastAsia="Arial" w:hAnsi="Tahoma" w:cs="Tahoma"/>
          <w:sz w:val="24"/>
          <w:szCs w:val="24"/>
        </w:rPr>
      </w:pPr>
    </w:p>
    <w:p w14:paraId="0C3FDA55" w14:textId="77777777" w:rsidR="006015F4" w:rsidRPr="005819C4" w:rsidRDefault="006015F4" w:rsidP="00F3267D">
      <w:pPr>
        <w:pStyle w:val="Sinespaciado"/>
        <w:ind w:left="720"/>
        <w:rPr>
          <w:rFonts w:ascii="Tahoma" w:eastAsia="Arial" w:hAnsi="Tahoma" w:cs="Tahoma"/>
          <w:sz w:val="24"/>
          <w:szCs w:val="24"/>
        </w:rPr>
      </w:pPr>
    </w:p>
    <w:p w14:paraId="08A7B038" w14:textId="77777777" w:rsidR="006015F4" w:rsidRPr="005819C4" w:rsidRDefault="006015F4" w:rsidP="00F3267D">
      <w:pPr>
        <w:pStyle w:val="Sinespaciado"/>
        <w:ind w:left="720"/>
        <w:rPr>
          <w:rFonts w:ascii="Tahoma" w:eastAsia="Arial" w:hAnsi="Tahoma" w:cs="Tahoma"/>
          <w:sz w:val="24"/>
          <w:szCs w:val="24"/>
        </w:rPr>
      </w:pPr>
    </w:p>
    <w:p w14:paraId="5D7BB96C" w14:textId="77777777" w:rsidR="00DB6A86" w:rsidRPr="005819C4" w:rsidRDefault="00DB6A86" w:rsidP="00F3267D">
      <w:pPr>
        <w:pStyle w:val="Sinespaciado"/>
        <w:ind w:left="720"/>
        <w:rPr>
          <w:rFonts w:ascii="Tahoma" w:eastAsia="Arial" w:hAnsi="Tahoma" w:cs="Tahoma"/>
          <w:sz w:val="24"/>
          <w:szCs w:val="24"/>
        </w:rPr>
      </w:pPr>
    </w:p>
    <w:p w14:paraId="16949C7C" w14:textId="77777777" w:rsidR="00DB6A86" w:rsidRPr="005819C4" w:rsidRDefault="00DB6A86" w:rsidP="00F3267D">
      <w:pPr>
        <w:pStyle w:val="Sinespaciado"/>
        <w:ind w:left="720"/>
        <w:rPr>
          <w:rFonts w:ascii="Tahoma" w:eastAsia="Arial" w:hAnsi="Tahoma" w:cs="Tahoma"/>
          <w:sz w:val="24"/>
          <w:szCs w:val="24"/>
        </w:rPr>
      </w:pPr>
    </w:p>
    <w:p w14:paraId="5E43ED1A" w14:textId="77777777" w:rsidR="00DB6A86" w:rsidRPr="005819C4" w:rsidRDefault="00DB6A86" w:rsidP="00F3267D">
      <w:pPr>
        <w:pStyle w:val="Sinespaciado"/>
        <w:ind w:left="720"/>
        <w:rPr>
          <w:rFonts w:ascii="Tahoma" w:eastAsia="Arial" w:hAnsi="Tahoma" w:cs="Tahoma"/>
          <w:sz w:val="24"/>
          <w:szCs w:val="24"/>
        </w:rPr>
      </w:pPr>
    </w:p>
    <w:p w14:paraId="301917D5" w14:textId="77777777" w:rsidR="0012576B" w:rsidRPr="005819C4" w:rsidRDefault="0012576B" w:rsidP="00F3267D">
      <w:pPr>
        <w:pStyle w:val="Sinespaciado"/>
        <w:ind w:left="720"/>
        <w:rPr>
          <w:rFonts w:ascii="Tahoma" w:eastAsia="Arial" w:hAnsi="Tahoma" w:cs="Tahoma"/>
          <w:sz w:val="24"/>
          <w:szCs w:val="24"/>
        </w:rPr>
      </w:pPr>
    </w:p>
    <w:p w14:paraId="4CCABA05" w14:textId="46D0ED2A" w:rsidR="00287858" w:rsidRPr="005819C4" w:rsidRDefault="00287858" w:rsidP="00F3267D">
      <w:pPr>
        <w:pStyle w:val="Sinespaciado"/>
        <w:ind w:left="720"/>
        <w:rPr>
          <w:rFonts w:ascii="Tahoma" w:eastAsia="Arial" w:hAnsi="Tahoma" w:cs="Tahoma"/>
          <w:sz w:val="24"/>
          <w:szCs w:val="24"/>
        </w:rPr>
      </w:pPr>
      <w:r w:rsidRPr="005819C4">
        <w:rPr>
          <w:rFonts w:ascii="Tahoma" w:eastAsia="Arial" w:hAnsi="Tahoma" w:cs="Tahoma"/>
          <w:sz w:val="24"/>
          <w:szCs w:val="24"/>
        </w:rPr>
        <w:t>Referencia del cálculo al peso volumétrico:</w:t>
      </w:r>
    </w:p>
    <w:p w14:paraId="58274164" w14:textId="21827005" w:rsidR="00287858" w:rsidRPr="005819C4" w:rsidRDefault="00DC496A" w:rsidP="00F3267D">
      <w:pPr>
        <w:pStyle w:val="Sinespaciado"/>
        <w:ind w:left="720"/>
        <w:rPr>
          <w:rFonts w:ascii="Tahoma" w:eastAsia="Arial" w:hAnsi="Tahoma" w:cs="Tahoma"/>
          <w:sz w:val="24"/>
          <w:szCs w:val="24"/>
        </w:rPr>
      </w:pPr>
      <w:hyperlink r:id="rId31" w:history="1">
        <w:r w:rsidR="00287858" w:rsidRPr="005819C4">
          <w:rPr>
            <w:rStyle w:val="Hipervnculo"/>
            <w:rFonts w:ascii="Tahoma" w:eastAsia="Arial" w:hAnsi="Tahoma" w:cs="Tahoma"/>
            <w:sz w:val="24"/>
            <w:szCs w:val="24"/>
          </w:rPr>
          <w:t>http://www.gq.dhl.com/exp-es/herramientas/peso_volumetrico_express.html</w:t>
        </w:r>
      </w:hyperlink>
    </w:p>
    <w:p w14:paraId="2DA1F437" w14:textId="77777777" w:rsidR="00287858" w:rsidRPr="005819C4" w:rsidRDefault="00287858" w:rsidP="00F3267D">
      <w:pPr>
        <w:pStyle w:val="Sinespaciado"/>
        <w:ind w:left="720"/>
        <w:rPr>
          <w:rFonts w:ascii="Tahoma" w:eastAsia="Arial" w:hAnsi="Tahoma" w:cs="Tahoma"/>
          <w:sz w:val="24"/>
          <w:szCs w:val="24"/>
        </w:rPr>
      </w:pPr>
    </w:p>
    <w:p w14:paraId="24103294" w14:textId="2E55BB7F" w:rsidR="00287858" w:rsidRPr="005819C4" w:rsidRDefault="00287858" w:rsidP="00F3267D">
      <w:pPr>
        <w:pStyle w:val="Sinespaciado"/>
        <w:ind w:left="720"/>
        <w:rPr>
          <w:rFonts w:ascii="Tahoma" w:eastAsia="Arial" w:hAnsi="Tahoma" w:cs="Tahoma"/>
          <w:sz w:val="24"/>
          <w:szCs w:val="24"/>
        </w:rPr>
      </w:pPr>
      <w:r w:rsidRPr="005819C4">
        <w:rPr>
          <w:rFonts w:ascii="Tahoma" w:eastAsia="Arial" w:hAnsi="Tahoma" w:cs="Tahoma"/>
          <w:noProof/>
          <w:sz w:val="24"/>
          <w:szCs w:val="24"/>
        </w:rPr>
        <w:drawing>
          <wp:inline distT="0" distB="0" distL="0" distR="0" wp14:anchorId="3103655F" wp14:editId="48EF09D6">
            <wp:extent cx="3495675" cy="2803462"/>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25961" cy="2827751"/>
                    </a:xfrm>
                    <a:prstGeom prst="rect">
                      <a:avLst/>
                    </a:prstGeom>
                    <a:noFill/>
                    <a:ln>
                      <a:noFill/>
                    </a:ln>
                  </pic:spPr>
                </pic:pic>
              </a:graphicData>
            </a:graphic>
          </wp:inline>
        </w:drawing>
      </w:r>
      <w:r w:rsidRPr="005819C4">
        <w:rPr>
          <w:rFonts w:ascii="Tahoma" w:eastAsia="Arial" w:hAnsi="Tahoma" w:cs="Tahoma"/>
          <w:noProof/>
          <w:sz w:val="24"/>
          <w:szCs w:val="24"/>
        </w:rPr>
        <w:drawing>
          <wp:inline distT="0" distB="0" distL="0" distR="0" wp14:anchorId="4B6A0172" wp14:editId="33DD54B9">
            <wp:extent cx="2756646" cy="2795588"/>
            <wp:effectExtent l="0" t="0" r="5715"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71185" cy="2810333"/>
                    </a:xfrm>
                    <a:prstGeom prst="rect">
                      <a:avLst/>
                    </a:prstGeom>
                    <a:noFill/>
                    <a:ln>
                      <a:noFill/>
                    </a:ln>
                  </pic:spPr>
                </pic:pic>
              </a:graphicData>
            </a:graphic>
          </wp:inline>
        </w:drawing>
      </w:r>
    </w:p>
    <w:p w14:paraId="184F3BD8" w14:textId="77777777" w:rsidR="00287858" w:rsidRPr="005819C4" w:rsidRDefault="00287858" w:rsidP="00F3267D">
      <w:pPr>
        <w:pStyle w:val="Sinespaciado"/>
        <w:ind w:left="720"/>
        <w:rPr>
          <w:rFonts w:ascii="Tahoma" w:eastAsia="Arial" w:hAnsi="Tahoma" w:cs="Tahoma"/>
          <w:sz w:val="24"/>
          <w:szCs w:val="24"/>
        </w:rPr>
      </w:pPr>
    </w:p>
    <w:p w14:paraId="4C775C64" w14:textId="77777777" w:rsidR="00E140EB" w:rsidRPr="005819C4" w:rsidRDefault="00E140EB" w:rsidP="00E140EB">
      <w:pPr>
        <w:pStyle w:val="Sinespaciado"/>
        <w:numPr>
          <w:ilvl w:val="0"/>
          <w:numId w:val="29"/>
        </w:numPr>
        <w:rPr>
          <w:rFonts w:ascii="Tahoma" w:eastAsia="Arial" w:hAnsi="Tahoma" w:cs="Tahoma"/>
          <w:b/>
          <w:i/>
          <w:sz w:val="24"/>
          <w:szCs w:val="24"/>
        </w:rPr>
      </w:pPr>
      <w:r w:rsidRPr="005819C4">
        <w:rPr>
          <w:rFonts w:ascii="Tahoma" w:eastAsia="Arial" w:hAnsi="Tahoma" w:cs="Tahoma"/>
          <w:b/>
          <w:i/>
          <w:sz w:val="24"/>
          <w:szCs w:val="24"/>
        </w:rPr>
        <w:t>El producto este contenido en los inventarios extendidos de tienda. Sean de WMS, DST o DSV.</w:t>
      </w:r>
    </w:p>
    <w:p w14:paraId="64ED2264"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Las ordenes deberán revisar si su carrito contiene productos que se encuentren en los catálogos extendidos, esta es la primer validación.</w:t>
      </w:r>
    </w:p>
    <w:p w14:paraId="133FBAAA" w14:textId="77777777" w:rsidR="00F3267D" w:rsidRPr="005819C4" w:rsidRDefault="00F3267D" w:rsidP="00E140EB">
      <w:pPr>
        <w:pStyle w:val="Sinespaciado"/>
        <w:ind w:left="720"/>
        <w:rPr>
          <w:rFonts w:ascii="Tahoma" w:eastAsia="Arial" w:hAnsi="Tahoma" w:cs="Tahoma"/>
          <w:sz w:val="24"/>
          <w:szCs w:val="24"/>
        </w:rPr>
      </w:pPr>
    </w:p>
    <w:p w14:paraId="47F2489E" w14:textId="77777777" w:rsidR="00E140EB" w:rsidRPr="005819C4" w:rsidRDefault="00E140EB" w:rsidP="00E140EB">
      <w:pPr>
        <w:pStyle w:val="Sinespaciado"/>
        <w:numPr>
          <w:ilvl w:val="0"/>
          <w:numId w:val="29"/>
        </w:numPr>
        <w:rPr>
          <w:rFonts w:ascii="Tahoma" w:eastAsia="Arial" w:hAnsi="Tahoma" w:cs="Tahoma"/>
          <w:b/>
          <w:i/>
          <w:sz w:val="24"/>
          <w:szCs w:val="24"/>
        </w:rPr>
      </w:pPr>
      <w:r w:rsidRPr="005819C4">
        <w:rPr>
          <w:rFonts w:ascii="Tahoma" w:eastAsia="Arial" w:hAnsi="Tahoma" w:cs="Tahoma"/>
          <w:b/>
          <w:i/>
          <w:sz w:val="24"/>
          <w:szCs w:val="24"/>
        </w:rPr>
        <w:t>La tienda o tiendas tengan inventario del producto.</w:t>
      </w:r>
    </w:p>
    <w:p w14:paraId="7521275A"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Ahora corresponde validar cuales tiendas de las cuales tenían los productos en su catálogo, tienen existencia en el presente de dichos productos.</w:t>
      </w:r>
    </w:p>
    <w:p w14:paraId="13EF8E93" w14:textId="77777777" w:rsidR="00E140EB" w:rsidRPr="005819C4" w:rsidRDefault="00E140EB" w:rsidP="00E140EB">
      <w:pPr>
        <w:pStyle w:val="Sinespaciado"/>
        <w:ind w:left="720"/>
        <w:rPr>
          <w:rFonts w:ascii="Tahoma" w:eastAsia="Arial" w:hAnsi="Tahoma" w:cs="Tahoma"/>
          <w:sz w:val="24"/>
          <w:szCs w:val="24"/>
        </w:rPr>
      </w:pPr>
    </w:p>
    <w:p w14:paraId="683D6003"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Esto sería el segundo criterio y filtro de selección.</w:t>
      </w:r>
    </w:p>
    <w:p w14:paraId="15993F4A" w14:textId="77777777" w:rsidR="00E140EB" w:rsidRPr="005819C4" w:rsidRDefault="00E140EB" w:rsidP="00E140EB">
      <w:pPr>
        <w:pStyle w:val="Sinespaciado"/>
        <w:ind w:left="720"/>
        <w:rPr>
          <w:rFonts w:ascii="Tahoma" w:eastAsia="Arial" w:hAnsi="Tahoma" w:cs="Tahoma"/>
          <w:sz w:val="24"/>
          <w:szCs w:val="24"/>
        </w:rPr>
      </w:pPr>
    </w:p>
    <w:p w14:paraId="40282530" w14:textId="77777777" w:rsidR="00F20B2D" w:rsidRPr="005819C4" w:rsidRDefault="00F20B2D" w:rsidP="00E140EB">
      <w:pPr>
        <w:pStyle w:val="Sinespaciado"/>
        <w:ind w:left="720"/>
        <w:rPr>
          <w:rFonts w:ascii="Tahoma" w:eastAsia="Arial" w:hAnsi="Tahoma" w:cs="Tahoma"/>
          <w:sz w:val="24"/>
          <w:szCs w:val="24"/>
        </w:rPr>
      </w:pPr>
    </w:p>
    <w:p w14:paraId="5F277D79" w14:textId="77777777" w:rsidR="00F20B2D" w:rsidRPr="005819C4" w:rsidRDefault="00F20B2D" w:rsidP="00E140EB">
      <w:pPr>
        <w:pStyle w:val="Sinespaciado"/>
        <w:ind w:left="720"/>
        <w:rPr>
          <w:rFonts w:ascii="Tahoma" w:eastAsia="Arial" w:hAnsi="Tahoma" w:cs="Tahoma"/>
          <w:sz w:val="24"/>
          <w:szCs w:val="24"/>
        </w:rPr>
      </w:pPr>
    </w:p>
    <w:p w14:paraId="331DB873" w14:textId="77777777" w:rsidR="00E140EB" w:rsidRPr="005819C4" w:rsidRDefault="00E140EB" w:rsidP="00E140EB">
      <w:pPr>
        <w:pStyle w:val="Sinespaciado"/>
        <w:numPr>
          <w:ilvl w:val="0"/>
          <w:numId w:val="29"/>
        </w:numPr>
        <w:rPr>
          <w:rFonts w:ascii="Tahoma" w:eastAsia="Arial" w:hAnsi="Tahoma" w:cs="Tahoma"/>
          <w:b/>
          <w:i/>
          <w:sz w:val="24"/>
          <w:szCs w:val="24"/>
        </w:rPr>
      </w:pPr>
      <w:r w:rsidRPr="005819C4">
        <w:rPr>
          <w:rFonts w:ascii="Tahoma" w:eastAsia="Arial" w:hAnsi="Tahoma" w:cs="Tahoma"/>
          <w:b/>
          <w:i/>
          <w:sz w:val="24"/>
          <w:szCs w:val="24"/>
        </w:rPr>
        <w:t>La tienda tenga cobertura de entrega al domicilio o área (Código Postal CP) del cliente.</w:t>
      </w:r>
    </w:p>
    <w:p w14:paraId="4577CDED"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Para definir si una tienda tiene cobertura hacía el área del cliente, se ha definido que debe ser relacionado a una distancia máxima entre el domicilio del cliente y la ubicación de las tiendas/almacenes.</w:t>
      </w:r>
    </w:p>
    <w:p w14:paraId="2023DC69" w14:textId="77777777" w:rsidR="00E140EB" w:rsidRPr="005819C4" w:rsidRDefault="00E140EB" w:rsidP="00E140EB">
      <w:pPr>
        <w:pStyle w:val="Sinespaciado"/>
        <w:ind w:left="720"/>
        <w:rPr>
          <w:rFonts w:ascii="Tahoma" w:eastAsia="Arial" w:hAnsi="Tahoma" w:cs="Tahoma"/>
          <w:sz w:val="24"/>
          <w:szCs w:val="24"/>
        </w:rPr>
      </w:pPr>
    </w:p>
    <w:p w14:paraId="1ACB5D6C"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lastRenderedPageBreak/>
        <w:t>Para realizar esta validación de la distancia entre 2 puntos, es necesario que ambos actores puedan proporcionar su localización (GEOLOCALIZACION) y con base a ello calcular la distancia entre estos 2 puntos.</w:t>
      </w:r>
    </w:p>
    <w:p w14:paraId="06CBB155" w14:textId="77777777" w:rsidR="00E140EB" w:rsidRPr="005819C4" w:rsidRDefault="00E140EB" w:rsidP="00E140EB">
      <w:pPr>
        <w:pStyle w:val="Sinespaciado"/>
        <w:ind w:left="720"/>
        <w:rPr>
          <w:rFonts w:ascii="Tahoma" w:eastAsia="Arial" w:hAnsi="Tahoma" w:cs="Tahoma"/>
          <w:sz w:val="24"/>
          <w:szCs w:val="24"/>
        </w:rPr>
      </w:pPr>
    </w:p>
    <w:p w14:paraId="6EEBF727" w14:textId="77777777" w:rsidR="00DB6A86" w:rsidRPr="005819C4" w:rsidRDefault="00DB6A86" w:rsidP="00E140EB">
      <w:pPr>
        <w:pStyle w:val="Sinespaciado"/>
        <w:ind w:left="720"/>
        <w:rPr>
          <w:rFonts w:ascii="Tahoma" w:eastAsia="Arial" w:hAnsi="Tahoma" w:cs="Tahoma"/>
          <w:sz w:val="24"/>
          <w:szCs w:val="24"/>
        </w:rPr>
      </w:pPr>
    </w:p>
    <w:p w14:paraId="6D7584E8" w14:textId="77777777" w:rsidR="00DB6A86" w:rsidRPr="005819C4" w:rsidRDefault="00DB6A86" w:rsidP="00E140EB">
      <w:pPr>
        <w:pStyle w:val="Sinespaciado"/>
        <w:ind w:left="720"/>
        <w:rPr>
          <w:rFonts w:ascii="Tahoma" w:eastAsia="Arial" w:hAnsi="Tahoma" w:cs="Tahoma"/>
          <w:sz w:val="24"/>
          <w:szCs w:val="24"/>
        </w:rPr>
      </w:pPr>
    </w:p>
    <w:p w14:paraId="4F5ECD17" w14:textId="08D17868"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highlight w:val="yellow"/>
        </w:rPr>
        <w:t>Además, se tiene la definición que una tienda solo puede calificar para surtir un pedido en un área no mayor a</w:t>
      </w:r>
      <w:r w:rsidRPr="005819C4">
        <w:rPr>
          <w:rFonts w:ascii="Tahoma" w:eastAsia="Arial" w:hAnsi="Tahoma" w:cs="Tahoma"/>
          <w:b/>
          <w:color w:val="FF0000"/>
          <w:sz w:val="24"/>
          <w:szCs w:val="24"/>
          <w:highlight w:val="yellow"/>
        </w:rPr>
        <w:t xml:space="preserve"> </w:t>
      </w:r>
      <w:r w:rsidR="006221B9" w:rsidRPr="005819C4">
        <w:rPr>
          <w:rFonts w:ascii="Tahoma" w:eastAsia="Arial" w:hAnsi="Tahoma" w:cs="Tahoma"/>
          <w:b/>
          <w:color w:val="FF0000"/>
          <w:sz w:val="24"/>
          <w:szCs w:val="24"/>
          <w:highlight w:val="yellow"/>
        </w:rPr>
        <w:t>10</w:t>
      </w:r>
      <w:r w:rsidRPr="005819C4">
        <w:rPr>
          <w:rFonts w:ascii="Tahoma" w:eastAsia="Arial" w:hAnsi="Tahoma" w:cs="Tahoma"/>
          <w:b/>
          <w:color w:val="FF0000"/>
          <w:sz w:val="24"/>
          <w:szCs w:val="24"/>
          <w:highlight w:val="yellow"/>
        </w:rPr>
        <w:t xml:space="preserve"> km</w:t>
      </w:r>
      <w:r w:rsidR="006221B9" w:rsidRPr="005819C4">
        <w:rPr>
          <w:rFonts w:ascii="Tahoma" w:eastAsia="Arial" w:hAnsi="Tahoma" w:cs="Tahoma"/>
          <w:b/>
          <w:color w:val="FF0000"/>
          <w:sz w:val="24"/>
          <w:szCs w:val="24"/>
          <w:highlight w:val="yellow"/>
        </w:rPr>
        <w:t xml:space="preserve"> (definición inicial)</w:t>
      </w:r>
      <w:r w:rsidRPr="005819C4">
        <w:rPr>
          <w:rFonts w:ascii="Tahoma" w:eastAsia="Arial" w:hAnsi="Tahoma" w:cs="Tahoma"/>
          <w:sz w:val="24"/>
          <w:szCs w:val="24"/>
          <w:highlight w:val="yellow"/>
        </w:rPr>
        <w:t>.</w:t>
      </w:r>
    </w:p>
    <w:p w14:paraId="6704D68A" w14:textId="2C0A8A08" w:rsidR="006221B9" w:rsidRPr="005819C4" w:rsidRDefault="006221B9" w:rsidP="00E140EB">
      <w:pPr>
        <w:pStyle w:val="Sinespaciado"/>
        <w:ind w:left="720"/>
        <w:rPr>
          <w:rFonts w:ascii="Tahoma" w:eastAsia="Arial" w:hAnsi="Tahoma" w:cs="Tahoma"/>
          <w:sz w:val="24"/>
          <w:szCs w:val="24"/>
        </w:rPr>
      </w:pPr>
      <w:r w:rsidRPr="005819C4">
        <w:rPr>
          <w:rFonts w:ascii="Tahoma" w:eastAsia="Arial" w:hAnsi="Tahoma" w:cs="Tahoma"/>
          <w:sz w:val="24"/>
          <w:szCs w:val="24"/>
        </w:rPr>
        <w:t>Aunque este dato/propiedad de la cobertura para la tienda/almacén será configurable.</w:t>
      </w:r>
    </w:p>
    <w:p w14:paraId="1FC205E6" w14:textId="77777777" w:rsidR="008E352D" w:rsidRPr="005819C4" w:rsidRDefault="008E352D" w:rsidP="00E140EB">
      <w:pPr>
        <w:pStyle w:val="Sinespaciado"/>
        <w:ind w:left="720"/>
        <w:rPr>
          <w:rFonts w:ascii="Tahoma" w:eastAsia="Arial" w:hAnsi="Tahoma" w:cs="Tahoma"/>
          <w:sz w:val="24"/>
          <w:szCs w:val="24"/>
        </w:rPr>
      </w:pPr>
    </w:p>
    <w:p w14:paraId="02EEC293"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Ejemplo del cálculo de distancia:</w:t>
      </w:r>
    </w:p>
    <w:p w14:paraId="7190D0F5" w14:textId="3064B2E6" w:rsidR="00E140EB" w:rsidRPr="005819C4" w:rsidRDefault="00E140EB" w:rsidP="00E140EB">
      <w:pPr>
        <w:pStyle w:val="Sinespaciado"/>
        <w:ind w:left="720"/>
        <w:rPr>
          <w:rFonts w:ascii="Tahoma" w:eastAsia="Arial" w:hAnsi="Tahoma" w:cs="Tahoma"/>
          <w:i/>
          <w:color w:val="FF0000"/>
          <w:sz w:val="24"/>
          <w:szCs w:val="24"/>
        </w:rPr>
      </w:pPr>
      <w:r w:rsidRPr="005819C4">
        <w:rPr>
          <w:rFonts w:ascii="Tahoma" w:eastAsia="Arial" w:hAnsi="Tahoma" w:cs="Tahoma"/>
          <w:sz w:val="24"/>
          <w:szCs w:val="24"/>
        </w:rPr>
        <w:t>Domicilio:</w:t>
      </w:r>
      <w:r w:rsidR="008E352D" w:rsidRPr="005819C4">
        <w:rPr>
          <w:rFonts w:ascii="Tahoma" w:eastAsia="Arial" w:hAnsi="Tahoma" w:cs="Tahoma"/>
          <w:sz w:val="24"/>
          <w:szCs w:val="24"/>
        </w:rPr>
        <w:t xml:space="preserve"> </w:t>
      </w:r>
      <w:r w:rsidRPr="005819C4">
        <w:rPr>
          <w:rFonts w:ascii="Tahoma" w:eastAsia="Arial" w:hAnsi="Tahoma" w:cs="Tahoma"/>
          <w:sz w:val="24"/>
          <w:szCs w:val="24"/>
        </w:rPr>
        <w:t>Condado Valle Dorado, Veracruz, CP 91808</w:t>
      </w:r>
      <w:r w:rsidR="008E352D" w:rsidRPr="005819C4">
        <w:rPr>
          <w:rFonts w:ascii="Tahoma" w:eastAsia="Arial" w:hAnsi="Tahoma" w:cs="Tahoma"/>
          <w:sz w:val="24"/>
          <w:szCs w:val="24"/>
        </w:rPr>
        <w:t xml:space="preserve">; </w:t>
      </w:r>
      <w:r w:rsidRPr="005819C4">
        <w:rPr>
          <w:rFonts w:ascii="Tahoma" w:eastAsia="Arial" w:hAnsi="Tahoma" w:cs="Tahoma"/>
          <w:i/>
          <w:color w:val="FF0000"/>
          <w:sz w:val="24"/>
          <w:szCs w:val="24"/>
        </w:rPr>
        <w:t>19.21813 Latitud, -96.21271 Longitud</w:t>
      </w:r>
    </w:p>
    <w:p w14:paraId="214F70E7" w14:textId="2DF9C449" w:rsidR="00E140EB" w:rsidRPr="005819C4" w:rsidRDefault="00E140EB" w:rsidP="00E140EB">
      <w:pPr>
        <w:pStyle w:val="Sinespaciado"/>
        <w:ind w:left="720"/>
        <w:rPr>
          <w:rFonts w:ascii="Tahoma" w:eastAsia="Arial" w:hAnsi="Tahoma" w:cs="Tahoma"/>
          <w:i/>
          <w:color w:val="FF0000"/>
          <w:sz w:val="24"/>
          <w:szCs w:val="24"/>
        </w:rPr>
      </w:pPr>
      <w:r w:rsidRPr="005819C4">
        <w:rPr>
          <w:rFonts w:ascii="Tahoma" w:eastAsia="Arial" w:hAnsi="Tahoma" w:cs="Tahoma"/>
          <w:sz w:val="24"/>
          <w:szCs w:val="24"/>
        </w:rPr>
        <w:t>Tienda</w:t>
      </w:r>
      <w:proofErr w:type="gramStart"/>
      <w:r w:rsidRPr="005819C4">
        <w:rPr>
          <w:rFonts w:ascii="Tahoma" w:eastAsia="Arial" w:hAnsi="Tahoma" w:cs="Tahoma"/>
          <w:sz w:val="24"/>
          <w:szCs w:val="24"/>
        </w:rPr>
        <w:t xml:space="preserve">: </w:t>
      </w:r>
      <w:r w:rsidR="008E352D" w:rsidRPr="005819C4">
        <w:rPr>
          <w:rFonts w:ascii="Tahoma" w:eastAsia="Arial" w:hAnsi="Tahoma" w:cs="Tahoma"/>
          <w:sz w:val="24"/>
          <w:szCs w:val="24"/>
        </w:rPr>
        <w:t xml:space="preserve"> </w:t>
      </w:r>
      <w:r w:rsidRPr="005819C4">
        <w:rPr>
          <w:rFonts w:ascii="Tahoma" w:eastAsia="Arial" w:hAnsi="Tahoma" w:cs="Tahoma"/>
          <w:sz w:val="24"/>
          <w:szCs w:val="24"/>
        </w:rPr>
        <w:t>Soriana</w:t>
      </w:r>
      <w:proofErr w:type="gramEnd"/>
      <w:r w:rsidRPr="005819C4">
        <w:rPr>
          <w:rFonts w:ascii="Tahoma" w:eastAsia="Arial" w:hAnsi="Tahoma" w:cs="Tahoma"/>
          <w:sz w:val="24"/>
          <w:szCs w:val="24"/>
        </w:rPr>
        <w:t xml:space="preserve"> </w:t>
      </w:r>
      <w:proofErr w:type="spellStart"/>
      <w:r w:rsidRPr="005819C4">
        <w:rPr>
          <w:rFonts w:ascii="Tahoma" w:eastAsia="Arial" w:hAnsi="Tahoma" w:cs="Tahoma"/>
          <w:sz w:val="24"/>
          <w:szCs w:val="24"/>
        </w:rPr>
        <w:t>Hyper</w:t>
      </w:r>
      <w:proofErr w:type="spellEnd"/>
      <w:r w:rsidRPr="005819C4">
        <w:rPr>
          <w:rFonts w:ascii="Tahoma" w:eastAsia="Arial" w:hAnsi="Tahoma" w:cs="Tahoma"/>
          <w:sz w:val="24"/>
          <w:szCs w:val="24"/>
        </w:rPr>
        <w:t xml:space="preserve"> Veracruz Rio Medio, CP 91809</w:t>
      </w:r>
      <w:r w:rsidR="008E352D" w:rsidRPr="005819C4">
        <w:rPr>
          <w:rFonts w:ascii="Tahoma" w:eastAsia="Arial" w:hAnsi="Tahoma" w:cs="Tahoma"/>
          <w:sz w:val="24"/>
          <w:szCs w:val="24"/>
        </w:rPr>
        <w:t xml:space="preserve">; </w:t>
      </w:r>
      <w:r w:rsidRPr="005819C4">
        <w:rPr>
          <w:rFonts w:ascii="Tahoma" w:eastAsia="Arial" w:hAnsi="Tahoma" w:cs="Tahoma"/>
          <w:i/>
          <w:color w:val="FF0000"/>
          <w:sz w:val="24"/>
          <w:szCs w:val="24"/>
        </w:rPr>
        <w:t xml:space="preserve">19.21231 </w:t>
      </w:r>
      <w:proofErr w:type="spellStart"/>
      <w:r w:rsidRPr="005819C4">
        <w:rPr>
          <w:rFonts w:ascii="Tahoma" w:eastAsia="Arial" w:hAnsi="Tahoma" w:cs="Tahoma"/>
          <w:i/>
          <w:color w:val="FF0000"/>
          <w:sz w:val="24"/>
          <w:szCs w:val="24"/>
        </w:rPr>
        <w:t>Latidud</w:t>
      </w:r>
      <w:proofErr w:type="spellEnd"/>
      <w:r w:rsidRPr="005819C4">
        <w:rPr>
          <w:rFonts w:ascii="Tahoma" w:eastAsia="Arial" w:hAnsi="Tahoma" w:cs="Tahoma"/>
          <w:i/>
          <w:color w:val="FF0000"/>
          <w:sz w:val="24"/>
          <w:szCs w:val="24"/>
        </w:rPr>
        <w:t>, -96.20149 Longitud</w:t>
      </w:r>
    </w:p>
    <w:p w14:paraId="6104D2F8" w14:textId="6AF2FD8E"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Distancia:</w:t>
      </w:r>
      <w:r w:rsidR="008E352D" w:rsidRPr="005819C4">
        <w:rPr>
          <w:rFonts w:ascii="Tahoma" w:eastAsia="Arial" w:hAnsi="Tahoma" w:cs="Tahoma"/>
          <w:sz w:val="24"/>
          <w:szCs w:val="24"/>
        </w:rPr>
        <w:t xml:space="preserve"> </w:t>
      </w:r>
      <w:r w:rsidRPr="005819C4">
        <w:rPr>
          <w:rFonts w:ascii="Tahoma" w:eastAsia="Arial" w:hAnsi="Tahoma" w:cs="Tahoma"/>
          <w:sz w:val="24"/>
          <w:szCs w:val="24"/>
        </w:rPr>
        <w:t>1.35KM</w:t>
      </w:r>
    </w:p>
    <w:p w14:paraId="111E6A8F" w14:textId="77777777" w:rsidR="00E140EB" w:rsidRPr="005819C4" w:rsidRDefault="00E140EB" w:rsidP="00E140EB">
      <w:pPr>
        <w:pStyle w:val="Sinespaciado"/>
        <w:ind w:left="720"/>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14DCD957" wp14:editId="778AA0C4">
            <wp:extent cx="4719638" cy="2448869"/>
            <wp:effectExtent l="0" t="0" r="508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0513" cy="2459700"/>
                    </a:xfrm>
                    <a:prstGeom prst="rect">
                      <a:avLst/>
                    </a:prstGeom>
                    <a:noFill/>
                  </pic:spPr>
                </pic:pic>
              </a:graphicData>
            </a:graphic>
          </wp:inline>
        </w:drawing>
      </w:r>
    </w:p>
    <w:p w14:paraId="5078AE4B" w14:textId="77777777" w:rsidR="00DB6A86" w:rsidRPr="005819C4" w:rsidRDefault="00DB6A86" w:rsidP="00E140EB">
      <w:pPr>
        <w:pStyle w:val="Sinespaciado"/>
        <w:ind w:left="720"/>
        <w:jc w:val="center"/>
        <w:rPr>
          <w:rFonts w:ascii="Tahoma" w:eastAsia="Arial" w:hAnsi="Tahoma" w:cs="Tahoma"/>
          <w:sz w:val="24"/>
          <w:szCs w:val="24"/>
        </w:rPr>
      </w:pPr>
    </w:p>
    <w:p w14:paraId="038C32C3" w14:textId="77777777" w:rsidR="00E140EB" w:rsidRPr="005819C4" w:rsidRDefault="00E140EB" w:rsidP="00E140EB">
      <w:pPr>
        <w:pStyle w:val="Sinespaciado"/>
        <w:ind w:left="720"/>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1C4667F5" wp14:editId="351CC164">
            <wp:extent cx="3728720" cy="2506357"/>
            <wp:effectExtent l="0" t="0" r="508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63132" cy="2529488"/>
                    </a:xfrm>
                    <a:prstGeom prst="rect">
                      <a:avLst/>
                    </a:prstGeom>
                    <a:noFill/>
                  </pic:spPr>
                </pic:pic>
              </a:graphicData>
            </a:graphic>
          </wp:inline>
        </w:drawing>
      </w:r>
    </w:p>
    <w:p w14:paraId="27AF7587" w14:textId="77777777" w:rsidR="00E140EB" w:rsidRPr="005819C4" w:rsidRDefault="00E140EB" w:rsidP="00E140EB">
      <w:pPr>
        <w:pStyle w:val="Sinespaciado"/>
        <w:ind w:left="720"/>
        <w:rPr>
          <w:rFonts w:ascii="Tahoma" w:eastAsia="Arial" w:hAnsi="Tahoma" w:cs="Tahoma"/>
          <w:sz w:val="24"/>
          <w:szCs w:val="24"/>
        </w:rPr>
      </w:pPr>
    </w:p>
    <w:p w14:paraId="40C35062" w14:textId="77777777" w:rsidR="00DB6A86" w:rsidRPr="005819C4" w:rsidRDefault="00DB6A86" w:rsidP="00E140EB">
      <w:pPr>
        <w:pStyle w:val="Sinespaciado"/>
        <w:ind w:left="720"/>
        <w:rPr>
          <w:rFonts w:ascii="Tahoma" w:eastAsia="Arial" w:hAnsi="Tahoma" w:cs="Tahoma"/>
          <w:sz w:val="24"/>
          <w:szCs w:val="24"/>
        </w:rPr>
      </w:pPr>
    </w:p>
    <w:p w14:paraId="1FEF90FA" w14:textId="77777777" w:rsidR="00DB6A86" w:rsidRPr="005819C4" w:rsidRDefault="00DB6A86" w:rsidP="00E140EB">
      <w:pPr>
        <w:pStyle w:val="Sinespaciado"/>
        <w:ind w:left="720"/>
        <w:rPr>
          <w:rFonts w:ascii="Tahoma" w:eastAsia="Arial" w:hAnsi="Tahoma" w:cs="Tahoma"/>
          <w:sz w:val="24"/>
          <w:szCs w:val="24"/>
        </w:rPr>
      </w:pPr>
    </w:p>
    <w:p w14:paraId="44998456" w14:textId="77777777" w:rsidR="00DB6A86" w:rsidRPr="005819C4" w:rsidRDefault="00DB6A86" w:rsidP="00E140EB">
      <w:pPr>
        <w:pStyle w:val="Sinespaciado"/>
        <w:ind w:left="720"/>
        <w:rPr>
          <w:rFonts w:ascii="Tahoma" w:eastAsia="Arial" w:hAnsi="Tahoma" w:cs="Tahoma"/>
          <w:sz w:val="24"/>
          <w:szCs w:val="24"/>
        </w:rPr>
      </w:pPr>
    </w:p>
    <w:p w14:paraId="5076B5F3" w14:textId="77777777" w:rsidR="00DB6A86" w:rsidRPr="005819C4" w:rsidRDefault="00DB6A86" w:rsidP="00E140EB">
      <w:pPr>
        <w:pStyle w:val="Sinespaciado"/>
        <w:ind w:left="720"/>
        <w:rPr>
          <w:rFonts w:ascii="Tahoma" w:eastAsia="Arial" w:hAnsi="Tahoma" w:cs="Tahoma"/>
          <w:sz w:val="24"/>
          <w:szCs w:val="24"/>
        </w:rPr>
      </w:pPr>
    </w:p>
    <w:p w14:paraId="752F1BE4" w14:textId="77777777" w:rsidR="00DB6A86" w:rsidRPr="005819C4" w:rsidRDefault="00DB6A86" w:rsidP="00E140EB">
      <w:pPr>
        <w:pStyle w:val="Sinespaciado"/>
        <w:ind w:left="720"/>
        <w:rPr>
          <w:rFonts w:ascii="Tahoma" w:eastAsia="Arial" w:hAnsi="Tahoma" w:cs="Tahoma"/>
          <w:sz w:val="24"/>
          <w:szCs w:val="24"/>
        </w:rPr>
      </w:pPr>
    </w:p>
    <w:p w14:paraId="2B4DFA42" w14:textId="77777777" w:rsidR="00DB6A86" w:rsidRPr="005819C4" w:rsidRDefault="00DB6A86" w:rsidP="00E140EB">
      <w:pPr>
        <w:pStyle w:val="Sinespaciado"/>
        <w:ind w:left="720"/>
        <w:rPr>
          <w:rFonts w:ascii="Tahoma" w:eastAsia="Arial" w:hAnsi="Tahoma" w:cs="Tahoma"/>
          <w:sz w:val="24"/>
          <w:szCs w:val="24"/>
        </w:rPr>
      </w:pPr>
    </w:p>
    <w:p w14:paraId="69867656" w14:textId="77777777" w:rsidR="00DB6A86" w:rsidRPr="005819C4" w:rsidRDefault="00DB6A86" w:rsidP="00E140EB">
      <w:pPr>
        <w:pStyle w:val="Sinespaciado"/>
        <w:ind w:left="720"/>
        <w:rPr>
          <w:rFonts w:ascii="Tahoma" w:eastAsia="Arial" w:hAnsi="Tahoma" w:cs="Tahoma"/>
          <w:sz w:val="24"/>
          <w:szCs w:val="24"/>
        </w:rPr>
      </w:pPr>
    </w:p>
    <w:p w14:paraId="113C8F97" w14:textId="77777777" w:rsidR="00E140EB" w:rsidRPr="005819C4" w:rsidRDefault="00E140EB" w:rsidP="00E140EB">
      <w:pPr>
        <w:pStyle w:val="Sinespaciado"/>
        <w:numPr>
          <w:ilvl w:val="0"/>
          <w:numId w:val="29"/>
        </w:numPr>
        <w:rPr>
          <w:rFonts w:ascii="Tahoma" w:eastAsia="Arial" w:hAnsi="Tahoma" w:cs="Tahoma"/>
          <w:b/>
          <w:sz w:val="24"/>
          <w:szCs w:val="24"/>
        </w:rPr>
      </w:pPr>
      <w:r w:rsidRPr="005819C4">
        <w:rPr>
          <w:rFonts w:ascii="Tahoma" w:eastAsia="Arial" w:hAnsi="Tahoma" w:cs="Tahoma"/>
          <w:b/>
          <w:sz w:val="24"/>
          <w:szCs w:val="24"/>
        </w:rPr>
        <w:t>Algún transportista tenga cobertura al área (CP) del cliente.</w:t>
      </w:r>
    </w:p>
    <w:p w14:paraId="5B5D5BA3"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 xml:space="preserve">Una vez definido que la </w:t>
      </w:r>
      <w:r w:rsidRPr="005819C4">
        <w:rPr>
          <w:rFonts w:ascii="Tahoma" w:eastAsia="Arial" w:hAnsi="Tahoma" w:cs="Tahoma"/>
          <w:b/>
          <w:i/>
          <w:sz w:val="24"/>
          <w:szCs w:val="24"/>
        </w:rPr>
        <w:t>tienda X</w:t>
      </w:r>
      <w:r w:rsidRPr="005819C4">
        <w:rPr>
          <w:rFonts w:ascii="Tahoma" w:eastAsia="Arial" w:hAnsi="Tahoma" w:cs="Tahoma"/>
          <w:sz w:val="24"/>
          <w:szCs w:val="24"/>
        </w:rPr>
        <w:t>, puede surtir el pedido de acuerdo a la cobertura; el siguiente punto es ubicar un transportista que tenga cobertura al área del domicilio del cliente.</w:t>
      </w:r>
    </w:p>
    <w:p w14:paraId="27915681" w14:textId="77777777" w:rsidR="00E140EB" w:rsidRPr="005819C4" w:rsidRDefault="00E140EB" w:rsidP="00E140EB">
      <w:pPr>
        <w:pStyle w:val="Sinespaciado"/>
        <w:ind w:left="720"/>
        <w:rPr>
          <w:rFonts w:ascii="Tahoma" w:eastAsia="Arial" w:hAnsi="Tahoma" w:cs="Tahoma"/>
          <w:sz w:val="24"/>
          <w:szCs w:val="24"/>
        </w:rPr>
      </w:pPr>
    </w:p>
    <w:p w14:paraId="0DB067FC"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Esto se debe tener identificado en sistema para poder agilizar el proceso de validación del SPLIT.</w:t>
      </w:r>
    </w:p>
    <w:p w14:paraId="4391EF36" w14:textId="4FB8F36C"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Por tanto, se necesitaría tener replicado en Soriana estos datos de parte de los transportistas.</w:t>
      </w:r>
    </w:p>
    <w:p w14:paraId="5092BB17" w14:textId="5C33D530"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 xml:space="preserve">Es decir, conocer de cada transportistas sus áreas de cobertura (los </w:t>
      </w:r>
      <w:proofErr w:type="spellStart"/>
      <w:r w:rsidRPr="005819C4">
        <w:rPr>
          <w:rFonts w:ascii="Tahoma" w:eastAsia="Arial" w:hAnsi="Tahoma" w:cs="Tahoma"/>
          <w:sz w:val="24"/>
          <w:szCs w:val="24"/>
        </w:rPr>
        <w:t>CP’s</w:t>
      </w:r>
      <w:proofErr w:type="spellEnd"/>
      <w:r w:rsidRPr="005819C4">
        <w:rPr>
          <w:rFonts w:ascii="Tahoma" w:eastAsia="Arial" w:hAnsi="Tahoma" w:cs="Tahoma"/>
          <w:sz w:val="24"/>
          <w:szCs w:val="24"/>
        </w:rPr>
        <w:t xml:space="preserve"> a donde puede surtir).</w:t>
      </w:r>
    </w:p>
    <w:p w14:paraId="55DE6ACF" w14:textId="77777777" w:rsidR="001B702F" w:rsidRPr="005819C4" w:rsidRDefault="001B702F" w:rsidP="00E140EB">
      <w:pPr>
        <w:pStyle w:val="Sinespaciado"/>
        <w:ind w:left="720"/>
        <w:rPr>
          <w:rFonts w:ascii="Tahoma" w:eastAsia="Arial" w:hAnsi="Tahoma" w:cs="Tahoma"/>
          <w:sz w:val="24"/>
          <w:szCs w:val="24"/>
        </w:rPr>
      </w:pPr>
    </w:p>
    <w:p w14:paraId="2BC2A5BB" w14:textId="4FA67372" w:rsidR="008442F3" w:rsidRPr="005819C4" w:rsidRDefault="008442F3" w:rsidP="00E140EB">
      <w:pPr>
        <w:pStyle w:val="Sinespaciado"/>
        <w:ind w:left="720"/>
        <w:rPr>
          <w:rFonts w:ascii="Tahoma" w:eastAsia="Arial" w:hAnsi="Tahoma" w:cs="Tahoma"/>
          <w:sz w:val="24"/>
          <w:szCs w:val="24"/>
        </w:rPr>
      </w:pPr>
      <w:r w:rsidRPr="005819C4">
        <w:rPr>
          <w:rFonts w:ascii="Tahoma" w:eastAsia="Arial" w:hAnsi="Tahoma" w:cs="Tahoma"/>
          <w:sz w:val="24"/>
          <w:szCs w:val="24"/>
        </w:rPr>
        <w:t xml:space="preserve">Aquí debe evaluarse el código de promociones para el envío de los </w:t>
      </w:r>
      <w:proofErr w:type="spellStart"/>
      <w:r w:rsidRPr="005819C4">
        <w:rPr>
          <w:rFonts w:ascii="Tahoma" w:eastAsia="Arial" w:hAnsi="Tahoma" w:cs="Tahoma"/>
          <w:sz w:val="24"/>
          <w:szCs w:val="24"/>
        </w:rPr>
        <w:t>shipments</w:t>
      </w:r>
      <w:proofErr w:type="spellEnd"/>
      <w:r w:rsidRPr="005819C4">
        <w:rPr>
          <w:rFonts w:ascii="Tahoma" w:eastAsia="Arial" w:hAnsi="Tahoma" w:cs="Tahoma"/>
          <w:sz w:val="24"/>
          <w:szCs w:val="24"/>
        </w:rPr>
        <w:t xml:space="preserve">, que podrían calificar en los siguientes </w:t>
      </w:r>
      <w:commentRangeStart w:id="296"/>
      <w:commentRangeStart w:id="297"/>
      <w:r w:rsidRPr="005819C4">
        <w:rPr>
          <w:rFonts w:ascii="Tahoma" w:eastAsia="Arial" w:hAnsi="Tahoma" w:cs="Tahoma"/>
          <w:sz w:val="24"/>
          <w:szCs w:val="24"/>
        </w:rPr>
        <w:t>criterios</w:t>
      </w:r>
      <w:commentRangeEnd w:id="296"/>
      <w:r w:rsidR="003B2A27">
        <w:rPr>
          <w:rStyle w:val="Refdecomentario"/>
          <w:rFonts w:eastAsia="Calibri"/>
        </w:rPr>
        <w:commentReference w:id="296"/>
      </w:r>
      <w:commentRangeEnd w:id="297"/>
      <w:r w:rsidR="00384111">
        <w:rPr>
          <w:rStyle w:val="Refdecomentario"/>
          <w:rFonts w:eastAsia="Calibri"/>
        </w:rPr>
        <w:commentReference w:id="297"/>
      </w:r>
      <w:r w:rsidRPr="005819C4">
        <w:rPr>
          <w:rFonts w:ascii="Tahoma" w:eastAsia="Arial" w:hAnsi="Tahoma" w:cs="Tahoma"/>
          <w:sz w:val="24"/>
          <w:szCs w:val="24"/>
        </w:rPr>
        <w:t>:</w:t>
      </w:r>
    </w:p>
    <w:p w14:paraId="4568B204" w14:textId="26AF2940" w:rsidR="008442F3" w:rsidRPr="005819C4" w:rsidRDefault="008442F3" w:rsidP="008442F3">
      <w:pPr>
        <w:pStyle w:val="Sinespaciado"/>
        <w:numPr>
          <w:ilvl w:val="1"/>
          <w:numId w:val="29"/>
        </w:numPr>
        <w:rPr>
          <w:rFonts w:ascii="Tahoma" w:eastAsia="Arial" w:hAnsi="Tahoma" w:cs="Tahoma"/>
          <w:sz w:val="24"/>
          <w:szCs w:val="24"/>
        </w:rPr>
      </w:pPr>
      <w:r w:rsidRPr="005819C4">
        <w:rPr>
          <w:rFonts w:ascii="Tahoma" w:eastAsia="Arial" w:hAnsi="Tahoma" w:cs="Tahoma"/>
          <w:sz w:val="24"/>
          <w:szCs w:val="24"/>
        </w:rPr>
        <w:t xml:space="preserve">Por </w:t>
      </w:r>
      <w:proofErr w:type="spellStart"/>
      <w:r w:rsidRPr="005819C4">
        <w:rPr>
          <w:rFonts w:ascii="Tahoma" w:eastAsia="Arial" w:hAnsi="Tahoma" w:cs="Tahoma"/>
          <w:sz w:val="24"/>
          <w:szCs w:val="24"/>
        </w:rPr>
        <w:t>carrier</w:t>
      </w:r>
      <w:proofErr w:type="spellEnd"/>
      <w:r w:rsidR="00511FE5" w:rsidRPr="005819C4">
        <w:rPr>
          <w:rFonts w:ascii="Tahoma" w:eastAsia="Arial" w:hAnsi="Tahoma" w:cs="Tahoma"/>
          <w:sz w:val="24"/>
          <w:szCs w:val="24"/>
        </w:rPr>
        <w:t xml:space="preserve">, promoción para todos los envíos con el </w:t>
      </w:r>
      <w:proofErr w:type="spellStart"/>
      <w:r w:rsidR="00511FE5" w:rsidRPr="005819C4">
        <w:rPr>
          <w:rFonts w:ascii="Tahoma" w:eastAsia="Arial" w:hAnsi="Tahoma" w:cs="Tahoma"/>
          <w:sz w:val="24"/>
          <w:szCs w:val="24"/>
        </w:rPr>
        <w:t>carrier</w:t>
      </w:r>
      <w:proofErr w:type="spellEnd"/>
      <w:r w:rsidR="00511FE5" w:rsidRPr="005819C4">
        <w:rPr>
          <w:rFonts w:ascii="Tahoma" w:eastAsia="Arial" w:hAnsi="Tahoma" w:cs="Tahoma"/>
          <w:sz w:val="24"/>
          <w:szCs w:val="24"/>
        </w:rPr>
        <w:t xml:space="preserve"> elegido</w:t>
      </w:r>
      <w:r w:rsidRPr="005819C4">
        <w:rPr>
          <w:rFonts w:ascii="Tahoma" w:eastAsia="Arial" w:hAnsi="Tahoma" w:cs="Tahoma"/>
          <w:sz w:val="24"/>
          <w:szCs w:val="24"/>
        </w:rPr>
        <w:t>.</w:t>
      </w:r>
    </w:p>
    <w:p w14:paraId="2818A407" w14:textId="1FA254CD" w:rsidR="008442F3" w:rsidRPr="005819C4" w:rsidRDefault="00511FE5" w:rsidP="008442F3">
      <w:pPr>
        <w:pStyle w:val="Sinespaciado"/>
        <w:numPr>
          <w:ilvl w:val="1"/>
          <w:numId w:val="29"/>
        </w:numPr>
        <w:rPr>
          <w:rFonts w:ascii="Tahoma" w:eastAsia="Arial" w:hAnsi="Tahoma" w:cs="Tahoma"/>
          <w:sz w:val="24"/>
          <w:szCs w:val="24"/>
        </w:rPr>
      </w:pPr>
      <w:r w:rsidRPr="005819C4">
        <w:rPr>
          <w:rFonts w:ascii="Tahoma" w:eastAsia="Arial" w:hAnsi="Tahoma" w:cs="Tahoma"/>
          <w:sz w:val="24"/>
          <w:szCs w:val="24"/>
        </w:rPr>
        <w:t>Por categoría de productos.</w:t>
      </w:r>
    </w:p>
    <w:p w14:paraId="07709184" w14:textId="48F7706E" w:rsidR="00511FE5" w:rsidRPr="005819C4" w:rsidRDefault="00511FE5" w:rsidP="008442F3">
      <w:pPr>
        <w:pStyle w:val="Sinespaciado"/>
        <w:numPr>
          <w:ilvl w:val="1"/>
          <w:numId w:val="29"/>
        </w:numPr>
        <w:rPr>
          <w:rFonts w:ascii="Tahoma" w:eastAsia="Arial" w:hAnsi="Tahoma" w:cs="Tahoma"/>
          <w:sz w:val="24"/>
          <w:szCs w:val="24"/>
        </w:rPr>
      </w:pPr>
      <w:r w:rsidRPr="005819C4">
        <w:rPr>
          <w:rFonts w:ascii="Tahoma" w:eastAsia="Arial" w:hAnsi="Tahoma" w:cs="Tahoma"/>
          <w:sz w:val="24"/>
          <w:szCs w:val="24"/>
        </w:rPr>
        <w:t>Por línea de productos.</w:t>
      </w:r>
    </w:p>
    <w:p w14:paraId="1321C4A8" w14:textId="39416464" w:rsidR="00511FE5" w:rsidRPr="005819C4" w:rsidRDefault="00511FE5" w:rsidP="008442F3">
      <w:pPr>
        <w:pStyle w:val="Sinespaciado"/>
        <w:numPr>
          <w:ilvl w:val="1"/>
          <w:numId w:val="29"/>
        </w:numPr>
        <w:rPr>
          <w:rFonts w:ascii="Tahoma" w:eastAsia="Arial" w:hAnsi="Tahoma" w:cs="Tahoma"/>
          <w:sz w:val="24"/>
          <w:szCs w:val="24"/>
        </w:rPr>
      </w:pPr>
      <w:r w:rsidRPr="005819C4">
        <w:rPr>
          <w:rFonts w:ascii="Tahoma" w:eastAsia="Arial" w:hAnsi="Tahoma" w:cs="Tahoma"/>
          <w:sz w:val="24"/>
          <w:szCs w:val="24"/>
        </w:rPr>
        <w:t xml:space="preserve">Por </w:t>
      </w:r>
      <w:r w:rsidR="00BF0A36" w:rsidRPr="005819C4">
        <w:rPr>
          <w:rFonts w:ascii="Tahoma" w:eastAsia="Arial" w:hAnsi="Tahoma" w:cs="Tahoma"/>
          <w:sz w:val="24"/>
          <w:szCs w:val="24"/>
        </w:rPr>
        <w:t>artículos</w:t>
      </w:r>
      <w:r w:rsidRPr="005819C4">
        <w:rPr>
          <w:rFonts w:ascii="Tahoma" w:eastAsia="Arial" w:hAnsi="Tahoma" w:cs="Tahoma"/>
          <w:sz w:val="24"/>
          <w:szCs w:val="24"/>
        </w:rPr>
        <w:t xml:space="preserve"> específicos.</w:t>
      </w:r>
    </w:p>
    <w:p w14:paraId="4F9ED3F6" w14:textId="0EC4C499" w:rsidR="00511FE5" w:rsidRPr="005819C4" w:rsidRDefault="00511FE5" w:rsidP="008442F3">
      <w:pPr>
        <w:pStyle w:val="Sinespaciado"/>
        <w:numPr>
          <w:ilvl w:val="1"/>
          <w:numId w:val="29"/>
        </w:numPr>
        <w:rPr>
          <w:rFonts w:ascii="Tahoma" w:eastAsia="Arial" w:hAnsi="Tahoma" w:cs="Tahoma"/>
          <w:sz w:val="24"/>
          <w:szCs w:val="24"/>
        </w:rPr>
      </w:pPr>
      <w:r w:rsidRPr="005819C4">
        <w:rPr>
          <w:rFonts w:ascii="Tahoma" w:eastAsia="Arial" w:hAnsi="Tahoma" w:cs="Tahoma"/>
          <w:sz w:val="24"/>
          <w:szCs w:val="24"/>
        </w:rPr>
        <w:t xml:space="preserve">Por $monto del </w:t>
      </w:r>
      <w:r w:rsidR="00BF0A36" w:rsidRPr="005819C4">
        <w:rPr>
          <w:rFonts w:ascii="Tahoma" w:eastAsia="Arial" w:hAnsi="Tahoma" w:cs="Tahoma"/>
          <w:sz w:val="24"/>
          <w:szCs w:val="24"/>
        </w:rPr>
        <w:t>artículo</w:t>
      </w:r>
      <w:r w:rsidRPr="005819C4">
        <w:rPr>
          <w:rFonts w:ascii="Tahoma" w:eastAsia="Arial" w:hAnsi="Tahoma" w:cs="Tahoma"/>
          <w:sz w:val="24"/>
          <w:szCs w:val="24"/>
        </w:rPr>
        <w:t>.</w:t>
      </w:r>
    </w:p>
    <w:p w14:paraId="655CC71B" w14:textId="77777777" w:rsidR="008442F3" w:rsidRPr="005819C4" w:rsidRDefault="008442F3" w:rsidP="00E140EB">
      <w:pPr>
        <w:pStyle w:val="Sinespaciado"/>
        <w:ind w:left="720"/>
        <w:rPr>
          <w:rFonts w:ascii="Tahoma" w:eastAsia="Arial" w:hAnsi="Tahoma" w:cs="Tahoma"/>
          <w:sz w:val="24"/>
          <w:szCs w:val="24"/>
        </w:rPr>
      </w:pPr>
    </w:p>
    <w:p w14:paraId="78047967"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Los siguientes cuadros demuestran los criterios de validación descritos:</w:t>
      </w:r>
    </w:p>
    <w:p w14:paraId="79C89C2A"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57C4A57E" wp14:editId="2E0DBCF3">
            <wp:extent cx="4715436" cy="2927014"/>
            <wp:effectExtent l="0" t="0" r="9525"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44397" cy="2944991"/>
                    </a:xfrm>
                    <a:prstGeom prst="rect">
                      <a:avLst/>
                    </a:prstGeom>
                    <a:noFill/>
                  </pic:spPr>
                </pic:pic>
              </a:graphicData>
            </a:graphic>
          </wp:inline>
        </w:drawing>
      </w:r>
    </w:p>
    <w:p w14:paraId="201BF5E4" w14:textId="77777777" w:rsidR="00E140EB" w:rsidRPr="005819C4" w:rsidRDefault="00E140EB" w:rsidP="00E140EB">
      <w:pPr>
        <w:pStyle w:val="Sinespaciado"/>
        <w:rPr>
          <w:rFonts w:ascii="Tahoma" w:eastAsia="Arial" w:hAnsi="Tahoma" w:cs="Tahoma"/>
          <w:sz w:val="24"/>
          <w:szCs w:val="24"/>
        </w:rPr>
      </w:pPr>
    </w:p>
    <w:p w14:paraId="14C50690"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lastRenderedPageBreak/>
        <w:drawing>
          <wp:inline distT="0" distB="0" distL="0" distR="0" wp14:anchorId="60167883" wp14:editId="591A294F">
            <wp:extent cx="4926106" cy="2135226"/>
            <wp:effectExtent l="0" t="0" r="825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46905" cy="2144242"/>
                    </a:xfrm>
                    <a:prstGeom prst="rect">
                      <a:avLst/>
                    </a:prstGeom>
                    <a:noFill/>
                  </pic:spPr>
                </pic:pic>
              </a:graphicData>
            </a:graphic>
          </wp:inline>
        </w:drawing>
      </w:r>
    </w:p>
    <w:p w14:paraId="163580A7" w14:textId="77777777" w:rsidR="00E140EB" w:rsidRPr="005819C4" w:rsidRDefault="00E140EB" w:rsidP="00E140EB">
      <w:pPr>
        <w:pStyle w:val="Sinespaciado"/>
        <w:rPr>
          <w:rFonts w:ascii="Tahoma" w:eastAsia="Arial" w:hAnsi="Tahoma" w:cs="Tahoma"/>
          <w:sz w:val="24"/>
          <w:szCs w:val="24"/>
        </w:rPr>
      </w:pPr>
    </w:p>
    <w:p w14:paraId="1D954D7A"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En los puntos anteriores fue descrito los criterios básicos para definir el Split de una orden, a continuación se muestra un cuadro representativo del volumen de inventarios en los catálogos extendidos manejados por Soriana.</w:t>
      </w:r>
    </w:p>
    <w:p w14:paraId="03CA0DC0" w14:textId="77777777" w:rsidR="00E140EB" w:rsidRPr="005819C4" w:rsidRDefault="00E140EB" w:rsidP="00E140EB">
      <w:pPr>
        <w:pStyle w:val="Sinespaciado"/>
        <w:rPr>
          <w:rFonts w:ascii="Tahoma" w:eastAsia="Arial" w:hAnsi="Tahoma" w:cs="Tahoma"/>
          <w:sz w:val="24"/>
          <w:szCs w:val="24"/>
        </w:rPr>
      </w:pPr>
    </w:p>
    <w:p w14:paraId="797E3CB6"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619307F4" wp14:editId="60A5153F">
            <wp:extent cx="4760259" cy="1414114"/>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96657" cy="1424927"/>
                    </a:xfrm>
                    <a:prstGeom prst="rect">
                      <a:avLst/>
                    </a:prstGeom>
                    <a:noFill/>
                    <a:ln>
                      <a:noFill/>
                    </a:ln>
                  </pic:spPr>
                </pic:pic>
              </a:graphicData>
            </a:graphic>
          </wp:inline>
        </w:drawing>
      </w:r>
    </w:p>
    <w:p w14:paraId="387122F0" w14:textId="77777777" w:rsidR="00E140EB" w:rsidRPr="005819C4" w:rsidRDefault="00E140EB" w:rsidP="00E140EB">
      <w:pPr>
        <w:pStyle w:val="Sinespaciado"/>
        <w:rPr>
          <w:rFonts w:ascii="Tahoma" w:eastAsia="Arial" w:hAnsi="Tahoma" w:cs="Tahoma"/>
          <w:sz w:val="24"/>
          <w:szCs w:val="24"/>
        </w:rPr>
      </w:pPr>
    </w:p>
    <w:p w14:paraId="55C49D5B" w14:textId="77777777" w:rsidR="001B702F" w:rsidRPr="005819C4" w:rsidRDefault="001B702F" w:rsidP="00E140EB">
      <w:pPr>
        <w:pStyle w:val="Sinespaciado"/>
        <w:rPr>
          <w:rFonts w:ascii="Tahoma" w:eastAsia="Arial" w:hAnsi="Tahoma" w:cs="Tahoma"/>
          <w:sz w:val="24"/>
          <w:szCs w:val="24"/>
        </w:rPr>
      </w:pPr>
    </w:p>
    <w:p w14:paraId="72D592DC" w14:textId="77777777" w:rsidR="001B702F" w:rsidRPr="005819C4" w:rsidRDefault="001B702F" w:rsidP="00E140EB">
      <w:pPr>
        <w:pStyle w:val="Sinespaciado"/>
        <w:rPr>
          <w:rFonts w:ascii="Tahoma" w:eastAsia="Arial" w:hAnsi="Tahoma" w:cs="Tahoma"/>
          <w:sz w:val="24"/>
          <w:szCs w:val="24"/>
        </w:rPr>
      </w:pPr>
    </w:p>
    <w:p w14:paraId="6756215C" w14:textId="77777777" w:rsidR="00E140EB" w:rsidRPr="005819C4" w:rsidRDefault="00E140EB" w:rsidP="00E140EB">
      <w:pPr>
        <w:pStyle w:val="0020HeadingN1"/>
        <w:rPr>
          <w:lang w:val="es-MX"/>
        </w:rPr>
      </w:pPr>
      <w:bookmarkStart w:id="298" w:name="_Toc66441792"/>
      <w:bookmarkStart w:id="299" w:name="_Toc66451695"/>
      <w:r w:rsidRPr="005819C4">
        <w:rPr>
          <w:lang w:val="es-MX"/>
        </w:rPr>
        <w:t>Criterio de selección de tienda/almacén</w:t>
      </w:r>
      <w:bookmarkEnd w:id="298"/>
      <w:bookmarkEnd w:id="299"/>
    </w:p>
    <w:p w14:paraId="7BD39A62" w14:textId="77777777" w:rsidR="008E352D" w:rsidRPr="005819C4" w:rsidRDefault="008E352D" w:rsidP="00E140EB">
      <w:pPr>
        <w:pStyle w:val="Sinespaciado"/>
        <w:rPr>
          <w:rFonts w:ascii="Tahoma" w:eastAsia="Arial" w:hAnsi="Tahoma" w:cs="Tahoma"/>
          <w:sz w:val="24"/>
          <w:szCs w:val="24"/>
        </w:rPr>
      </w:pPr>
    </w:p>
    <w:p w14:paraId="6E4AADE5"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A continuación se describe en detalle las características que deben estar disponibles en la información de las tiendas, características con las cuales se podrá realizar la elección de la tienda que puede y debe surtir un pedido.</w:t>
      </w:r>
    </w:p>
    <w:p w14:paraId="41FE2479" w14:textId="77777777" w:rsidR="00E140EB" w:rsidRPr="005819C4" w:rsidRDefault="00E140EB" w:rsidP="00E140EB">
      <w:pPr>
        <w:pStyle w:val="Sinespaciado"/>
        <w:rPr>
          <w:rFonts w:ascii="Tahoma" w:eastAsia="Arial" w:hAnsi="Tahoma" w:cs="Tahoma"/>
          <w:sz w:val="24"/>
          <w:szCs w:val="24"/>
        </w:rPr>
      </w:pPr>
    </w:p>
    <w:p w14:paraId="4DCA2094"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Para poder definir la mejor opción para surtir un pedido, se establece que lo mejor es hacerlo con base a la siguiente premisa:</w:t>
      </w:r>
    </w:p>
    <w:p w14:paraId="5E50B9D0" w14:textId="77777777" w:rsidR="00E140EB" w:rsidRPr="005819C4" w:rsidRDefault="00E140EB" w:rsidP="00E140EB">
      <w:pPr>
        <w:pStyle w:val="Sinespaciado"/>
        <w:numPr>
          <w:ilvl w:val="0"/>
          <w:numId w:val="26"/>
        </w:numPr>
        <w:rPr>
          <w:rFonts w:ascii="Tahoma" w:eastAsia="Arial" w:hAnsi="Tahoma" w:cs="Tahoma"/>
          <w:b/>
          <w:i/>
          <w:sz w:val="24"/>
          <w:szCs w:val="24"/>
        </w:rPr>
      </w:pPr>
      <w:r w:rsidRPr="005819C4">
        <w:rPr>
          <w:rFonts w:ascii="Tahoma" w:eastAsia="Arial" w:hAnsi="Tahoma" w:cs="Tahoma"/>
          <w:b/>
          <w:i/>
          <w:sz w:val="24"/>
          <w:szCs w:val="24"/>
        </w:rPr>
        <w:t>El más cercano cuya tienda/almacén tenga existencia y haya cobertura al área del cliente.</w:t>
      </w:r>
    </w:p>
    <w:p w14:paraId="59F5378E" w14:textId="77777777" w:rsidR="00E140EB" w:rsidRPr="005819C4" w:rsidRDefault="00E140EB" w:rsidP="00E140EB">
      <w:pPr>
        <w:pStyle w:val="Sinespaciado"/>
        <w:rPr>
          <w:rFonts w:ascii="Tahoma" w:eastAsia="Arial" w:hAnsi="Tahoma" w:cs="Tahoma"/>
          <w:sz w:val="24"/>
          <w:szCs w:val="24"/>
        </w:rPr>
      </w:pPr>
    </w:p>
    <w:p w14:paraId="2F611801"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Para apoyar a establecer este criterio se analiza que propiedades de la tienda/almacén nos indican la mejor opción. Siendo la ubicación de la tienda con respecto a la ubicación del cliente el punto crítico en este sentido, ya que eso nos dirige a lograr una entrega en tiempo y forma con el cliente.</w:t>
      </w:r>
    </w:p>
    <w:p w14:paraId="3AE2BAE6" w14:textId="77777777" w:rsidR="00E140EB" w:rsidRPr="005819C4" w:rsidRDefault="00E140EB" w:rsidP="00E140EB">
      <w:pPr>
        <w:pStyle w:val="Sinespaciado"/>
        <w:rPr>
          <w:rFonts w:ascii="Tahoma" w:eastAsia="Arial" w:hAnsi="Tahoma" w:cs="Tahoma"/>
          <w:sz w:val="24"/>
          <w:szCs w:val="24"/>
        </w:rPr>
      </w:pPr>
    </w:p>
    <w:p w14:paraId="2728EFE9"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lastRenderedPageBreak/>
        <w:t>Para lograr establecer la proximidad/cercanía de cada tienda/almacén con respecto al cliente, se necesita definir el área de cobertura de cada tienda/almacén.</w:t>
      </w:r>
    </w:p>
    <w:p w14:paraId="688875C4" w14:textId="77777777" w:rsidR="00E140EB" w:rsidRPr="005819C4" w:rsidRDefault="00E140EB" w:rsidP="00E140EB">
      <w:pPr>
        <w:pStyle w:val="Sinespaciado"/>
        <w:rPr>
          <w:rFonts w:ascii="Tahoma" w:eastAsia="Arial" w:hAnsi="Tahoma" w:cs="Tahoma"/>
          <w:sz w:val="24"/>
          <w:szCs w:val="24"/>
        </w:rPr>
      </w:pPr>
    </w:p>
    <w:p w14:paraId="561ABBEA"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Se define que cada tienda/almacén debe tener establecida su geolocalización (latitud, y longitud); para que se pueda calcular la distancia entre estos y el área de ubicación del cliente.</w:t>
      </w:r>
    </w:p>
    <w:p w14:paraId="5AA7E66F" w14:textId="77777777" w:rsidR="00E140EB" w:rsidRPr="005819C4" w:rsidRDefault="00E140EB" w:rsidP="00E140EB">
      <w:pPr>
        <w:pStyle w:val="Sinespaciado"/>
        <w:rPr>
          <w:rFonts w:ascii="Tahoma" w:eastAsia="Arial" w:hAnsi="Tahoma" w:cs="Tahoma"/>
          <w:sz w:val="24"/>
          <w:szCs w:val="24"/>
        </w:rPr>
      </w:pPr>
    </w:p>
    <w:p w14:paraId="764015C6"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Esto nos ayuda como primer punto a definir la mejor opción respecto a la tienda/almacén que cubrirá el pedido.</w:t>
      </w:r>
    </w:p>
    <w:p w14:paraId="6D73BADA" w14:textId="77777777" w:rsidR="008E352D" w:rsidRPr="005819C4" w:rsidRDefault="008E352D" w:rsidP="00E140EB">
      <w:pPr>
        <w:pStyle w:val="Sinespaciado"/>
        <w:rPr>
          <w:rFonts w:ascii="Tahoma" w:eastAsia="Arial" w:hAnsi="Tahoma" w:cs="Tahoma"/>
          <w:sz w:val="24"/>
          <w:szCs w:val="24"/>
        </w:rPr>
      </w:pPr>
    </w:p>
    <w:p w14:paraId="0533ADB9" w14:textId="2B33F1F8"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Y en caso de que por proximidad 2 o más tiendas/almacenes puedan cubrir el pedido, el criterio de desempate será el siguiente:</w:t>
      </w:r>
    </w:p>
    <w:p w14:paraId="02D68C5E" w14:textId="77777777" w:rsidR="008E352D" w:rsidRPr="005819C4" w:rsidRDefault="008E352D" w:rsidP="00E140EB">
      <w:pPr>
        <w:pStyle w:val="Sinespaciado"/>
        <w:rPr>
          <w:rFonts w:ascii="Tahoma" w:eastAsia="Arial" w:hAnsi="Tahoma" w:cs="Tahoma"/>
          <w:sz w:val="24"/>
          <w:szCs w:val="24"/>
        </w:rPr>
      </w:pPr>
    </w:p>
    <w:p w14:paraId="2A9C5113"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Prioridad para desempate, y elección final de la tienda que atenderá un pedido:</w:t>
      </w:r>
    </w:p>
    <w:p w14:paraId="49DF0897" w14:textId="77777777" w:rsidR="00E140EB" w:rsidRPr="005819C4" w:rsidRDefault="00E140EB" w:rsidP="00E140EB">
      <w:pPr>
        <w:pStyle w:val="Sinespaciado"/>
        <w:numPr>
          <w:ilvl w:val="0"/>
          <w:numId w:val="27"/>
        </w:numPr>
        <w:rPr>
          <w:rFonts w:ascii="Tahoma" w:eastAsia="Arial" w:hAnsi="Tahoma" w:cs="Tahoma"/>
          <w:sz w:val="24"/>
          <w:szCs w:val="24"/>
        </w:rPr>
      </w:pPr>
      <w:r w:rsidRPr="005819C4">
        <w:rPr>
          <w:rFonts w:ascii="Tahoma" w:eastAsia="Arial" w:hAnsi="Tahoma" w:cs="Tahoma"/>
          <w:sz w:val="24"/>
          <w:szCs w:val="24"/>
        </w:rPr>
        <w:t xml:space="preserve">Tiendas </w:t>
      </w:r>
      <w:r w:rsidRPr="005819C4">
        <w:rPr>
          <w:rFonts w:ascii="Tahoma" w:eastAsia="Arial" w:hAnsi="Tahoma" w:cs="Tahoma"/>
          <w:sz w:val="24"/>
          <w:szCs w:val="24"/>
        </w:rPr>
        <w:tab/>
        <w:t>(desde los catálogos disponibles de SETC)</w:t>
      </w:r>
    </w:p>
    <w:p w14:paraId="0C5955A9" w14:textId="77777777" w:rsidR="00E140EB" w:rsidRPr="005819C4" w:rsidRDefault="00E140EB" w:rsidP="00E140EB">
      <w:pPr>
        <w:pStyle w:val="Sinespaciado"/>
        <w:numPr>
          <w:ilvl w:val="0"/>
          <w:numId w:val="27"/>
        </w:numPr>
        <w:rPr>
          <w:rFonts w:ascii="Tahoma" w:eastAsia="Arial" w:hAnsi="Tahoma" w:cs="Tahoma"/>
          <w:sz w:val="24"/>
          <w:szCs w:val="24"/>
        </w:rPr>
      </w:pPr>
      <w:r w:rsidRPr="005819C4">
        <w:rPr>
          <w:rFonts w:ascii="Tahoma" w:eastAsia="Arial" w:hAnsi="Tahoma" w:cs="Tahoma"/>
          <w:sz w:val="24"/>
          <w:szCs w:val="24"/>
        </w:rPr>
        <w:t xml:space="preserve">Tiendas </w:t>
      </w:r>
      <w:r w:rsidRPr="005819C4">
        <w:rPr>
          <w:rFonts w:ascii="Tahoma" w:eastAsia="Arial" w:hAnsi="Tahoma" w:cs="Tahoma"/>
          <w:sz w:val="24"/>
          <w:szCs w:val="24"/>
        </w:rPr>
        <w:tab/>
        <w:t>(desde los catálogos disponibles de DST)</w:t>
      </w:r>
    </w:p>
    <w:p w14:paraId="5A37EED6" w14:textId="77777777" w:rsidR="00E140EB" w:rsidRPr="005819C4" w:rsidRDefault="00E140EB" w:rsidP="00E140EB">
      <w:pPr>
        <w:pStyle w:val="Sinespaciado"/>
        <w:numPr>
          <w:ilvl w:val="0"/>
          <w:numId w:val="27"/>
        </w:numPr>
        <w:rPr>
          <w:rFonts w:ascii="Tahoma" w:eastAsia="Arial" w:hAnsi="Tahoma" w:cs="Tahoma"/>
          <w:sz w:val="24"/>
          <w:szCs w:val="24"/>
        </w:rPr>
      </w:pPr>
      <w:r w:rsidRPr="005819C4">
        <w:rPr>
          <w:rFonts w:ascii="Tahoma" w:eastAsia="Arial" w:hAnsi="Tahoma" w:cs="Tahoma"/>
          <w:sz w:val="24"/>
          <w:szCs w:val="24"/>
        </w:rPr>
        <w:t xml:space="preserve">Almacén </w:t>
      </w:r>
      <w:r w:rsidRPr="005819C4">
        <w:rPr>
          <w:rFonts w:ascii="Tahoma" w:eastAsia="Arial" w:hAnsi="Tahoma" w:cs="Tahoma"/>
          <w:sz w:val="24"/>
          <w:szCs w:val="24"/>
        </w:rPr>
        <w:tab/>
        <w:t>(desde los catálogos de CEDIS)</w:t>
      </w:r>
    </w:p>
    <w:p w14:paraId="2ED27BA8" w14:textId="77777777" w:rsidR="00E140EB" w:rsidRPr="005819C4" w:rsidRDefault="00E140EB" w:rsidP="00E140EB">
      <w:pPr>
        <w:pStyle w:val="Sinespaciado"/>
        <w:numPr>
          <w:ilvl w:val="0"/>
          <w:numId w:val="27"/>
        </w:numPr>
        <w:rPr>
          <w:rFonts w:ascii="Tahoma" w:eastAsia="Arial" w:hAnsi="Tahoma" w:cs="Tahoma"/>
          <w:sz w:val="24"/>
          <w:szCs w:val="24"/>
        </w:rPr>
      </w:pPr>
      <w:proofErr w:type="spellStart"/>
      <w:r w:rsidRPr="005819C4">
        <w:rPr>
          <w:rFonts w:ascii="Tahoma" w:eastAsia="Arial" w:hAnsi="Tahoma" w:cs="Tahoma"/>
          <w:sz w:val="24"/>
          <w:szCs w:val="24"/>
        </w:rPr>
        <w:t>Vendor</w:t>
      </w:r>
      <w:proofErr w:type="spellEnd"/>
      <w:r w:rsidRPr="005819C4">
        <w:rPr>
          <w:rFonts w:ascii="Tahoma" w:eastAsia="Arial" w:hAnsi="Tahoma" w:cs="Tahoma"/>
          <w:sz w:val="24"/>
          <w:szCs w:val="24"/>
        </w:rPr>
        <w:t xml:space="preserve"> </w:t>
      </w:r>
      <w:r w:rsidRPr="005819C4">
        <w:rPr>
          <w:rFonts w:ascii="Tahoma" w:eastAsia="Arial" w:hAnsi="Tahoma" w:cs="Tahoma"/>
          <w:sz w:val="24"/>
          <w:szCs w:val="24"/>
        </w:rPr>
        <w:tab/>
        <w:t>(desde los catálogos de proveedores)</w:t>
      </w:r>
    </w:p>
    <w:p w14:paraId="67E63384" w14:textId="77777777" w:rsidR="00CA7EC0" w:rsidRPr="005819C4" w:rsidRDefault="00CA7EC0" w:rsidP="00E140EB">
      <w:pPr>
        <w:pStyle w:val="Sinespaciado"/>
        <w:rPr>
          <w:rFonts w:ascii="Tahoma" w:eastAsia="Arial" w:hAnsi="Tahoma" w:cs="Tahoma"/>
          <w:sz w:val="24"/>
          <w:szCs w:val="24"/>
        </w:rPr>
      </w:pPr>
    </w:p>
    <w:p w14:paraId="24D70B8F" w14:textId="77777777" w:rsidR="008E352D" w:rsidRPr="005819C4" w:rsidRDefault="008E352D" w:rsidP="00E140EB">
      <w:pPr>
        <w:pStyle w:val="Sinespaciado"/>
        <w:rPr>
          <w:rFonts w:ascii="Tahoma" w:eastAsia="Arial" w:hAnsi="Tahoma" w:cs="Tahoma"/>
          <w:sz w:val="24"/>
          <w:szCs w:val="24"/>
        </w:rPr>
      </w:pPr>
    </w:p>
    <w:p w14:paraId="02119214" w14:textId="05533336"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El siguiente cuadro provisto, muestra este concepto.</w:t>
      </w:r>
    </w:p>
    <w:p w14:paraId="771DB0C0"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noProof/>
          <w:sz w:val="24"/>
          <w:szCs w:val="24"/>
        </w:rPr>
        <w:drawing>
          <wp:inline distT="0" distB="0" distL="0" distR="0" wp14:anchorId="382D0A86" wp14:editId="32F97B17">
            <wp:extent cx="6471285" cy="3434715"/>
            <wp:effectExtent l="0" t="0" r="571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71285" cy="3434715"/>
                    </a:xfrm>
                    <a:prstGeom prst="rect">
                      <a:avLst/>
                    </a:prstGeom>
                    <a:noFill/>
                    <a:ln>
                      <a:noFill/>
                    </a:ln>
                  </pic:spPr>
                </pic:pic>
              </a:graphicData>
            </a:graphic>
          </wp:inline>
        </w:drawing>
      </w:r>
    </w:p>
    <w:p w14:paraId="4912AB64" w14:textId="77777777" w:rsidR="00E140EB" w:rsidRPr="005819C4" w:rsidRDefault="00E140EB" w:rsidP="00E140EB">
      <w:pPr>
        <w:pStyle w:val="Sinespaciado"/>
        <w:rPr>
          <w:rFonts w:ascii="Tahoma" w:eastAsia="Arial" w:hAnsi="Tahoma" w:cs="Tahoma"/>
          <w:sz w:val="24"/>
          <w:szCs w:val="24"/>
        </w:rPr>
      </w:pPr>
    </w:p>
    <w:p w14:paraId="4ADBB67B" w14:textId="77777777" w:rsidR="00E140EB" w:rsidRPr="005819C4" w:rsidRDefault="00E140EB" w:rsidP="00E140EB">
      <w:pPr>
        <w:pStyle w:val="Sinespaciado"/>
        <w:rPr>
          <w:rFonts w:ascii="Tahoma" w:eastAsia="Arial" w:hAnsi="Tahoma" w:cs="Tahoma"/>
          <w:sz w:val="24"/>
          <w:szCs w:val="24"/>
        </w:rPr>
      </w:pPr>
    </w:p>
    <w:p w14:paraId="0BD430F7" w14:textId="77777777" w:rsidR="008E352D" w:rsidRPr="005819C4" w:rsidRDefault="008E352D" w:rsidP="00E140EB">
      <w:pPr>
        <w:pStyle w:val="Sinespaciado"/>
        <w:rPr>
          <w:rFonts w:ascii="Tahoma" w:eastAsia="Arial" w:hAnsi="Tahoma" w:cs="Tahoma"/>
          <w:sz w:val="24"/>
          <w:szCs w:val="24"/>
        </w:rPr>
      </w:pPr>
    </w:p>
    <w:p w14:paraId="66671944" w14:textId="77777777" w:rsidR="008E352D" w:rsidRPr="005819C4" w:rsidRDefault="008E352D" w:rsidP="00E140EB">
      <w:pPr>
        <w:pStyle w:val="Sinespaciado"/>
        <w:rPr>
          <w:rFonts w:ascii="Tahoma" w:eastAsia="Arial" w:hAnsi="Tahoma" w:cs="Tahoma"/>
          <w:sz w:val="24"/>
          <w:szCs w:val="24"/>
        </w:rPr>
      </w:pPr>
    </w:p>
    <w:p w14:paraId="1C4145FC" w14:textId="77777777" w:rsidR="008E352D" w:rsidRPr="005819C4" w:rsidRDefault="008E352D" w:rsidP="00E140EB">
      <w:pPr>
        <w:pStyle w:val="Sinespaciado"/>
        <w:rPr>
          <w:rFonts w:ascii="Tahoma" w:eastAsia="Arial" w:hAnsi="Tahoma" w:cs="Tahoma"/>
          <w:sz w:val="24"/>
          <w:szCs w:val="24"/>
        </w:rPr>
      </w:pPr>
    </w:p>
    <w:p w14:paraId="0F2686D4" w14:textId="77777777" w:rsidR="008E352D" w:rsidRPr="005819C4" w:rsidRDefault="008E352D" w:rsidP="00E140EB">
      <w:pPr>
        <w:pStyle w:val="Sinespaciado"/>
        <w:rPr>
          <w:rFonts w:ascii="Tahoma" w:eastAsia="Arial" w:hAnsi="Tahoma" w:cs="Tahoma"/>
          <w:sz w:val="24"/>
          <w:szCs w:val="24"/>
        </w:rPr>
      </w:pPr>
    </w:p>
    <w:p w14:paraId="69F457D6" w14:textId="77777777" w:rsidR="00E140EB" w:rsidRPr="005819C4" w:rsidRDefault="00E140EB" w:rsidP="00E140EB">
      <w:pPr>
        <w:pStyle w:val="Sinespaciado"/>
        <w:rPr>
          <w:rFonts w:ascii="Tahoma" w:eastAsia="Arial" w:hAnsi="Tahoma" w:cs="Tahoma"/>
          <w:sz w:val="24"/>
          <w:szCs w:val="24"/>
        </w:rPr>
      </w:pPr>
    </w:p>
    <w:p w14:paraId="5DDA8DB3" w14:textId="77777777" w:rsidR="00E140EB" w:rsidRPr="005819C4" w:rsidRDefault="00E140EB" w:rsidP="00E140EB">
      <w:pPr>
        <w:pStyle w:val="0020HeadingN1"/>
        <w:rPr>
          <w:lang w:val="es-MX"/>
        </w:rPr>
      </w:pPr>
      <w:bookmarkStart w:id="300" w:name="_Toc66441793"/>
      <w:bookmarkStart w:id="301" w:name="_Toc66451696"/>
      <w:r w:rsidRPr="005819C4">
        <w:rPr>
          <w:lang w:val="es-MX"/>
        </w:rPr>
        <w:t>Geolocalización de tiendas/almacenes</w:t>
      </w:r>
      <w:bookmarkEnd w:id="300"/>
      <w:bookmarkEnd w:id="301"/>
    </w:p>
    <w:p w14:paraId="247AE784"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La Geolocalización se define con los puntos de ubicación en latitud y longitud, y para el contexto de información de Soriana; estos se deberán asociar en 2 segmentos:</w:t>
      </w:r>
    </w:p>
    <w:p w14:paraId="1A10847A" w14:textId="77777777" w:rsidR="00E140EB" w:rsidRPr="005819C4" w:rsidRDefault="00E140EB" w:rsidP="00E140EB">
      <w:pPr>
        <w:pStyle w:val="Sinespaciado"/>
        <w:numPr>
          <w:ilvl w:val="0"/>
          <w:numId w:val="28"/>
        </w:numPr>
        <w:rPr>
          <w:rFonts w:ascii="Tahoma" w:eastAsia="Arial" w:hAnsi="Tahoma" w:cs="Tahoma"/>
          <w:sz w:val="24"/>
          <w:szCs w:val="24"/>
        </w:rPr>
      </w:pPr>
      <w:r w:rsidRPr="005819C4">
        <w:rPr>
          <w:rFonts w:ascii="Tahoma" w:eastAsia="Arial" w:hAnsi="Tahoma" w:cs="Tahoma"/>
          <w:sz w:val="24"/>
          <w:szCs w:val="24"/>
        </w:rPr>
        <w:t>Zonas de cobertura, se refiere a un catálogo de codigos postales que ayuda a identificar las zonas donde se ubica cada cliente por su dirección asociada.</w:t>
      </w:r>
    </w:p>
    <w:p w14:paraId="06B707C7"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A este catálogo se necesita añadir la GEOLOCALIZACIÓN.</w:t>
      </w:r>
    </w:p>
    <w:p w14:paraId="36B20D66" w14:textId="77777777" w:rsidR="00E140EB" w:rsidRPr="005819C4" w:rsidRDefault="00E140EB" w:rsidP="00E140EB">
      <w:pPr>
        <w:pStyle w:val="Sinespaciado"/>
        <w:ind w:left="720"/>
        <w:rPr>
          <w:rFonts w:ascii="Tahoma" w:eastAsia="Arial" w:hAnsi="Tahoma" w:cs="Tahoma"/>
          <w:sz w:val="24"/>
          <w:szCs w:val="24"/>
        </w:rPr>
      </w:pPr>
    </w:p>
    <w:p w14:paraId="67B8CD0E" w14:textId="77777777" w:rsidR="00E140EB" w:rsidRPr="005819C4" w:rsidRDefault="00E140EB" w:rsidP="00E140EB">
      <w:pPr>
        <w:pStyle w:val="Sinespaciado"/>
        <w:ind w:left="720"/>
        <w:rPr>
          <w:rFonts w:ascii="Tahoma" w:eastAsia="Arial" w:hAnsi="Tahoma" w:cs="Tahoma"/>
          <w:sz w:val="24"/>
          <w:szCs w:val="24"/>
        </w:rPr>
      </w:pPr>
      <w:r w:rsidRPr="005819C4">
        <w:rPr>
          <w:rFonts w:ascii="Tahoma" w:eastAsia="Arial" w:hAnsi="Tahoma" w:cs="Tahoma"/>
          <w:sz w:val="24"/>
          <w:szCs w:val="24"/>
        </w:rPr>
        <w:t>Cada que nace un código postal nuevo, se deberá tomar en cuenta que debe asociarse su geolocalización para que el cálculo de proximidad se pueda realizar.</w:t>
      </w:r>
    </w:p>
    <w:p w14:paraId="379F8B78" w14:textId="77777777" w:rsidR="00E140EB" w:rsidRPr="005819C4" w:rsidRDefault="00E140EB" w:rsidP="00E140EB">
      <w:pPr>
        <w:pStyle w:val="Sinespaciado"/>
        <w:ind w:left="720"/>
        <w:rPr>
          <w:rFonts w:ascii="Tahoma" w:eastAsia="Arial" w:hAnsi="Tahoma" w:cs="Tahoma"/>
          <w:sz w:val="24"/>
          <w:szCs w:val="24"/>
        </w:rPr>
      </w:pPr>
    </w:p>
    <w:p w14:paraId="7EB65E52" w14:textId="77777777" w:rsidR="00E140EB" w:rsidRPr="005819C4" w:rsidRDefault="00E140EB" w:rsidP="00E140EB">
      <w:pPr>
        <w:pStyle w:val="Sinespaciado"/>
        <w:numPr>
          <w:ilvl w:val="0"/>
          <w:numId w:val="28"/>
        </w:numPr>
        <w:rPr>
          <w:rFonts w:ascii="Tahoma" w:eastAsia="Arial" w:hAnsi="Tahoma" w:cs="Tahoma"/>
          <w:sz w:val="24"/>
          <w:szCs w:val="24"/>
        </w:rPr>
      </w:pPr>
      <w:r w:rsidRPr="005819C4">
        <w:rPr>
          <w:rFonts w:ascii="Tahoma" w:eastAsia="Arial" w:hAnsi="Tahoma" w:cs="Tahoma"/>
          <w:sz w:val="24"/>
          <w:szCs w:val="24"/>
        </w:rPr>
        <w:t>Tiendas/Almacenes, se refiere al catálogo de tiendas/almacenes donde se necesita agregar la GEOLOCALIZACION.</w:t>
      </w:r>
    </w:p>
    <w:p w14:paraId="354D66ED" w14:textId="77777777" w:rsidR="00E140EB" w:rsidRPr="005819C4" w:rsidRDefault="00E140EB" w:rsidP="00E140EB">
      <w:pPr>
        <w:pStyle w:val="Sinespaciado"/>
        <w:rPr>
          <w:rFonts w:ascii="Tahoma" w:eastAsia="Arial" w:hAnsi="Tahoma" w:cs="Tahoma"/>
          <w:sz w:val="24"/>
          <w:szCs w:val="24"/>
        </w:rPr>
      </w:pPr>
    </w:p>
    <w:p w14:paraId="757264BE"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Al tener definidos los puntos de geolocalización de los codigos postales, y de las tiendas/almacenes; se podrá calcular en todo momento la distancia o proximidad de la tienda/almacén con respecto a la ubicación aproximada del cliente.</w:t>
      </w:r>
    </w:p>
    <w:p w14:paraId="408FB446" w14:textId="77777777" w:rsidR="00E140EB" w:rsidRPr="005819C4" w:rsidRDefault="00E140EB" w:rsidP="00E140EB">
      <w:pPr>
        <w:pStyle w:val="Sinespaciado"/>
        <w:rPr>
          <w:rFonts w:ascii="Tahoma" w:eastAsia="Arial" w:hAnsi="Tahoma" w:cs="Tahoma"/>
          <w:sz w:val="24"/>
          <w:szCs w:val="24"/>
        </w:rPr>
      </w:pPr>
    </w:p>
    <w:p w14:paraId="6403C6F5"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Esto cubre el primer criterio para definir que tienda/almacén representa la mejor opción para atender el pedido.</w:t>
      </w:r>
    </w:p>
    <w:p w14:paraId="7FF4838F" w14:textId="0ED458EB"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 xml:space="preserve">Y en caso de empate entre 2 o más tiendas, se recurre al criterio de desempate. Que establece una </w:t>
      </w:r>
      <w:bookmarkStart w:id="302" w:name="_GoBack"/>
      <w:r w:rsidRPr="005819C4">
        <w:rPr>
          <w:rFonts w:ascii="Tahoma" w:eastAsia="Arial" w:hAnsi="Tahoma" w:cs="Tahoma"/>
          <w:sz w:val="24"/>
          <w:szCs w:val="24"/>
        </w:rPr>
        <w:t xml:space="preserve">prioridad de quien puede surtir el pedido. (Definición en la </w:t>
      </w:r>
      <w:r w:rsidRPr="005819C4">
        <w:rPr>
          <w:rFonts w:ascii="Tahoma" w:eastAsia="Arial" w:hAnsi="Tahoma" w:cs="Tahoma"/>
          <w:b/>
          <w:sz w:val="24"/>
          <w:szCs w:val="24"/>
        </w:rPr>
        <w:t>sección F</w:t>
      </w:r>
      <w:r w:rsidRPr="005819C4">
        <w:rPr>
          <w:rFonts w:ascii="Tahoma" w:eastAsia="Arial" w:hAnsi="Tahoma" w:cs="Tahoma"/>
          <w:sz w:val="24"/>
          <w:szCs w:val="24"/>
        </w:rPr>
        <w:t>)</w:t>
      </w:r>
    </w:p>
    <w:bookmarkEnd w:id="302"/>
    <w:p w14:paraId="62680DFE" w14:textId="77777777" w:rsidR="00E140EB" w:rsidRPr="005819C4" w:rsidRDefault="00E140EB" w:rsidP="00E140EB">
      <w:pPr>
        <w:pStyle w:val="Sinespaciado"/>
        <w:rPr>
          <w:rFonts w:ascii="Tahoma" w:eastAsia="Arial" w:hAnsi="Tahoma" w:cs="Tahoma"/>
          <w:sz w:val="24"/>
          <w:szCs w:val="24"/>
        </w:rPr>
      </w:pPr>
    </w:p>
    <w:p w14:paraId="4CEDABA7" w14:textId="77777777" w:rsidR="00E140EB" w:rsidRPr="005819C4" w:rsidRDefault="00E140EB" w:rsidP="00E140EB">
      <w:pPr>
        <w:pStyle w:val="Sinespaciado"/>
        <w:rPr>
          <w:rFonts w:ascii="Tahoma" w:eastAsia="Arial" w:hAnsi="Tahoma" w:cs="Tahoma"/>
          <w:sz w:val="24"/>
          <w:szCs w:val="24"/>
        </w:rPr>
      </w:pPr>
      <w:r w:rsidRPr="005819C4">
        <w:rPr>
          <w:rFonts w:ascii="Tahoma" w:eastAsia="Arial" w:hAnsi="Tahoma" w:cs="Tahoma"/>
          <w:sz w:val="24"/>
          <w:szCs w:val="24"/>
        </w:rPr>
        <w:t>El siguiente cuadro es un ejemplo para mostrar que sucede al aparecer un nuevo código postal, cuando se define una nueva colonia en una ciudad/población.</w:t>
      </w:r>
    </w:p>
    <w:p w14:paraId="54DF1277" w14:textId="77777777" w:rsidR="00E140EB" w:rsidRPr="005819C4" w:rsidRDefault="00E140EB" w:rsidP="00E140EB">
      <w:pPr>
        <w:pStyle w:val="Sinespaciado"/>
        <w:rPr>
          <w:rFonts w:ascii="Tahoma" w:eastAsia="Arial" w:hAnsi="Tahoma" w:cs="Tahoma"/>
          <w:sz w:val="24"/>
          <w:szCs w:val="24"/>
        </w:rPr>
      </w:pPr>
    </w:p>
    <w:p w14:paraId="0CD42F2F" w14:textId="77777777" w:rsidR="00E140EB" w:rsidRPr="005819C4" w:rsidRDefault="00E140EB" w:rsidP="00E140EB">
      <w:pPr>
        <w:pStyle w:val="Sinespaciado"/>
        <w:jc w:val="center"/>
        <w:rPr>
          <w:rFonts w:ascii="Tahoma" w:eastAsia="Arial" w:hAnsi="Tahoma" w:cs="Tahoma"/>
          <w:sz w:val="24"/>
          <w:szCs w:val="24"/>
        </w:rPr>
      </w:pPr>
      <w:r w:rsidRPr="005819C4">
        <w:rPr>
          <w:rFonts w:ascii="Tahoma" w:eastAsia="Arial" w:hAnsi="Tahoma" w:cs="Tahoma"/>
          <w:noProof/>
          <w:sz w:val="24"/>
          <w:szCs w:val="24"/>
        </w:rPr>
        <w:drawing>
          <wp:inline distT="0" distB="0" distL="0" distR="0" wp14:anchorId="27F3F4FA" wp14:editId="5509E992">
            <wp:extent cx="4709215" cy="259976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87292" cy="2642867"/>
                    </a:xfrm>
                    <a:prstGeom prst="rect">
                      <a:avLst/>
                    </a:prstGeom>
                    <a:noFill/>
                    <a:ln>
                      <a:noFill/>
                    </a:ln>
                  </pic:spPr>
                </pic:pic>
              </a:graphicData>
            </a:graphic>
          </wp:inline>
        </w:drawing>
      </w:r>
    </w:p>
    <w:p w14:paraId="3C135D25" w14:textId="211D5D3D" w:rsidR="00106A57" w:rsidRPr="005819C4" w:rsidRDefault="005A5CBD" w:rsidP="00467CDD">
      <w:pPr>
        <w:rPr>
          <w:rFonts w:ascii="Calibri" w:eastAsia="Calibri" w:hAnsi="Calibri" w:cs="Calibri"/>
          <w:color w:val="000000"/>
          <w:sz w:val="20"/>
          <w:szCs w:val="20"/>
        </w:rPr>
      </w:pPr>
      <w:r>
        <w:rPr>
          <w:rStyle w:val="Refdecomentario"/>
          <w:rFonts w:eastAsia="Arial"/>
        </w:rPr>
        <w:commentReference w:id="303"/>
      </w:r>
      <w:r w:rsidR="0032259F">
        <w:rPr>
          <w:rStyle w:val="Refdecomentario"/>
          <w:rFonts w:eastAsia="Arial"/>
        </w:rPr>
        <w:commentReference w:id="304"/>
      </w:r>
    </w:p>
    <w:sectPr w:rsidR="00106A57" w:rsidRPr="005819C4" w:rsidSect="00A375C5">
      <w:headerReference w:type="default" r:id="rId41"/>
      <w:footerReference w:type="default" r:id="rId42"/>
      <w:headerReference w:type="first" r:id="rId43"/>
      <w:footerReference w:type="first" r:id="rId44"/>
      <w:pgSz w:w="12240" w:h="15840"/>
      <w:pgMar w:top="1134" w:right="900" w:bottom="679" w:left="679" w:header="283" w:footer="406" w:gutter="0"/>
      <w:pgNumType w:start="0"/>
      <w:cols w:space="720"/>
      <w:titlePg/>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7" w:author="Alcántara Ávila, Humberto" w:date="2021-03-18T16:24:00Z" w:initials="AÁH">
    <w:p w14:paraId="580922FE" w14:textId="77777777" w:rsidR="00DC496A" w:rsidRDefault="00DC496A">
      <w:pPr>
        <w:pStyle w:val="Textocomentario"/>
        <w:rPr>
          <w:highlight w:val="yellow"/>
        </w:rPr>
      </w:pPr>
      <w:r w:rsidRPr="000B1485">
        <w:rPr>
          <w:rStyle w:val="Refdecomentario"/>
          <w:highlight w:val="yellow"/>
        </w:rPr>
        <w:annotationRef/>
      </w:r>
    </w:p>
    <w:p w14:paraId="3E001850" w14:textId="71905019" w:rsidR="00DC496A" w:rsidRDefault="00DC496A">
      <w:pPr>
        <w:pStyle w:val="Textocomentario"/>
      </w:pPr>
      <w:r w:rsidRPr="000B1485">
        <w:rPr>
          <w:highlight w:val="yellow"/>
        </w:rPr>
        <w:t>El documento no solo es de SETC si no también la operación de SORIANA.COM</w:t>
      </w:r>
    </w:p>
  </w:comment>
  <w:comment w:id="18" w:author="eliseo gijon romero" w:date="2021-04-07T13:14:00Z" w:initials="egr">
    <w:p w14:paraId="5B2CCEEF" w14:textId="566C108B" w:rsidR="00DC496A" w:rsidRDefault="00DC496A">
      <w:pPr>
        <w:pStyle w:val="Textocomentario"/>
      </w:pPr>
      <w:r>
        <w:rPr>
          <w:rStyle w:val="Refdecomentario"/>
        </w:rPr>
        <w:annotationRef/>
      </w:r>
      <w:r>
        <w:t>Ok, se ha incluido comentario acorde a la observación recibida</w:t>
      </w:r>
    </w:p>
  </w:comment>
  <w:comment w:id="48" w:author="Alcántara Ávila, Humberto" w:date="2021-03-18T16:29:00Z" w:initials="AÁH">
    <w:p w14:paraId="49D18B7D" w14:textId="6533498C" w:rsidR="00DC496A" w:rsidRDefault="00DC496A">
      <w:pPr>
        <w:pStyle w:val="Textocomentario"/>
      </w:pPr>
      <w:r>
        <w:rPr>
          <w:rStyle w:val="Refdecomentario"/>
        </w:rPr>
        <w:annotationRef/>
      </w:r>
      <w:r w:rsidRPr="00EE0B3D">
        <w:rPr>
          <w:highlight w:val="yellow"/>
        </w:rPr>
        <w:t>Considerando que es una tienda para DSV, otra para Almacen y una por cada tienda física.</w:t>
      </w:r>
    </w:p>
    <w:p w14:paraId="03AA6EBD" w14:textId="77777777" w:rsidR="00DC496A" w:rsidRDefault="00DC496A">
      <w:pPr>
        <w:pStyle w:val="Textocomentario"/>
      </w:pPr>
    </w:p>
  </w:comment>
  <w:comment w:id="49" w:author="eliseo gijon romero" w:date="2021-04-07T13:32:00Z" w:initials="egr">
    <w:p w14:paraId="30472FAD" w14:textId="3A654FE3" w:rsidR="00DC496A" w:rsidRDefault="00DC496A">
      <w:pPr>
        <w:pStyle w:val="Textocomentario"/>
      </w:pPr>
      <w:r>
        <w:rPr>
          <w:rStyle w:val="Refdecomentario"/>
        </w:rPr>
        <w:annotationRef/>
      </w:r>
      <w:r>
        <w:t>La confección de la UE cubre este escenario, pues es una Orden-Padre, y será un UE para DSV, uno para almacén, y otros por cada tienda física.</w:t>
      </w:r>
    </w:p>
  </w:comment>
  <w:comment w:id="51" w:author="Alcántara Ávila, Humberto" w:date="2021-03-18T16:33:00Z" w:initials="AÁH">
    <w:p w14:paraId="7B997B30" w14:textId="289069C6" w:rsidR="00DC496A" w:rsidRDefault="00DC496A">
      <w:pPr>
        <w:pStyle w:val="Textocomentario"/>
      </w:pPr>
      <w:r w:rsidRPr="00EE0B3D">
        <w:rPr>
          <w:rStyle w:val="Refdecomentario"/>
          <w:highlight w:val="yellow"/>
        </w:rPr>
        <w:annotationRef/>
      </w:r>
      <w:r w:rsidRPr="00EE0B3D">
        <w:rPr>
          <w:highlight w:val="yellow"/>
        </w:rPr>
        <w:t>La primer UE siempre debe de ser SETC,</w:t>
      </w:r>
      <w:r>
        <w:rPr>
          <w:highlight w:val="yellow"/>
        </w:rPr>
        <w:t xml:space="preserve"> DST,</w:t>
      </w:r>
      <w:r w:rsidRPr="00EE0B3D">
        <w:rPr>
          <w:highlight w:val="yellow"/>
        </w:rPr>
        <w:t xml:space="preserve"> segunda Almacen y las siguientes DSV.</w:t>
      </w:r>
    </w:p>
  </w:comment>
  <w:comment w:id="52" w:author="eliseo gijon romero" w:date="2021-04-07T13:34:00Z" w:initials="egr">
    <w:p w14:paraId="5BB6816B" w14:textId="1864F727" w:rsidR="00DC496A" w:rsidRDefault="00DC496A">
      <w:pPr>
        <w:pStyle w:val="Textocomentario"/>
      </w:pPr>
      <w:r>
        <w:rPr>
          <w:rStyle w:val="Refdecomentario"/>
        </w:rPr>
        <w:annotationRef/>
      </w:r>
      <w:r>
        <w:t>Enterado, se toma en cuenta esta observación.</w:t>
      </w:r>
    </w:p>
  </w:comment>
  <w:comment w:id="53" w:author="Alcántara Ávila, Humberto" w:date="2021-03-18T16:36:00Z" w:initials="AÁH">
    <w:p w14:paraId="7C2EEB0D" w14:textId="3CDF0E6D" w:rsidR="00DC496A" w:rsidRDefault="00DC496A">
      <w:pPr>
        <w:pStyle w:val="Textocomentario"/>
      </w:pPr>
      <w:r w:rsidRPr="00DF4C7C">
        <w:rPr>
          <w:rStyle w:val="Refdecomentario"/>
          <w:highlight w:val="yellow"/>
        </w:rPr>
        <w:annotationRef/>
      </w:r>
      <w:r w:rsidRPr="00DF4C7C">
        <w:rPr>
          <w:highlight w:val="yellow"/>
        </w:rPr>
        <w:t>A que hace referencia</w:t>
      </w:r>
      <w:r>
        <w:rPr>
          <w:highlight w:val="yellow"/>
        </w:rPr>
        <w:t xml:space="preserve"> el </w:t>
      </w:r>
      <w:proofErr w:type="spellStart"/>
      <w:r>
        <w:rPr>
          <w:highlight w:val="yellow"/>
        </w:rPr>
        <w:t>split</w:t>
      </w:r>
      <w:proofErr w:type="spellEnd"/>
      <w:r w:rsidRPr="00DF4C7C">
        <w:rPr>
          <w:highlight w:val="yellow"/>
        </w:rPr>
        <w:t>?</w:t>
      </w:r>
    </w:p>
    <w:p w14:paraId="543949EE" w14:textId="77777777" w:rsidR="00DC496A" w:rsidRDefault="00DC496A">
      <w:pPr>
        <w:pStyle w:val="Textocomentario"/>
      </w:pPr>
    </w:p>
    <w:p w14:paraId="34D6239A" w14:textId="03C31DF5" w:rsidR="00DC496A" w:rsidRDefault="00DC496A">
      <w:pPr>
        <w:pStyle w:val="Textocomentario"/>
      </w:pPr>
      <w:r w:rsidRPr="00853098">
        <w:rPr>
          <w:highlight w:val="yellow"/>
        </w:rPr>
        <w:t xml:space="preserve">Por favor ayúdenos a mapear en que momento operativo es cada uno </w:t>
      </w:r>
      <w:r>
        <w:rPr>
          <w:highlight w:val="yellow"/>
        </w:rPr>
        <w:t xml:space="preserve">de estos puntos </w:t>
      </w:r>
      <w:r w:rsidRPr="00853098">
        <w:rPr>
          <w:highlight w:val="yellow"/>
        </w:rPr>
        <w:t>ya que como ejemplo el 1 y 2 es lo mismo operativamente.</w:t>
      </w:r>
    </w:p>
    <w:p w14:paraId="254B4B04" w14:textId="77777777" w:rsidR="00DC496A" w:rsidRDefault="00DC496A">
      <w:pPr>
        <w:pStyle w:val="Textocomentario"/>
      </w:pPr>
    </w:p>
    <w:p w14:paraId="5489A062" w14:textId="196BA3EA" w:rsidR="00DC496A" w:rsidRDefault="00DC496A">
      <w:pPr>
        <w:pStyle w:val="Textocomentario"/>
      </w:pPr>
      <w:r w:rsidRPr="006669B5">
        <w:rPr>
          <w:highlight w:val="green"/>
        </w:rPr>
        <w:t>Mapear los estatus que faltan de cada proceso operativo</w:t>
      </w:r>
    </w:p>
    <w:p w14:paraId="517C05AC" w14:textId="77777777" w:rsidR="00DC496A" w:rsidRDefault="00DC496A">
      <w:pPr>
        <w:pStyle w:val="Textocomentario"/>
      </w:pPr>
    </w:p>
    <w:p w14:paraId="1DF28422" w14:textId="291260E1" w:rsidR="00DC496A" w:rsidRDefault="00DC496A">
      <w:pPr>
        <w:pStyle w:val="Textocomentario"/>
      </w:pPr>
      <w:r w:rsidRPr="006669B5">
        <w:rPr>
          <w:highlight w:val="green"/>
        </w:rPr>
        <w:t>La información del mapeo se realizara en otro formato que tienen</w:t>
      </w:r>
    </w:p>
  </w:comment>
  <w:comment w:id="55" w:author="Alcántara Ávila, Humberto" w:date="2021-03-18T16:39:00Z" w:initials="AÁH">
    <w:p w14:paraId="7A87302A" w14:textId="2F4FB0E6" w:rsidR="00DC496A" w:rsidRDefault="00DC496A">
      <w:pPr>
        <w:pStyle w:val="Textocomentario"/>
      </w:pPr>
      <w:r>
        <w:rPr>
          <w:rStyle w:val="Refdecomentario"/>
        </w:rPr>
        <w:annotationRef/>
      </w:r>
      <w:r w:rsidRPr="00853098">
        <w:rPr>
          <w:highlight w:val="yellow"/>
        </w:rPr>
        <w:t xml:space="preserve">En cada uno </w:t>
      </w:r>
      <w:r>
        <w:rPr>
          <w:highlight w:val="yellow"/>
        </w:rPr>
        <w:t>d</w:t>
      </w:r>
      <w:r w:rsidRPr="00853098">
        <w:rPr>
          <w:highlight w:val="yellow"/>
        </w:rPr>
        <w:t>e los puntos del proceso que vienen en el “ESTATUS DE UE” tiene que contener Fecha y Hora</w:t>
      </w:r>
    </w:p>
    <w:p w14:paraId="1F4221ED" w14:textId="77777777" w:rsidR="00DC496A" w:rsidRDefault="00DC496A">
      <w:pPr>
        <w:pStyle w:val="Textocomentario"/>
      </w:pPr>
    </w:p>
    <w:p w14:paraId="471C47AE" w14:textId="4901269A" w:rsidR="00DC496A" w:rsidRDefault="00DC496A">
      <w:pPr>
        <w:pStyle w:val="Textocomentario"/>
      </w:pPr>
      <w:r w:rsidRPr="002830F5">
        <w:rPr>
          <w:highlight w:val="yellow"/>
        </w:rPr>
        <w:t>Como funcionaria la hora compromiso para los proveedores tipo paquetería</w:t>
      </w:r>
      <w:r>
        <w:rPr>
          <w:highlight w:val="yellow"/>
        </w:rPr>
        <w:t xml:space="preserve"> ya que en SETC si tenemos hora de compromiso</w:t>
      </w:r>
      <w:r w:rsidRPr="002830F5">
        <w:rPr>
          <w:highlight w:val="yellow"/>
        </w:rPr>
        <w:t>.</w:t>
      </w:r>
    </w:p>
  </w:comment>
  <w:comment w:id="56" w:author="eliseo gijon romero" w:date="2021-04-07T13:38:00Z" w:initials="egr">
    <w:p w14:paraId="746A5A1F" w14:textId="12A89E25" w:rsidR="00DC496A" w:rsidRDefault="00DC496A">
      <w:pPr>
        <w:pStyle w:val="Textocomentario"/>
      </w:pPr>
      <w:r>
        <w:rPr>
          <w:rStyle w:val="Refdecomentario"/>
        </w:rPr>
        <w:annotationRef/>
      </w:r>
      <w:r>
        <w:t xml:space="preserve">La estructura de la UE contiene una fecha/hora para el </w:t>
      </w:r>
      <w:proofErr w:type="spellStart"/>
      <w:r>
        <w:t>termino</w:t>
      </w:r>
      <w:proofErr w:type="spellEnd"/>
      <w:r>
        <w:t xml:space="preserve"> de cada fase del proceso de la orden.</w:t>
      </w:r>
    </w:p>
    <w:p w14:paraId="2CF373A7" w14:textId="472F29E9" w:rsidR="00DC496A" w:rsidRDefault="00DC496A">
      <w:pPr>
        <w:pStyle w:val="Textocomentario"/>
      </w:pPr>
      <w:r>
        <w:t xml:space="preserve">En el caso </w:t>
      </w:r>
      <w:proofErr w:type="spellStart"/>
      <w:r>
        <w:t>especifico</w:t>
      </w:r>
      <w:proofErr w:type="spellEnd"/>
      <w:r>
        <w:t xml:space="preserve"> citado de fecha/hora compromiso de un proveedor de paquetería, esa información se contendría en una columna adicional de ser necesario en la sección “transportista”.</w:t>
      </w:r>
    </w:p>
  </w:comment>
  <w:comment w:id="76" w:author="Alcántara Ávila, Humberto" w:date="2021-03-18T17:13:00Z" w:initials="AÁH">
    <w:p w14:paraId="3E2824C9" w14:textId="29932138" w:rsidR="00DC496A" w:rsidRPr="00023CD8" w:rsidRDefault="00DC496A">
      <w:pPr>
        <w:pStyle w:val="Textocomentario"/>
        <w:rPr>
          <w:highlight w:val="yellow"/>
        </w:rPr>
      </w:pPr>
      <w:r>
        <w:rPr>
          <w:rStyle w:val="Refdecomentario"/>
        </w:rPr>
        <w:annotationRef/>
      </w:r>
      <w:r w:rsidRPr="00023CD8">
        <w:rPr>
          <w:highlight w:val="yellow"/>
        </w:rPr>
        <w:t>Las cancelaciones pueden ser por:</w:t>
      </w:r>
    </w:p>
    <w:p w14:paraId="0C6E1D24" w14:textId="77777777" w:rsidR="00DC496A" w:rsidRPr="00023CD8" w:rsidRDefault="00DC496A">
      <w:pPr>
        <w:pStyle w:val="Textocomentario"/>
        <w:rPr>
          <w:highlight w:val="yellow"/>
        </w:rPr>
      </w:pPr>
    </w:p>
    <w:p w14:paraId="77609F9A" w14:textId="23912E1B" w:rsidR="00DC496A" w:rsidRPr="00023CD8" w:rsidRDefault="00DC496A">
      <w:pPr>
        <w:pStyle w:val="Textocomentario"/>
        <w:rPr>
          <w:highlight w:val="yellow"/>
        </w:rPr>
      </w:pPr>
      <w:proofErr w:type="spellStart"/>
      <w:r w:rsidRPr="00023CD8">
        <w:rPr>
          <w:highlight w:val="yellow"/>
        </w:rPr>
        <w:t>Pza</w:t>
      </w:r>
      <w:proofErr w:type="spellEnd"/>
    </w:p>
    <w:p w14:paraId="5A9701E6" w14:textId="6D0ED822" w:rsidR="00DC496A" w:rsidRPr="00023CD8" w:rsidRDefault="00DC496A">
      <w:pPr>
        <w:pStyle w:val="Textocomentario"/>
        <w:rPr>
          <w:highlight w:val="yellow"/>
        </w:rPr>
      </w:pPr>
      <w:r w:rsidRPr="00023CD8">
        <w:rPr>
          <w:highlight w:val="yellow"/>
        </w:rPr>
        <w:t>Articulo</w:t>
      </w:r>
    </w:p>
    <w:p w14:paraId="02DFBDF6" w14:textId="5C873C1C" w:rsidR="00DC496A" w:rsidRPr="00023CD8" w:rsidRDefault="00DC496A">
      <w:pPr>
        <w:pStyle w:val="Textocomentario"/>
        <w:rPr>
          <w:highlight w:val="yellow"/>
        </w:rPr>
      </w:pPr>
      <w:r w:rsidRPr="00023CD8">
        <w:rPr>
          <w:highlight w:val="yellow"/>
        </w:rPr>
        <w:t>Consignación = UE</w:t>
      </w:r>
    </w:p>
    <w:p w14:paraId="087C1B83" w14:textId="2EBB89A5" w:rsidR="00DC496A" w:rsidRDefault="00DC496A">
      <w:pPr>
        <w:pStyle w:val="Textocomentario"/>
      </w:pPr>
      <w:r w:rsidRPr="00023CD8">
        <w:rPr>
          <w:highlight w:val="yellow"/>
        </w:rPr>
        <w:t>Orden</w:t>
      </w:r>
    </w:p>
  </w:comment>
  <w:comment w:id="77" w:author="eliseo gijon romero" w:date="2021-04-07T13:43:00Z" w:initials="egr">
    <w:p w14:paraId="0B5729B0" w14:textId="1AF89288" w:rsidR="005D6EB8" w:rsidRDefault="005D6EB8">
      <w:pPr>
        <w:pStyle w:val="Textocomentario"/>
      </w:pPr>
      <w:r>
        <w:rPr>
          <w:rStyle w:val="Refdecomentario"/>
        </w:rPr>
        <w:annotationRef/>
      </w:r>
      <w:r>
        <w:t>Correcto, este campo solo indica en cuál orden sucedió el evento de cancelación.</w:t>
      </w:r>
    </w:p>
  </w:comment>
  <w:comment w:id="94" w:author="Alcántara Ávila, Humberto" w:date="2021-03-18T17:24:00Z" w:initials="AÁH">
    <w:p w14:paraId="6365878F" w14:textId="490E7661" w:rsidR="00DC496A" w:rsidRDefault="00DC496A">
      <w:pPr>
        <w:pStyle w:val="Textocomentario"/>
      </w:pPr>
      <w:r>
        <w:rPr>
          <w:rStyle w:val="Refdecomentario"/>
        </w:rPr>
        <w:annotationRef/>
      </w:r>
      <w:r w:rsidRPr="000154E6">
        <w:rPr>
          <w:highlight w:val="yellow"/>
        </w:rPr>
        <w:t>Se anexa archivo compartido sobre la partición de envíos para complementar</w:t>
      </w:r>
    </w:p>
  </w:comment>
  <w:comment w:id="95" w:author="eliseo gijon romero" w:date="2021-04-07T13:45:00Z" w:initials="egr">
    <w:p w14:paraId="4D1A38F5" w14:textId="47D36C94" w:rsidR="005D6EB8" w:rsidRDefault="005D6EB8">
      <w:pPr>
        <w:pStyle w:val="Textocomentario"/>
      </w:pPr>
      <w:r>
        <w:rPr>
          <w:rStyle w:val="Refdecomentario"/>
        </w:rPr>
        <w:annotationRef/>
      </w:r>
      <w:r>
        <w:t>Ok, se toma en cuenta para el desarrollo.</w:t>
      </w:r>
    </w:p>
  </w:comment>
  <w:comment w:id="101" w:author="Alcántara Ávila, Humberto" w:date="2021-03-19T16:22:00Z" w:initials="AÁH">
    <w:p w14:paraId="6112A277" w14:textId="748E9985" w:rsidR="00DC496A" w:rsidRDefault="00DC496A">
      <w:pPr>
        <w:pStyle w:val="Textocomentario"/>
      </w:pPr>
      <w:r w:rsidRPr="006669B5">
        <w:rPr>
          <w:rStyle w:val="Refdecomentario"/>
          <w:highlight w:val="green"/>
        </w:rPr>
        <w:annotationRef/>
      </w:r>
      <w:r w:rsidRPr="006669B5">
        <w:rPr>
          <w:highlight w:val="green"/>
        </w:rPr>
        <w:t>Este punto se considera como CP de origen</w:t>
      </w:r>
    </w:p>
  </w:comment>
  <w:comment w:id="102" w:author="eliseo gijon romero" w:date="2021-04-07T13:45:00Z" w:initials="egr">
    <w:p w14:paraId="14F94E9D" w14:textId="63ABC1B3" w:rsidR="005D6EB8" w:rsidRDefault="005D6EB8">
      <w:pPr>
        <w:pStyle w:val="Textocomentario"/>
      </w:pPr>
      <w:r>
        <w:rPr>
          <w:rStyle w:val="Refdecomentario"/>
        </w:rPr>
        <w:annotationRef/>
      </w:r>
      <w:r>
        <w:t>Ok, se toma en cuenta para el desarrollo.</w:t>
      </w:r>
    </w:p>
  </w:comment>
  <w:comment w:id="140" w:author="Alcántara Ávila, Humberto" w:date="2021-03-19T16:38:00Z" w:initials="AÁH">
    <w:p w14:paraId="2F8F9C1D" w14:textId="0C9EA3A3" w:rsidR="00DC496A" w:rsidRDefault="00DC496A">
      <w:pPr>
        <w:pStyle w:val="Textocomentario"/>
      </w:pPr>
      <w:r w:rsidRPr="00E21AD3">
        <w:rPr>
          <w:rStyle w:val="Refdecomentario"/>
          <w:highlight w:val="green"/>
        </w:rPr>
        <w:annotationRef/>
      </w:r>
    </w:p>
  </w:comment>
  <w:comment w:id="141" w:author="eliseo gijon romero" w:date="2021-04-07T13:47:00Z" w:initials="egr">
    <w:p w14:paraId="1525953E" w14:textId="676C66C8" w:rsidR="005D6EB8" w:rsidRDefault="005D6EB8">
      <w:pPr>
        <w:pStyle w:val="Textocomentario"/>
      </w:pPr>
      <w:r>
        <w:rPr>
          <w:rStyle w:val="Refdecomentario"/>
        </w:rPr>
        <w:annotationRef/>
      </w:r>
      <w:r>
        <w:t>OK, se toma en cuenta para el desarrollo.</w:t>
      </w:r>
    </w:p>
  </w:comment>
  <w:comment w:id="166" w:author="Alcántara Ávila, Humberto" w:date="2021-03-22T11:26:00Z" w:initials="AÁH">
    <w:p w14:paraId="1F132711" w14:textId="172D4516" w:rsidR="00DC496A" w:rsidRDefault="00DC496A">
      <w:pPr>
        <w:pStyle w:val="Textocomentario"/>
      </w:pPr>
      <w:r>
        <w:rPr>
          <w:rStyle w:val="Refdecomentario"/>
        </w:rPr>
        <w:annotationRef/>
      </w:r>
      <w:r w:rsidRPr="008B4DC1">
        <w:rPr>
          <w:highlight w:val="yellow"/>
        </w:rPr>
        <w:t>Debemos incluir las guías que se les manda a los clientes con su fecha, hora de envío</w:t>
      </w:r>
      <w:r>
        <w:rPr>
          <w:highlight w:val="yellow"/>
        </w:rPr>
        <w:t>,</w:t>
      </w:r>
      <w:r w:rsidRPr="008B4DC1">
        <w:rPr>
          <w:highlight w:val="yellow"/>
        </w:rPr>
        <w:t xml:space="preserve"> recolección </w:t>
      </w:r>
      <w:r>
        <w:rPr>
          <w:highlight w:val="yellow"/>
        </w:rPr>
        <w:t xml:space="preserve">y llegada al almacén origen </w:t>
      </w:r>
      <w:r w:rsidRPr="008B4DC1">
        <w:rPr>
          <w:highlight w:val="yellow"/>
        </w:rPr>
        <w:t>de la mercancía</w:t>
      </w:r>
      <w:r>
        <w:t>.</w:t>
      </w:r>
    </w:p>
  </w:comment>
  <w:comment w:id="167" w:author="eliseo gijon romero" w:date="2021-04-07T13:47:00Z" w:initials="egr">
    <w:p w14:paraId="44AFFEEB" w14:textId="31B33F58" w:rsidR="005D6EB8" w:rsidRDefault="005D6EB8">
      <w:pPr>
        <w:pStyle w:val="Textocomentario"/>
      </w:pPr>
      <w:r>
        <w:rPr>
          <w:rStyle w:val="Refdecomentario"/>
        </w:rPr>
        <w:annotationRef/>
      </w:r>
      <w:r>
        <w:t>OK, se toma en cuenta para el desarrollo.</w:t>
      </w:r>
    </w:p>
    <w:p w14:paraId="4CB40867" w14:textId="1B9B0AAB" w:rsidR="005D6EB8" w:rsidRDefault="005D6EB8">
      <w:pPr>
        <w:pStyle w:val="Textocomentario"/>
      </w:pPr>
      <w:r>
        <w:t>Esto califica como una tabla satélite a la UE, para que ahí se alojen los datos por Orden, UE, ID-RMA: la lista de los datos por guía, fecha/hora de envío, fecha/hora de recolección, fecha/hora de llegada al almacén,</w:t>
      </w:r>
    </w:p>
  </w:comment>
  <w:comment w:id="203" w:author="Alcántara Ávila, Humberto" w:date="2021-03-19T12:18:00Z" w:initials="AÁH">
    <w:p w14:paraId="1E99F5EB" w14:textId="137BE87A" w:rsidR="00DC496A" w:rsidRDefault="00DC496A">
      <w:pPr>
        <w:pStyle w:val="Textocomentario"/>
      </w:pPr>
      <w:r>
        <w:rPr>
          <w:rStyle w:val="Refdecomentario"/>
        </w:rPr>
        <w:annotationRef/>
      </w:r>
    </w:p>
  </w:comment>
  <w:comment w:id="204" w:author="Alcántara Ávila, Humberto" w:date="2021-03-19T16:54:00Z" w:initials="AÁH">
    <w:p w14:paraId="0262C6B9" w14:textId="655D286B" w:rsidR="00DC496A" w:rsidRDefault="00DC496A">
      <w:pPr>
        <w:pStyle w:val="Textocomentario"/>
      </w:pPr>
      <w:r w:rsidRPr="005A55B4">
        <w:rPr>
          <w:rStyle w:val="Refdecomentario"/>
          <w:highlight w:val="green"/>
        </w:rPr>
        <w:annotationRef/>
      </w:r>
      <w:r w:rsidRPr="00743A3E">
        <w:rPr>
          <w:highlight w:val="green"/>
        </w:rPr>
        <w:t>Poner como ID RMA para que se vea todo el tracking del pago ID de PAGO</w:t>
      </w:r>
    </w:p>
  </w:comment>
  <w:comment w:id="205" w:author="eliseo gijon romero" w:date="2021-04-07T13:51:00Z" w:initials="egr">
    <w:p w14:paraId="25F4F440" w14:textId="1552BB14" w:rsidR="005D6EB8" w:rsidRDefault="005D6EB8">
      <w:pPr>
        <w:pStyle w:val="Textocomentario"/>
      </w:pPr>
      <w:r>
        <w:rPr>
          <w:rStyle w:val="Refdecomentario"/>
        </w:rPr>
        <w:annotationRef/>
      </w:r>
      <w:r>
        <w:t>Ok se toma en cuenta para el desarrollo.</w:t>
      </w:r>
    </w:p>
  </w:comment>
  <w:comment w:id="212" w:author="Alcántara Ávila, Humberto" w:date="2021-03-22T11:16:00Z" w:initials="AÁH">
    <w:p w14:paraId="12927F21" w14:textId="3B49A169" w:rsidR="00DC496A" w:rsidRDefault="00DC496A">
      <w:pPr>
        <w:pStyle w:val="Textocomentario"/>
      </w:pPr>
      <w:r w:rsidRPr="00B33611">
        <w:rPr>
          <w:rStyle w:val="Refdecomentario"/>
          <w:highlight w:val="yellow"/>
        </w:rPr>
        <w:annotationRef/>
      </w:r>
      <w:r w:rsidRPr="00B33611">
        <w:rPr>
          <w:highlight w:val="yellow"/>
        </w:rPr>
        <w:t xml:space="preserve">Se deben de incluir todas las formas de pago ya que no solo son de SETC </w:t>
      </w:r>
      <w:proofErr w:type="spellStart"/>
      <w:r w:rsidRPr="00B33611">
        <w:rPr>
          <w:highlight w:val="yellow"/>
        </w:rPr>
        <w:t>si no</w:t>
      </w:r>
      <w:proofErr w:type="spellEnd"/>
      <w:r w:rsidRPr="00B33611">
        <w:rPr>
          <w:highlight w:val="yellow"/>
        </w:rPr>
        <w:t xml:space="preserve"> también de MG</w:t>
      </w:r>
    </w:p>
    <w:p w14:paraId="0935DF18" w14:textId="77777777" w:rsidR="00DC496A" w:rsidRDefault="00DC496A">
      <w:pPr>
        <w:pStyle w:val="Textocomentario"/>
      </w:pPr>
    </w:p>
    <w:p w14:paraId="72BC4C0B" w14:textId="757C0667" w:rsidR="00DC496A" w:rsidRDefault="00DC496A">
      <w:pPr>
        <w:pStyle w:val="Textocomentario"/>
      </w:pPr>
      <w:r w:rsidRPr="00516803">
        <w:rPr>
          <w:highlight w:val="green"/>
        </w:rPr>
        <w:t>Están considerando todas las formas de pago</w:t>
      </w:r>
    </w:p>
  </w:comment>
  <w:comment w:id="213" w:author="eliseo gijon romero" w:date="2021-04-07T13:51:00Z" w:initials="egr">
    <w:p w14:paraId="21DFA531" w14:textId="05383DA4" w:rsidR="005D6EB8" w:rsidRDefault="005D6EB8">
      <w:pPr>
        <w:pStyle w:val="Textocomentario"/>
      </w:pPr>
      <w:r>
        <w:rPr>
          <w:rStyle w:val="Refdecomentario"/>
        </w:rPr>
        <w:annotationRef/>
      </w:r>
      <w:r>
        <w:t>OK, se toma en cuenta para el desarrollo.</w:t>
      </w:r>
    </w:p>
  </w:comment>
  <w:comment w:id="214" w:author="Alcántara Ávila, Humberto" w:date="2021-03-22T11:15:00Z" w:initials="AÁH">
    <w:p w14:paraId="4AE1FD61" w14:textId="59CC6D85" w:rsidR="00DC496A" w:rsidRDefault="00DC496A">
      <w:pPr>
        <w:pStyle w:val="Textocomentario"/>
      </w:pPr>
      <w:r w:rsidRPr="006D0F78">
        <w:rPr>
          <w:rStyle w:val="Refdecomentario"/>
          <w:highlight w:val="yellow"/>
        </w:rPr>
        <w:annotationRef/>
      </w:r>
      <w:r>
        <w:rPr>
          <w:highlight w:val="yellow"/>
        </w:rPr>
        <w:t xml:space="preserve">No puede contener los 16 dígitos de la tarjeta, </w:t>
      </w:r>
      <w:r w:rsidRPr="006D0F78">
        <w:rPr>
          <w:highlight w:val="yellow"/>
        </w:rPr>
        <w:t>Solo pueden incluir el BIN y el Sufijo</w:t>
      </w:r>
    </w:p>
  </w:comment>
  <w:comment w:id="215" w:author="eliseo gijon romero" w:date="2021-04-07T13:52:00Z" w:initials="egr">
    <w:p w14:paraId="730299A8" w14:textId="436500AE" w:rsidR="00591485" w:rsidRDefault="00591485">
      <w:pPr>
        <w:pStyle w:val="Textocomentario"/>
      </w:pPr>
      <w:r>
        <w:rPr>
          <w:rStyle w:val="Refdecomentario"/>
        </w:rPr>
        <w:annotationRef/>
      </w:r>
      <w:r>
        <w:t xml:space="preserve">Ok, se toma en cuenta para el desarrollo, de hecho en este momento solo se </w:t>
      </w:r>
      <w:proofErr w:type="spellStart"/>
      <w:r>
        <w:t>esta</w:t>
      </w:r>
      <w:proofErr w:type="spellEnd"/>
      <w:r>
        <w:t xml:space="preserve"> guardando en el formato: XXXX-XXXX-XXXX-9010 por ejemplo.</w:t>
      </w:r>
    </w:p>
  </w:comment>
  <w:comment w:id="216" w:author="Alcántara Ávila, Humberto" w:date="2021-03-22T15:17:00Z" w:initials="AÁH">
    <w:p w14:paraId="729B81CA" w14:textId="6FA2F8A0" w:rsidR="00DC496A" w:rsidRPr="00614FBE" w:rsidRDefault="00DC496A">
      <w:pPr>
        <w:pStyle w:val="Textocomentario"/>
        <w:rPr>
          <w:color w:val="000000"/>
        </w:rPr>
      </w:pPr>
      <w:r w:rsidRPr="0024364C">
        <w:rPr>
          <w:rStyle w:val="Refdecomentario"/>
          <w:highlight w:val="green"/>
        </w:rPr>
        <w:annotationRef/>
      </w:r>
      <w:r w:rsidRPr="0024364C">
        <w:rPr>
          <w:color w:val="000000"/>
          <w:highlight w:val="green"/>
        </w:rPr>
        <w:t>Número de Envíos MG y SETC y Numero de Guía MG viene en el número de tracking</w:t>
      </w:r>
    </w:p>
  </w:comment>
  <w:comment w:id="217" w:author="eliseo gijon romero" w:date="2021-04-07T13:53:00Z" w:initials="egr">
    <w:p w14:paraId="14D7F61F" w14:textId="7C5FED63" w:rsidR="00591485" w:rsidRDefault="00591485">
      <w:pPr>
        <w:pStyle w:val="Textocomentario"/>
      </w:pPr>
      <w:r>
        <w:rPr>
          <w:rStyle w:val="Refdecomentario"/>
        </w:rPr>
        <w:annotationRef/>
      </w:r>
      <w:r>
        <w:t>OK, se toma en cuenta para el desarrollo.</w:t>
      </w:r>
    </w:p>
  </w:comment>
  <w:comment w:id="233" w:author="Alcántara Ávila, Humberto" w:date="2021-03-22T15:39:00Z" w:initials="AÁH">
    <w:p w14:paraId="6E65DB7B" w14:textId="7F11E863" w:rsidR="00DC496A" w:rsidRDefault="00DC496A">
      <w:pPr>
        <w:pStyle w:val="Textocomentario"/>
      </w:pPr>
      <w:r w:rsidRPr="00F96020">
        <w:rPr>
          <w:rStyle w:val="Refdecomentario"/>
          <w:highlight w:val="green"/>
        </w:rPr>
        <w:annotationRef/>
      </w:r>
      <w:r w:rsidRPr="00F96020">
        <w:rPr>
          <w:color w:val="000000"/>
          <w:highlight w:val="green"/>
        </w:rPr>
        <w:t>Correo de Cliente: está en el XML</w:t>
      </w:r>
    </w:p>
  </w:comment>
  <w:comment w:id="234" w:author="eliseo gijon romero" w:date="2021-04-07T13:53:00Z" w:initials="egr">
    <w:p w14:paraId="0722DCF7" w14:textId="1561C436" w:rsidR="00591485" w:rsidRDefault="00591485">
      <w:pPr>
        <w:pStyle w:val="Textocomentario"/>
      </w:pPr>
      <w:r>
        <w:rPr>
          <w:rStyle w:val="Refdecomentario"/>
        </w:rPr>
        <w:annotationRef/>
      </w:r>
      <w:r>
        <w:t xml:space="preserve">Es correcto, el correo del cliente </w:t>
      </w:r>
      <w:proofErr w:type="spellStart"/>
      <w:r>
        <w:t>esta</w:t>
      </w:r>
      <w:proofErr w:type="spellEnd"/>
      <w:r>
        <w:t xml:space="preserve"> en el mensaje original en formato XML, y también en las tablas PADRE de la UE, puede ser recuperado de uno de estos orígenes y mostrarse en pantallas de consulta/reporte en caso necesario.</w:t>
      </w:r>
    </w:p>
  </w:comment>
  <w:comment w:id="236" w:author="eliseo gijon romero" w:date="2021-03-12T16:28:00Z" w:initials="egr">
    <w:p w14:paraId="0FD7EC7A" w14:textId="77777777" w:rsidR="00DC496A" w:rsidRDefault="00DC496A">
      <w:pPr>
        <w:pStyle w:val="Textocomentario"/>
      </w:pPr>
      <w:r>
        <w:rPr>
          <w:rStyle w:val="Refdecomentario"/>
        </w:rPr>
        <w:annotationRef/>
      </w:r>
      <w:r>
        <w:t>Datos pendientes a definir donde deben incluirse, puede ser en la orden, la UE o desde el origen del TMS.</w:t>
      </w:r>
    </w:p>
    <w:p w14:paraId="6997ACEE" w14:textId="77777777" w:rsidR="00DC496A" w:rsidRDefault="00DC496A">
      <w:pPr>
        <w:pStyle w:val="Textocomentario"/>
      </w:pPr>
      <w:r>
        <w:t>Como teléfonos de contacto, y otras personas que pueden recibir el envío.</w:t>
      </w:r>
    </w:p>
  </w:comment>
  <w:comment w:id="237" w:author="Alcántara Ávila, Humberto" w:date="2021-03-22T11:32:00Z" w:initials="AÁH">
    <w:p w14:paraId="1E9B7E65" w14:textId="508CDD58" w:rsidR="00DC496A" w:rsidRDefault="00DC496A">
      <w:pPr>
        <w:pStyle w:val="Textocomentario"/>
      </w:pPr>
      <w:r w:rsidRPr="009B623E">
        <w:rPr>
          <w:rStyle w:val="Refdecomentario"/>
          <w:highlight w:val="yellow"/>
        </w:rPr>
        <w:annotationRef/>
      </w:r>
      <w:r w:rsidRPr="009B623E">
        <w:rPr>
          <w:highlight w:val="yellow"/>
        </w:rPr>
        <w:t>Debe de ser obligatorio estos datos para entrega</w:t>
      </w:r>
    </w:p>
  </w:comment>
  <w:comment w:id="238" w:author="eliseo gijon romero" w:date="2021-04-07T13:55:00Z" w:initials="egr">
    <w:p w14:paraId="62B119D7" w14:textId="27790BD3" w:rsidR="00591485" w:rsidRDefault="00591485">
      <w:pPr>
        <w:pStyle w:val="Textocomentario"/>
      </w:pPr>
      <w:r>
        <w:rPr>
          <w:rStyle w:val="Refdecomentario"/>
        </w:rPr>
        <w:annotationRef/>
      </w:r>
      <w:r>
        <w:t>Ok, se toma en cuenta para validarse como dato obligatorio.</w:t>
      </w:r>
    </w:p>
  </w:comment>
  <w:comment w:id="239" w:author="Alcántara Ávila, Humberto" w:date="2021-03-22T11:34:00Z" w:initials="AÁH">
    <w:p w14:paraId="3C5C18F8" w14:textId="32B88FC0" w:rsidR="00DC496A" w:rsidRDefault="00DC496A">
      <w:pPr>
        <w:pStyle w:val="Textocomentario"/>
      </w:pPr>
      <w:r w:rsidRPr="00C31DDC">
        <w:rPr>
          <w:rStyle w:val="Refdecomentario"/>
          <w:highlight w:val="yellow"/>
        </w:rPr>
        <w:annotationRef/>
      </w:r>
      <w:r w:rsidRPr="00C31DDC">
        <w:rPr>
          <w:highlight w:val="yellow"/>
        </w:rPr>
        <w:t>A que hace referencia la identificación?</w:t>
      </w:r>
    </w:p>
  </w:comment>
  <w:comment w:id="240" w:author="eliseo gijon romero" w:date="2021-04-07T13:55:00Z" w:initials="egr">
    <w:p w14:paraId="69C768BA" w14:textId="67ACC297" w:rsidR="00591485" w:rsidRDefault="00591485">
      <w:pPr>
        <w:pStyle w:val="Textocomentario"/>
      </w:pPr>
      <w:r>
        <w:rPr>
          <w:rStyle w:val="Refdecomentario"/>
        </w:rPr>
        <w:annotationRef/>
      </w:r>
      <w:r>
        <w:t>En el caso de SETC se introduce el nombre de quien registra la entrega en sistema, o una identificación como INE, RFC. Es un campo de texto que permite la captura.</w:t>
      </w:r>
    </w:p>
  </w:comment>
  <w:comment w:id="241" w:author="Alcántara Ávila, Humberto" w:date="2021-03-22T11:54:00Z" w:initials="AÁH">
    <w:p w14:paraId="01E44485" w14:textId="2E656D3F" w:rsidR="00DC496A" w:rsidRDefault="00DC496A" w:rsidP="006208EB">
      <w:pPr>
        <w:pStyle w:val="Textocomentario"/>
      </w:pPr>
      <w:r>
        <w:rPr>
          <w:rStyle w:val="Refdecomentario"/>
        </w:rPr>
        <w:annotationRef/>
      </w:r>
      <w:r w:rsidRPr="006208EB">
        <w:rPr>
          <w:rStyle w:val="Refdecomentario"/>
          <w:highlight w:val="yellow"/>
        </w:rPr>
        <w:annotationRef/>
      </w:r>
      <w:r w:rsidRPr="006208EB">
        <w:rPr>
          <w:highlight w:val="yellow"/>
        </w:rPr>
        <w:t xml:space="preserve">Es a nivel de producto y pieza </w:t>
      </w:r>
    </w:p>
    <w:p w14:paraId="135236F6" w14:textId="54134253" w:rsidR="00DC496A" w:rsidRDefault="00DC496A">
      <w:pPr>
        <w:pStyle w:val="Textocomentario"/>
      </w:pPr>
    </w:p>
  </w:comment>
  <w:comment w:id="242" w:author="eliseo gijon romero" w:date="2021-04-07T13:56:00Z" w:initials="egr">
    <w:p w14:paraId="69B20600" w14:textId="62BE0B06" w:rsidR="00591485" w:rsidRDefault="00591485">
      <w:pPr>
        <w:pStyle w:val="Textocomentario"/>
      </w:pPr>
      <w:r>
        <w:rPr>
          <w:rStyle w:val="Refdecomentario"/>
        </w:rPr>
        <w:annotationRef/>
      </w:r>
      <w:r>
        <w:t>OK, se ha tomado en cuenta y desglosado en el cuerpo de la tablas de la UE.</w:t>
      </w:r>
    </w:p>
  </w:comment>
  <w:comment w:id="246" w:author="Alcántara Ávila, Humberto" w:date="2021-03-22T11:56:00Z" w:initials="AÁH">
    <w:p w14:paraId="4DF3DBD7" w14:textId="7C2D00CD" w:rsidR="00DC496A" w:rsidRDefault="00DC496A">
      <w:pPr>
        <w:pStyle w:val="Textocomentario"/>
      </w:pPr>
      <w:r w:rsidRPr="003B0CDB">
        <w:rPr>
          <w:rStyle w:val="Refdecomentario"/>
          <w:highlight w:val="yellow"/>
        </w:rPr>
        <w:annotationRef/>
      </w:r>
      <w:r w:rsidRPr="003B0CDB">
        <w:rPr>
          <w:highlight w:val="yellow"/>
        </w:rPr>
        <w:t>Explicación</w:t>
      </w:r>
    </w:p>
  </w:comment>
  <w:comment w:id="247" w:author="eliseo gijon romero" w:date="2021-04-07T13:56:00Z" w:initials="egr">
    <w:p w14:paraId="741FAD8C" w14:textId="62A4BB78" w:rsidR="00B90EF5" w:rsidRDefault="00B90EF5">
      <w:pPr>
        <w:pStyle w:val="Textocomentario"/>
      </w:pPr>
      <w:r>
        <w:rPr>
          <w:rStyle w:val="Refdecomentario"/>
        </w:rPr>
        <w:annotationRef/>
      </w:r>
      <w:r>
        <w:t xml:space="preserve">Este segmento corresponde a ejemplos básicos sobre </w:t>
      </w:r>
      <w:proofErr w:type="spellStart"/>
      <w:r>
        <w:t>como</w:t>
      </w:r>
      <w:proofErr w:type="spellEnd"/>
      <w:r>
        <w:t xml:space="preserve"> se forma la UE con algunos datos de ejemplo.</w:t>
      </w:r>
    </w:p>
  </w:comment>
  <w:comment w:id="258" w:author="Alcántara Ávila, Humberto" w:date="2021-03-18T14:34:00Z" w:initials="AÁH">
    <w:p w14:paraId="47E7A501" w14:textId="62E44D67" w:rsidR="00DC496A" w:rsidRPr="00EB62D8" w:rsidRDefault="00DC496A" w:rsidP="006E7CCD">
      <w:pPr>
        <w:pStyle w:val="Sinespaciado"/>
        <w:jc w:val="both"/>
        <w:rPr>
          <w:rFonts w:ascii="Tahoma" w:eastAsia="Arial" w:hAnsi="Tahoma" w:cs="Tahoma"/>
          <w:b/>
          <w:color w:val="0000FF"/>
          <w:sz w:val="20"/>
          <w:szCs w:val="18"/>
          <w:highlight w:val="yellow"/>
        </w:rPr>
      </w:pPr>
      <w:r>
        <w:rPr>
          <w:rStyle w:val="Refdecomentario"/>
          <w:rFonts w:eastAsia="Calibri"/>
        </w:rPr>
        <w:annotationRef/>
      </w:r>
      <w:r>
        <w:rPr>
          <w:rFonts w:ascii="Tahoma" w:eastAsia="Arial" w:hAnsi="Tahoma" w:cs="Tahoma"/>
          <w:b/>
          <w:color w:val="0000FF"/>
          <w:sz w:val="20"/>
          <w:szCs w:val="18"/>
          <w:highlight w:val="yellow"/>
        </w:rPr>
        <w:t>Generar Orden</w:t>
      </w:r>
      <w:r w:rsidRPr="00EB62D8">
        <w:rPr>
          <w:rFonts w:ascii="Tahoma" w:eastAsia="Arial" w:hAnsi="Tahoma" w:cs="Tahoma"/>
          <w:b/>
          <w:color w:val="0000FF"/>
          <w:sz w:val="20"/>
          <w:szCs w:val="18"/>
          <w:highlight w:val="yellow"/>
        </w:rPr>
        <w:t>:</w:t>
      </w:r>
    </w:p>
    <w:p w14:paraId="4C5CBFB9" w14:textId="4EDC8C27" w:rsidR="00DC496A" w:rsidRDefault="00DC496A" w:rsidP="006E7CCD">
      <w:pPr>
        <w:pStyle w:val="Textocomentario"/>
      </w:pPr>
      <w:r>
        <w:rPr>
          <w:highlight w:val="yellow"/>
        </w:rPr>
        <w:t>1.</w:t>
      </w:r>
      <w:r w:rsidRPr="0020143E">
        <w:rPr>
          <w:highlight w:val="yellow"/>
        </w:rPr>
        <w:t>Se va a poder generar compra como invitado?</w:t>
      </w:r>
      <w:r>
        <w:t xml:space="preserve"> QUITAR</w:t>
      </w:r>
    </w:p>
    <w:p w14:paraId="2421BFE4" w14:textId="665B0F68" w:rsidR="00DC496A" w:rsidRDefault="00DC496A" w:rsidP="006E7CCD">
      <w:pPr>
        <w:pStyle w:val="Textocomentario"/>
      </w:pPr>
      <w:r w:rsidRPr="00482D90">
        <w:rPr>
          <w:highlight w:val="yellow"/>
        </w:rPr>
        <w:t>5.Cuales son los métodos de envío?</w:t>
      </w:r>
      <w:r>
        <w:t xml:space="preserve"> Se cambia por método de entrega.</w:t>
      </w:r>
    </w:p>
    <w:p w14:paraId="502C3CBA" w14:textId="77777777" w:rsidR="00DC496A" w:rsidRDefault="00DC496A" w:rsidP="006E7CCD">
      <w:pPr>
        <w:pStyle w:val="Textocomentario"/>
      </w:pPr>
    </w:p>
    <w:p w14:paraId="4C228ACE" w14:textId="77777777" w:rsidR="00DC496A" w:rsidRDefault="00DC496A" w:rsidP="006E7CCD">
      <w:pPr>
        <w:pStyle w:val="Textocomentario"/>
      </w:pPr>
    </w:p>
  </w:comment>
  <w:comment w:id="259" w:author="eliseo gijon romero" w:date="2021-04-07T14:21:00Z" w:initials="egr">
    <w:p w14:paraId="2196D26B" w14:textId="63D92F8A" w:rsidR="00C135E5" w:rsidRDefault="00C135E5">
      <w:pPr>
        <w:pStyle w:val="Textocomentario"/>
      </w:pPr>
      <w:r>
        <w:rPr>
          <w:rStyle w:val="Refdecomentario"/>
        </w:rPr>
        <w:annotationRef/>
      </w:r>
      <w:r>
        <w:t xml:space="preserve">OK, se </w:t>
      </w:r>
      <w:proofErr w:type="spellStart"/>
      <w:r>
        <w:t>tomo</w:t>
      </w:r>
      <w:proofErr w:type="spellEnd"/>
      <w:r>
        <w:t xml:space="preserve"> en cuenta y se ha editado el cuerpo del diagrama.</w:t>
      </w:r>
    </w:p>
  </w:comment>
  <w:comment w:id="267" w:author="Alcántara Ávila, Humberto" w:date="2021-03-22T12:16:00Z" w:initials="AÁH">
    <w:p w14:paraId="076988C5" w14:textId="4F5942D3" w:rsidR="00DC496A" w:rsidRDefault="00DC496A">
      <w:pPr>
        <w:pStyle w:val="Textocomentario"/>
        <w:rPr>
          <w:highlight w:val="yellow"/>
        </w:rPr>
      </w:pPr>
      <w:r w:rsidRPr="00B900FD">
        <w:rPr>
          <w:rStyle w:val="Refdecomentario"/>
          <w:highlight w:val="yellow"/>
        </w:rPr>
        <w:annotationRef/>
      </w:r>
      <w:r w:rsidRPr="00B900FD">
        <w:rPr>
          <w:highlight w:val="yellow"/>
        </w:rPr>
        <w:t>Cedis deberá tener el TMS para la generación de Guías</w:t>
      </w:r>
      <w:r>
        <w:rPr>
          <w:highlight w:val="yellow"/>
        </w:rPr>
        <w:t xml:space="preserve"> por lo cual se deberá reconsiderar el flujo</w:t>
      </w:r>
    </w:p>
    <w:p w14:paraId="1FC59430" w14:textId="77DBA410" w:rsidR="00DC496A" w:rsidRDefault="00DC496A">
      <w:pPr>
        <w:pStyle w:val="Textocomentario"/>
      </w:pPr>
    </w:p>
  </w:comment>
  <w:comment w:id="268" w:author="eliseo gijon romero" w:date="2021-04-07T14:21:00Z" w:initials="egr">
    <w:p w14:paraId="1E01B2CD" w14:textId="34698A53" w:rsidR="00C135E5" w:rsidRDefault="00C135E5">
      <w:pPr>
        <w:pStyle w:val="Textocomentario"/>
      </w:pPr>
      <w:r>
        <w:rPr>
          <w:rStyle w:val="Refdecomentario"/>
        </w:rPr>
        <w:annotationRef/>
      </w:r>
      <w:r>
        <w:t>Ok, se toma en cuenta para editar el diagrama.</w:t>
      </w:r>
    </w:p>
    <w:p w14:paraId="2D4E6AF2" w14:textId="1DCDEE06" w:rsidR="00C135E5" w:rsidRDefault="00C135E5" w:rsidP="00C135E5">
      <w:pPr>
        <w:pStyle w:val="Textocomentario"/>
        <w:numPr>
          <w:ilvl w:val="0"/>
          <w:numId w:val="41"/>
        </w:numPr>
      </w:pPr>
      <w:r>
        <w:t>Servicios proveedor</w:t>
      </w:r>
    </w:p>
    <w:p w14:paraId="4CA62B0A" w14:textId="74E4D531" w:rsidR="00C135E5" w:rsidRDefault="00C135E5" w:rsidP="00C135E5">
      <w:pPr>
        <w:pStyle w:val="Textocomentario"/>
        <w:numPr>
          <w:ilvl w:val="0"/>
          <w:numId w:val="41"/>
        </w:numPr>
      </w:pPr>
      <w:r>
        <w:t>TMS</w:t>
      </w:r>
    </w:p>
    <w:p w14:paraId="5DDFDF0F" w14:textId="7423A2DB" w:rsidR="00C135E5" w:rsidRDefault="00C135E5" w:rsidP="00C135E5">
      <w:pPr>
        <w:pStyle w:val="Textocomentario"/>
        <w:numPr>
          <w:ilvl w:val="0"/>
          <w:numId w:val="41"/>
        </w:numPr>
      </w:pPr>
      <w:proofErr w:type="spellStart"/>
      <w:r>
        <w:t>Evolution</w:t>
      </w:r>
      <w:proofErr w:type="spellEnd"/>
    </w:p>
  </w:comment>
  <w:comment w:id="274" w:author="Alcántara Ávila, Humberto" w:date="2021-03-22T12:25:00Z" w:initials="AÁH">
    <w:p w14:paraId="30133B5A" w14:textId="785D37B3" w:rsidR="00DC496A" w:rsidRDefault="00DC496A">
      <w:pPr>
        <w:pStyle w:val="Textocomentario"/>
      </w:pPr>
      <w:r w:rsidRPr="00327F98">
        <w:rPr>
          <w:rStyle w:val="Refdecomentario"/>
          <w:highlight w:val="yellow"/>
        </w:rPr>
        <w:annotationRef/>
      </w:r>
      <w:r w:rsidRPr="00327F98">
        <w:rPr>
          <w:highlight w:val="yellow"/>
        </w:rPr>
        <w:t>Para este punto se debe de revisar la partición de envíos</w:t>
      </w:r>
      <w:r>
        <w:rPr>
          <w:highlight w:val="yellow"/>
        </w:rPr>
        <w:t xml:space="preserve"> con todas sus variantes</w:t>
      </w:r>
      <w:r w:rsidRPr="00327F98">
        <w:rPr>
          <w:highlight w:val="yellow"/>
        </w:rPr>
        <w:t xml:space="preserve"> que se encuentra en el archivo anexo (DOC.) en la página número 6</w:t>
      </w:r>
    </w:p>
  </w:comment>
  <w:comment w:id="275" w:author="eliseo gijon romero" w:date="2021-04-07T14:25:00Z" w:initials="egr">
    <w:p w14:paraId="54D2A45E" w14:textId="49EF5A00" w:rsidR="00B65AB7" w:rsidRDefault="00B65AB7">
      <w:pPr>
        <w:pStyle w:val="Textocomentario"/>
      </w:pPr>
      <w:r>
        <w:rPr>
          <w:rStyle w:val="Refdecomentario"/>
        </w:rPr>
        <w:annotationRef/>
      </w:r>
      <w:r>
        <w:t>OK, se toma en cuenta para el desarrollo.</w:t>
      </w:r>
    </w:p>
  </w:comment>
  <w:comment w:id="289" w:author="Alcántara Ávila, Humberto" w:date="2021-03-18T14:47:00Z" w:initials="AÁH">
    <w:p w14:paraId="504C3723" w14:textId="77777777" w:rsidR="00DC496A" w:rsidRDefault="00DC496A" w:rsidP="00756513">
      <w:pPr>
        <w:pStyle w:val="Sinespaciado"/>
        <w:rPr>
          <w:rFonts w:ascii="Tahoma" w:eastAsia="Arial" w:hAnsi="Tahoma" w:cs="Tahoma"/>
          <w:sz w:val="24"/>
          <w:szCs w:val="24"/>
        </w:rPr>
      </w:pPr>
      <w:r>
        <w:rPr>
          <w:rStyle w:val="Refdecomentario"/>
          <w:rFonts w:eastAsia="Calibri"/>
        </w:rPr>
        <w:annotationRef/>
      </w:r>
    </w:p>
    <w:p w14:paraId="6EC9D70E" w14:textId="16EC07B8" w:rsidR="00DC496A" w:rsidRDefault="00DC496A" w:rsidP="00756513">
      <w:pPr>
        <w:pStyle w:val="Sinespaciado"/>
        <w:rPr>
          <w:rFonts w:ascii="Tahoma" w:eastAsia="Arial" w:hAnsi="Tahoma" w:cs="Tahoma"/>
          <w:sz w:val="24"/>
          <w:szCs w:val="24"/>
        </w:rPr>
      </w:pPr>
      <w:r w:rsidRPr="00756513">
        <w:rPr>
          <w:rFonts w:ascii="Tahoma" w:eastAsia="Arial" w:hAnsi="Tahoma" w:cs="Tahoma"/>
          <w:sz w:val="24"/>
          <w:szCs w:val="24"/>
          <w:highlight w:val="yellow"/>
        </w:rPr>
        <w:t>Se obtiene el peso volumétrico del articulo multiplicando y dividiendo con la siguiente formula Alto, Largo, Ancho / 5000 (Factor de Paqueterías)</w:t>
      </w:r>
    </w:p>
    <w:p w14:paraId="092670F7" w14:textId="77777777" w:rsidR="00DC496A" w:rsidRDefault="00DC496A" w:rsidP="00756513">
      <w:pPr>
        <w:pStyle w:val="Sinespaciado"/>
        <w:rPr>
          <w:rFonts w:ascii="Tahoma" w:eastAsia="Arial" w:hAnsi="Tahoma" w:cs="Tahoma"/>
          <w:sz w:val="24"/>
          <w:szCs w:val="24"/>
        </w:rPr>
      </w:pPr>
    </w:p>
    <w:p w14:paraId="22C86F13" w14:textId="5894F974" w:rsidR="00DC496A" w:rsidRPr="005819C4" w:rsidRDefault="00DC496A" w:rsidP="00756513">
      <w:pPr>
        <w:pStyle w:val="Sinespaciado"/>
        <w:rPr>
          <w:rFonts w:ascii="Tahoma" w:eastAsia="Arial" w:hAnsi="Tahoma" w:cs="Tahoma"/>
          <w:sz w:val="24"/>
          <w:szCs w:val="24"/>
        </w:rPr>
      </w:pPr>
      <w:r w:rsidRPr="00503A41">
        <w:rPr>
          <w:rFonts w:ascii="Tahoma" w:eastAsia="Arial" w:hAnsi="Tahoma" w:cs="Tahoma"/>
          <w:sz w:val="24"/>
          <w:szCs w:val="24"/>
          <w:highlight w:val="yellow"/>
        </w:rPr>
        <w:t>Finalmente se selecciona el peso mayor entre el volumétrico vs real</w:t>
      </w:r>
    </w:p>
    <w:p w14:paraId="6632B22D" w14:textId="77777777" w:rsidR="00DC496A" w:rsidRDefault="00DC496A">
      <w:pPr>
        <w:pStyle w:val="Textocomentario"/>
      </w:pPr>
    </w:p>
    <w:p w14:paraId="24857EBA" w14:textId="5C6D3E37" w:rsidR="00DC496A" w:rsidRDefault="00DC496A" w:rsidP="00503A41">
      <w:pPr>
        <w:pStyle w:val="Sinespaciado"/>
        <w:rPr>
          <w:rFonts w:ascii="Tahoma" w:eastAsia="Arial" w:hAnsi="Tahoma" w:cs="Tahoma"/>
          <w:sz w:val="24"/>
          <w:szCs w:val="24"/>
        </w:rPr>
      </w:pPr>
      <w:r w:rsidRPr="00503A41">
        <w:rPr>
          <w:rFonts w:ascii="Tahoma" w:eastAsia="Arial" w:hAnsi="Tahoma" w:cs="Tahoma"/>
          <w:sz w:val="24"/>
          <w:szCs w:val="24"/>
          <w:highlight w:val="yellow"/>
        </w:rPr>
        <w:t xml:space="preserve">Es importante ver la información antes proporcionada para la partición </w:t>
      </w:r>
      <w:r>
        <w:rPr>
          <w:rFonts w:ascii="Tahoma" w:eastAsia="Arial" w:hAnsi="Tahoma" w:cs="Tahoma"/>
          <w:sz w:val="24"/>
          <w:szCs w:val="24"/>
          <w:highlight w:val="yellow"/>
        </w:rPr>
        <w:t>de las consignaciones ya que se tienen diferentes variantes.</w:t>
      </w:r>
    </w:p>
    <w:p w14:paraId="3E9E8E90" w14:textId="77777777" w:rsidR="00DC496A" w:rsidRDefault="00DC496A" w:rsidP="00503A41">
      <w:pPr>
        <w:pStyle w:val="Sinespaciado"/>
        <w:rPr>
          <w:rFonts w:ascii="Tahoma" w:eastAsia="Arial" w:hAnsi="Tahoma" w:cs="Tahoma"/>
          <w:sz w:val="24"/>
          <w:szCs w:val="24"/>
        </w:rPr>
      </w:pPr>
    </w:p>
    <w:p w14:paraId="247EC7CA" w14:textId="6F50D250" w:rsidR="00DC496A" w:rsidRDefault="00DC496A" w:rsidP="00503A41">
      <w:pPr>
        <w:pStyle w:val="Sinespaciado"/>
        <w:rPr>
          <w:rFonts w:ascii="Tahoma" w:eastAsia="Arial" w:hAnsi="Tahoma" w:cs="Tahoma"/>
          <w:sz w:val="24"/>
          <w:szCs w:val="24"/>
        </w:rPr>
      </w:pPr>
      <w:r w:rsidRPr="00503A41">
        <w:rPr>
          <w:rFonts w:ascii="Tahoma" w:eastAsia="Arial" w:hAnsi="Tahoma" w:cs="Tahoma"/>
          <w:sz w:val="24"/>
          <w:szCs w:val="24"/>
          <w:highlight w:val="yellow"/>
        </w:rPr>
        <w:t xml:space="preserve">Ejemplo: aun que </w:t>
      </w:r>
      <w:r>
        <w:rPr>
          <w:rFonts w:ascii="Tahoma" w:eastAsia="Arial" w:hAnsi="Tahoma" w:cs="Tahoma"/>
          <w:sz w:val="24"/>
          <w:szCs w:val="24"/>
          <w:highlight w:val="yellow"/>
        </w:rPr>
        <w:t xml:space="preserve">los artículos de una orden </w:t>
      </w:r>
      <w:r w:rsidRPr="00503A41">
        <w:rPr>
          <w:rFonts w:ascii="Tahoma" w:eastAsia="Arial" w:hAnsi="Tahoma" w:cs="Tahoma"/>
          <w:sz w:val="24"/>
          <w:szCs w:val="24"/>
          <w:highlight w:val="yellow"/>
        </w:rPr>
        <w:t>sumen un peso volumétrico superior</w:t>
      </w:r>
      <w:r>
        <w:rPr>
          <w:rFonts w:ascii="Tahoma" w:eastAsia="Arial" w:hAnsi="Tahoma" w:cs="Tahoma"/>
          <w:sz w:val="24"/>
          <w:szCs w:val="24"/>
          <w:highlight w:val="yellow"/>
        </w:rPr>
        <w:t xml:space="preserve"> a 70 de peso</w:t>
      </w:r>
      <w:r w:rsidRPr="00503A41">
        <w:rPr>
          <w:rFonts w:ascii="Tahoma" w:eastAsia="Arial" w:hAnsi="Tahoma" w:cs="Tahoma"/>
          <w:sz w:val="24"/>
          <w:szCs w:val="24"/>
          <w:highlight w:val="yellow"/>
        </w:rPr>
        <w:t xml:space="preserve"> </w:t>
      </w:r>
      <w:r>
        <w:rPr>
          <w:rFonts w:ascii="Tahoma" w:eastAsia="Arial" w:hAnsi="Tahoma" w:cs="Tahoma"/>
          <w:sz w:val="24"/>
          <w:szCs w:val="24"/>
          <w:highlight w:val="yellow"/>
        </w:rPr>
        <w:t>volumétrico</w:t>
      </w:r>
      <w:r w:rsidRPr="00503A41">
        <w:rPr>
          <w:rFonts w:ascii="Tahoma" w:eastAsia="Arial" w:hAnsi="Tahoma" w:cs="Tahoma"/>
          <w:sz w:val="24"/>
          <w:szCs w:val="24"/>
          <w:highlight w:val="yellow"/>
        </w:rPr>
        <w:t xml:space="preserve"> o </w:t>
      </w:r>
      <w:r>
        <w:rPr>
          <w:rFonts w:ascii="Tahoma" w:eastAsia="Arial" w:hAnsi="Tahoma" w:cs="Tahoma"/>
          <w:sz w:val="24"/>
          <w:szCs w:val="24"/>
          <w:highlight w:val="yellow"/>
        </w:rPr>
        <w:t xml:space="preserve">kg </w:t>
      </w:r>
      <w:r w:rsidRPr="00503A41">
        <w:rPr>
          <w:rFonts w:ascii="Tahoma" w:eastAsia="Arial" w:hAnsi="Tahoma" w:cs="Tahoma"/>
          <w:sz w:val="24"/>
          <w:szCs w:val="24"/>
          <w:highlight w:val="yellow"/>
        </w:rPr>
        <w:t>reales se tendría que partir en dos consignaciones, estos ejemplos se les compartieron hace meses.</w:t>
      </w:r>
    </w:p>
    <w:p w14:paraId="4CB324AF" w14:textId="6C7D41C9" w:rsidR="00DC496A" w:rsidRDefault="00DC496A" w:rsidP="00503A41">
      <w:pPr>
        <w:pStyle w:val="Sinespaciado"/>
      </w:pPr>
    </w:p>
  </w:comment>
  <w:comment w:id="290" w:author="eliseo gijon romero" w:date="2021-04-07T14:29:00Z" w:initials="egr">
    <w:p w14:paraId="5F852E62" w14:textId="1E4D926F" w:rsidR="00384111" w:rsidRDefault="00384111">
      <w:pPr>
        <w:pStyle w:val="Textocomentario"/>
      </w:pPr>
      <w:r>
        <w:rPr>
          <w:rStyle w:val="Refdecomentario"/>
        </w:rPr>
        <w:annotationRef/>
      </w:r>
      <w:r>
        <w:t>OK, se ha tomado en cuenta y edito el documento.</w:t>
      </w:r>
    </w:p>
  </w:comment>
  <w:comment w:id="296" w:author="Alcántara Ávila, Humberto" w:date="2021-03-22T12:43:00Z" w:initials="AÁH">
    <w:p w14:paraId="097AD7EF" w14:textId="77777777" w:rsidR="00DC496A" w:rsidRDefault="00DC496A" w:rsidP="003B2A27">
      <w:pPr>
        <w:pStyle w:val="Textocomentario"/>
      </w:pPr>
      <w:r>
        <w:rPr>
          <w:rStyle w:val="Refdecomentario"/>
        </w:rPr>
        <w:annotationRef/>
      </w:r>
      <w:r w:rsidRPr="000040C3">
        <w:rPr>
          <w:highlight w:val="yellow"/>
        </w:rPr>
        <w:t>Se les compartió por correo un documento con una tabla para el tema de promociones con todas sus variantes y requerimientos configurables.</w:t>
      </w:r>
    </w:p>
    <w:p w14:paraId="7ED2BE4E" w14:textId="75DBB9FB" w:rsidR="00DC496A" w:rsidRDefault="00DC496A">
      <w:pPr>
        <w:pStyle w:val="Textocomentario"/>
      </w:pPr>
    </w:p>
  </w:comment>
  <w:comment w:id="297" w:author="eliseo gijon romero" w:date="2021-04-07T14:30:00Z" w:initials="egr">
    <w:p w14:paraId="20F77741" w14:textId="7FB1E39B" w:rsidR="00384111" w:rsidRDefault="00384111">
      <w:pPr>
        <w:pStyle w:val="Textocomentario"/>
      </w:pPr>
      <w:r>
        <w:rPr>
          <w:rStyle w:val="Refdecomentario"/>
        </w:rPr>
        <w:annotationRef/>
      </w:r>
      <w:r>
        <w:t xml:space="preserve">Ok, se ha </w:t>
      </w:r>
      <w:proofErr w:type="spellStart"/>
      <w:r>
        <w:t>tomando</w:t>
      </w:r>
      <w:proofErr w:type="spellEnd"/>
      <w:r>
        <w:t xml:space="preserve"> en cuenta y se incluya dicha tabla en este documento.</w:t>
      </w:r>
    </w:p>
  </w:comment>
  <w:comment w:id="303" w:author="Alcántara Ávila, Humberto" w:date="2021-03-22T13:01:00Z" w:initials="AÁH">
    <w:p w14:paraId="28821269" w14:textId="5B236009" w:rsidR="00DC496A" w:rsidRPr="00771789" w:rsidRDefault="00DC496A" w:rsidP="00771789">
      <w:pPr>
        <w:pStyle w:val="Textocomentario"/>
        <w:rPr>
          <w:highlight w:val="yellow"/>
        </w:rPr>
      </w:pPr>
      <w:r w:rsidRPr="00771789">
        <w:rPr>
          <w:rStyle w:val="Refdecomentario"/>
          <w:highlight w:val="yellow"/>
        </w:rPr>
        <w:annotationRef/>
      </w:r>
      <w:r w:rsidRPr="00771789">
        <w:rPr>
          <w:b/>
          <w:highlight w:val="yellow"/>
        </w:rPr>
        <w:t>LINIO</w:t>
      </w:r>
      <w:r w:rsidRPr="00771789">
        <w:rPr>
          <w:highlight w:val="yellow"/>
        </w:rPr>
        <w:t xml:space="preserve"> </w:t>
      </w:r>
    </w:p>
    <w:p w14:paraId="05025D16" w14:textId="5E10D262" w:rsidR="00DC496A" w:rsidRPr="00771789" w:rsidRDefault="00DC496A" w:rsidP="00771789">
      <w:pPr>
        <w:pStyle w:val="Textocomentario"/>
        <w:rPr>
          <w:highlight w:val="yellow"/>
        </w:rPr>
      </w:pPr>
      <w:r>
        <w:rPr>
          <w:highlight w:val="yellow"/>
        </w:rPr>
        <w:t>E</w:t>
      </w:r>
      <w:r w:rsidRPr="00771789">
        <w:rPr>
          <w:highlight w:val="yellow"/>
        </w:rPr>
        <w:t>stá incluido el proceso?</w:t>
      </w:r>
    </w:p>
    <w:p w14:paraId="46B9C240" w14:textId="77777777" w:rsidR="00DC496A" w:rsidRDefault="00DC496A" w:rsidP="00771789">
      <w:pPr>
        <w:pStyle w:val="Textocomentario"/>
        <w:rPr>
          <w:highlight w:val="yellow"/>
        </w:rPr>
      </w:pPr>
    </w:p>
    <w:p w14:paraId="2C08C248" w14:textId="39249EB4" w:rsidR="00DC496A" w:rsidRPr="008A6CC0" w:rsidRDefault="00DC496A" w:rsidP="00771789">
      <w:pPr>
        <w:pStyle w:val="Textocomentario"/>
        <w:rPr>
          <w:b/>
          <w:highlight w:val="yellow"/>
        </w:rPr>
      </w:pPr>
      <w:r w:rsidRPr="008A6CC0">
        <w:rPr>
          <w:b/>
          <w:highlight w:val="yellow"/>
        </w:rPr>
        <w:t>DETENCIONES</w:t>
      </w:r>
    </w:p>
    <w:p w14:paraId="5F5DE000" w14:textId="4CE92D77" w:rsidR="00DC496A" w:rsidRPr="008A6CC0" w:rsidRDefault="00DC496A" w:rsidP="00771789">
      <w:pPr>
        <w:pStyle w:val="Textocomentario"/>
        <w:rPr>
          <w:highlight w:val="yellow"/>
        </w:rPr>
      </w:pPr>
      <w:r w:rsidRPr="008A6CC0">
        <w:rPr>
          <w:highlight w:val="yellow"/>
        </w:rPr>
        <w:t>cuando se notifica una detención el sistema debe de no poder generarse una guía y si sale debe de mandar notificación de paquetería</w:t>
      </w:r>
    </w:p>
    <w:p w14:paraId="2F67362B" w14:textId="77777777" w:rsidR="00DC496A" w:rsidRPr="008A6CC0" w:rsidRDefault="00DC496A" w:rsidP="00771789">
      <w:pPr>
        <w:pStyle w:val="Textocomentario"/>
        <w:rPr>
          <w:highlight w:val="yellow"/>
        </w:rPr>
      </w:pPr>
    </w:p>
    <w:p w14:paraId="31ECB173" w14:textId="57D546C4" w:rsidR="00DC496A" w:rsidRPr="008A6CC0" w:rsidRDefault="00DC496A" w:rsidP="00771789">
      <w:pPr>
        <w:pStyle w:val="Textocomentario"/>
        <w:rPr>
          <w:b/>
          <w:highlight w:val="yellow"/>
        </w:rPr>
      </w:pPr>
      <w:r w:rsidRPr="008A6CC0">
        <w:rPr>
          <w:b/>
          <w:highlight w:val="yellow"/>
        </w:rPr>
        <w:t>CANCELACION</w:t>
      </w:r>
    </w:p>
    <w:p w14:paraId="5978E93F" w14:textId="77777777" w:rsidR="00DC496A" w:rsidRDefault="00DC496A" w:rsidP="00771789">
      <w:pPr>
        <w:pStyle w:val="Textocomentario"/>
      </w:pPr>
      <w:r w:rsidRPr="008A6CC0">
        <w:rPr>
          <w:highlight w:val="yellow"/>
        </w:rPr>
        <w:t>Se puede Cancelar? si, entonces procedes y se manda notificación para su detención y no se genere guía, en caso de que no porque ya este surtida se deshabilita la opción para cancelar.</w:t>
      </w:r>
    </w:p>
    <w:p w14:paraId="0E98EDDB" w14:textId="77777777" w:rsidR="00DC496A" w:rsidRDefault="00DC496A" w:rsidP="00771789">
      <w:pPr>
        <w:pStyle w:val="Textocomentario"/>
      </w:pPr>
    </w:p>
    <w:p w14:paraId="6DCAC0A5" w14:textId="77777777" w:rsidR="00DC496A" w:rsidRPr="000A52E1" w:rsidRDefault="00DC496A" w:rsidP="00771789">
      <w:pPr>
        <w:pStyle w:val="Textocomentario"/>
        <w:rPr>
          <w:b/>
          <w:highlight w:val="yellow"/>
        </w:rPr>
      </w:pPr>
      <w:r w:rsidRPr="000A52E1">
        <w:rPr>
          <w:b/>
          <w:highlight w:val="yellow"/>
        </w:rPr>
        <w:t>ACTUALIZACION</w:t>
      </w:r>
    </w:p>
    <w:p w14:paraId="06DFF40D" w14:textId="4613685C" w:rsidR="00DC496A" w:rsidRPr="000A52E1" w:rsidRDefault="00DC496A" w:rsidP="00771789">
      <w:pPr>
        <w:pStyle w:val="Textocomentario"/>
        <w:rPr>
          <w:highlight w:val="yellow"/>
        </w:rPr>
      </w:pPr>
      <w:r>
        <w:rPr>
          <w:highlight w:val="yellow"/>
        </w:rPr>
        <w:t xml:space="preserve">Se debe de actualizar por cada </w:t>
      </w:r>
      <w:proofErr w:type="spellStart"/>
      <w:r>
        <w:rPr>
          <w:highlight w:val="yellow"/>
        </w:rPr>
        <w:t>almacen</w:t>
      </w:r>
      <w:proofErr w:type="spellEnd"/>
      <w:r>
        <w:rPr>
          <w:highlight w:val="yellow"/>
        </w:rPr>
        <w:t xml:space="preserve"> ya sea en </w:t>
      </w:r>
      <w:proofErr w:type="spellStart"/>
      <w:r>
        <w:rPr>
          <w:highlight w:val="yellow"/>
        </w:rPr>
        <w:t>automatico</w:t>
      </w:r>
      <w:proofErr w:type="spellEnd"/>
      <w:r>
        <w:rPr>
          <w:highlight w:val="yellow"/>
        </w:rPr>
        <w:t xml:space="preserve"> o manual según sea, también debemos de tener un filtro para autorizaciones. (</w:t>
      </w:r>
      <w:r w:rsidRPr="000A52E1">
        <w:rPr>
          <w:highlight w:val="yellow"/>
        </w:rPr>
        <w:t>C</w:t>
      </w:r>
      <w:r>
        <w:rPr>
          <w:highlight w:val="yellow"/>
        </w:rPr>
        <w:t xml:space="preserve">oberturas, </w:t>
      </w:r>
      <w:r w:rsidRPr="000A52E1">
        <w:rPr>
          <w:highlight w:val="yellow"/>
        </w:rPr>
        <w:t>Días de E</w:t>
      </w:r>
      <w:r>
        <w:rPr>
          <w:highlight w:val="yellow"/>
        </w:rPr>
        <w:t xml:space="preserve">ntregas, </w:t>
      </w:r>
      <w:r w:rsidRPr="000A52E1">
        <w:rPr>
          <w:highlight w:val="yellow"/>
        </w:rPr>
        <w:t>Costos)</w:t>
      </w:r>
    </w:p>
  </w:comment>
  <w:comment w:id="304" w:author="eliseo gijon romero" w:date="2021-04-07T14:51:00Z" w:initials="egr">
    <w:p w14:paraId="15D4EA9C" w14:textId="13EC3552" w:rsidR="0032259F" w:rsidRDefault="0032259F">
      <w:pPr>
        <w:pStyle w:val="Textocomentario"/>
      </w:pPr>
      <w:r>
        <w:rPr>
          <w:rStyle w:val="Refdecomentario"/>
        </w:rPr>
        <w:annotationRef/>
      </w:r>
      <w:r>
        <w:t>Ok, se han tomado en cuenta para el desarrollo de los cambios.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E001850" w15:done="0"/>
  <w15:commentEx w15:paraId="5B2CCEEF" w15:paraIdParent="3E001850" w15:done="0"/>
  <w15:commentEx w15:paraId="03AA6EBD" w15:done="0"/>
  <w15:commentEx w15:paraId="30472FAD" w15:paraIdParent="03AA6EBD" w15:done="0"/>
  <w15:commentEx w15:paraId="7B997B30" w15:done="0"/>
  <w15:commentEx w15:paraId="5BB6816B" w15:paraIdParent="7B997B30" w15:done="0"/>
  <w15:commentEx w15:paraId="1DF28422" w15:done="0"/>
  <w15:commentEx w15:paraId="471C47AE" w15:done="0"/>
  <w15:commentEx w15:paraId="2CF373A7" w15:paraIdParent="471C47AE" w15:done="0"/>
  <w15:commentEx w15:paraId="087C1B83" w15:done="0"/>
  <w15:commentEx w15:paraId="0B5729B0" w15:paraIdParent="087C1B83" w15:done="0"/>
  <w15:commentEx w15:paraId="6365878F" w15:done="0"/>
  <w15:commentEx w15:paraId="4D1A38F5" w15:paraIdParent="6365878F" w15:done="0"/>
  <w15:commentEx w15:paraId="6112A277" w15:done="0"/>
  <w15:commentEx w15:paraId="14F94E9D" w15:paraIdParent="6112A277" w15:done="0"/>
  <w15:commentEx w15:paraId="2F8F9C1D" w15:done="0"/>
  <w15:commentEx w15:paraId="1525953E" w15:paraIdParent="2F8F9C1D" w15:done="0"/>
  <w15:commentEx w15:paraId="1F132711" w15:done="0"/>
  <w15:commentEx w15:paraId="4CB40867" w15:paraIdParent="1F132711" w15:done="0"/>
  <w15:commentEx w15:paraId="1E99F5EB" w15:done="0"/>
  <w15:commentEx w15:paraId="0262C6B9" w15:done="0"/>
  <w15:commentEx w15:paraId="25F4F440" w15:paraIdParent="0262C6B9" w15:done="0"/>
  <w15:commentEx w15:paraId="72BC4C0B" w15:done="0"/>
  <w15:commentEx w15:paraId="21DFA531" w15:paraIdParent="72BC4C0B" w15:done="0"/>
  <w15:commentEx w15:paraId="4AE1FD61" w15:done="0"/>
  <w15:commentEx w15:paraId="730299A8" w15:paraIdParent="4AE1FD61" w15:done="0"/>
  <w15:commentEx w15:paraId="729B81CA" w15:done="0"/>
  <w15:commentEx w15:paraId="14D7F61F" w15:paraIdParent="729B81CA" w15:done="0"/>
  <w15:commentEx w15:paraId="6E65DB7B" w15:done="0"/>
  <w15:commentEx w15:paraId="0722DCF7" w15:paraIdParent="6E65DB7B" w15:done="0"/>
  <w15:commentEx w15:paraId="6997ACEE" w15:done="0"/>
  <w15:commentEx w15:paraId="1E9B7E65" w15:done="0"/>
  <w15:commentEx w15:paraId="62B119D7" w15:paraIdParent="1E9B7E65" w15:done="0"/>
  <w15:commentEx w15:paraId="3C5C18F8" w15:done="0"/>
  <w15:commentEx w15:paraId="69C768BA" w15:paraIdParent="3C5C18F8" w15:done="0"/>
  <w15:commentEx w15:paraId="135236F6" w15:done="0"/>
  <w15:commentEx w15:paraId="69B20600" w15:paraIdParent="135236F6" w15:done="0"/>
  <w15:commentEx w15:paraId="4DF3DBD7" w15:done="0"/>
  <w15:commentEx w15:paraId="741FAD8C" w15:paraIdParent="4DF3DBD7" w15:done="0"/>
  <w15:commentEx w15:paraId="4C228ACE" w15:done="0"/>
  <w15:commentEx w15:paraId="2196D26B" w15:paraIdParent="4C228ACE" w15:done="0"/>
  <w15:commentEx w15:paraId="1FC59430" w15:done="0"/>
  <w15:commentEx w15:paraId="5DDFDF0F" w15:paraIdParent="1FC59430" w15:done="0"/>
  <w15:commentEx w15:paraId="30133B5A" w15:done="0"/>
  <w15:commentEx w15:paraId="54D2A45E" w15:paraIdParent="30133B5A" w15:done="0"/>
  <w15:commentEx w15:paraId="4CB324AF" w15:done="0"/>
  <w15:commentEx w15:paraId="5F852E62" w15:paraIdParent="4CB324AF" w15:done="0"/>
  <w15:commentEx w15:paraId="7ED2BE4E" w15:done="0"/>
  <w15:commentEx w15:paraId="20F77741" w15:paraIdParent="7ED2BE4E" w15:done="0"/>
  <w15:commentEx w15:paraId="06DFF40D" w15:done="0"/>
  <w15:commentEx w15:paraId="15D4EA9C" w15:paraIdParent="06DFF40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6F31F0" w14:textId="77777777" w:rsidR="0048233D" w:rsidRDefault="0048233D">
      <w:r>
        <w:separator/>
      </w:r>
    </w:p>
  </w:endnote>
  <w:endnote w:type="continuationSeparator" w:id="0">
    <w:p w14:paraId="52A719A0" w14:textId="77777777" w:rsidR="0048233D" w:rsidRDefault="00482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Narrow">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Montserrat Light">
    <w:altName w:val="Calibri"/>
    <w:panose1 w:val="00000000000000000000"/>
    <w:charset w:val="4D"/>
    <w:family w:val="auto"/>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4643D6" w14:textId="4CA2B363" w:rsidR="00DC496A" w:rsidRDefault="00DC496A">
    <w:pPr>
      <w:pStyle w:val="Piedepgina"/>
      <w:tabs>
        <w:tab w:val="center" w:pos="4419"/>
        <w:tab w:val="right" w:pos="8838"/>
      </w:tabs>
      <w:rPr>
        <w:color w:val="2F5496" w:themeColor="accent1" w:themeShade="BF"/>
      </w:rPr>
    </w:pPr>
    <w:r w:rsidRPr="00D76D74">
      <w:rPr>
        <w:noProof/>
        <w:color w:val="2F5496" w:themeColor="accent1" w:themeShade="BF"/>
      </w:rPr>
      <mc:AlternateContent>
        <mc:Choice Requires="wps">
          <w:drawing>
            <wp:anchor distT="0" distB="0" distL="114300" distR="114300" simplePos="0" relativeHeight="251657728" behindDoc="0" locked="0" layoutInCell="1" allowOverlap="1" wp14:anchorId="026A3D9D" wp14:editId="68D75A76">
              <wp:simplePos x="0" y="0"/>
              <wp:positionH relativeFrom="margin">
                <wp:posOffset>6031548</wp:posOffset>
              </wp:positionH>
              <wp:positionV relativeFrom="line">
                <wp:posOffset>71119</wp:posOffset>
              </wp:positionV>
              <wp:extent cx="1156335" cy="3333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A5B1F" w14:textId="47E61465" w:rsidR="00DC496A" w:rsidRDefault="00DC496A">
                          <w:pPr>
                            <w:jc w:val="center"/>
                            <w:rPr>
                              <w:b/>
                              <w:color w:val="1F486E"/>
                              <w:sz w:val="16"/>
                              <w:szCs w:val="16"/>
                            </w:rPr>
                          </w:pPr>
                          <w:r w:rsidRPr="00D76D74">
                            <w:rPr>
                              <w:b/>
                              <w:color w:val="4472C4" w:themeColor="accent1"/>
                              <w:sz w:val="16"/>
                              <w:szCs w:val="16"/>
                            </w:rPr>
                            <w:t xml:space="preserve">Página </w:t>
                          </w:r>
                          <w:r>
                            <w:rPr>
                              <w:b/>
                              <w:color w:val="1F486E"/>
                              <w:sz w:val="16"/>
                              <w:szCs w:val="16"/>
                            </w:rPr>
                            <w:fldChar w:fldCharType="begin"/>
                          </w:r>
                          <w:r>
                            <w:rPr>
                              <w:b/>
                              <w:color w:val="1F486E"/>
                              <w:sz w:val="16"/>
                              <w:szCs w:val="16"/>
                            </w:rPr>
                            <w:instrText xml:space="preserve">PAGE </w:instrText>
                          </w:r>
                          <w:r>
                            <w:rPr>
                              <w:b/>
                              <w:color w:val="1F486E"/>
                              <w:sz w:val="16"/>
                              <w:szCs w:val="16"/>
                            </w:rPr>
                            <w:fldChar w:fldCharType="separate"/>
                          </w:r>
                          <w:r w:rsidR="0032259F">
                            <w:rPr>
                              <w:b/>
                              <w:noProof/>
                              <w:color w:val="1F486E"/>
                              <w:sz w:val="16"/>
                              <w:szCs w:val="16"/>
                            </w:rPr>
                            <w:t>21</w:t>
                          </w:r>
                          <w:r>
                            <w:fldChar w:fldCharType="end"/>
                          </w:r>
                          <w:r>
                            <w:rPr>
                              <w:b/>
                              <w:color w:val="1F486E"/>
                              <w:sz w:val="16"/>
                              <w:szCs w:val="16"/>
                            </w:rPr>
                            <w:t xml:space="preserve"> de </w:t>
                          </w:r>
                          <w:r>
                            <w:rPr>
                              <w:b/>
                              <w:color w:val="1F486E"/>
                              <w:sz w:val="16"/>
                              <w:szCs w:val="16"/>
                            </w:rPr>
                            <w:fldChar w:fldCharType="begin"/>
                          </w:r>
                          <w:r>
                            <w:rPr>
                              <w:b/>
                              <w:color w:val="1F486E"/>
                              <w:sz w:val="16"/>
                              <w:szCs w:val="16"/>
                            </w:rPr>
                            <w:instrText xml:space="preserve">NUMPAGES </w:instrText>
                          </w:r>
                          <w:r>
                            <w:rPr>
                              <w:b/>
                              <w:color w:val="1F486E"/>
                              <w:sz w:val="16"/>
                              <w:szCs w:val="16"/>
                            </w:rPr>
                            <w:fldChar w:fldCharType="separate"/>
                          </w:r>
                          <w:ins w:id="305" w:author="eliseo gijon romero" w:date="2021-04-07T14:53:00Z">
                            <w:r w:rsidR="0032259F">
                              <w:rPr>
                                <w:b/>
                                <w:noProof/>
                                <w:color w:val="1F486E"/>
                                <w:sz w:val="16"/>
                                <w:szCs w:val="16"/>
                              </w:rPr>
                              <w:t>21</w:t>
                            </w:r>
                          </w:ins>
                          <w:ins w:id="306" w:author="Alcántara Ávila, Humberto" w:date="2021-03-22T16:26:00Z">
                            <w:del w:id="307" w:author="eliseo gijon romero" w:date="2021-04-07T13:11:00Z">
                              <w:r w:rsidDel="000F3FDD">
                                <w:rPr>
                                  <w:b/>
                                  <w:noProof/>
                                  <w:color w:val="1F486E"/>
                                  <w:sz w:val="16"/>
                                  <w:szCs w:val="16"/>
                                </w:rPr>
                                <w:delText>22</w:delText>
                              </w:r>
                            </w:del>
                          </w:ins>
                          <w:del w:id="308" w:author="eliseo gijon romero" w:date="2021-04-07T13:11:00Z">
                            <w:r w:rsidDel="000F3FDD">
                              <w:rPr>
                                <w:b/>
                                <w:noProof/>
                                <w:color w:val="1F486E"/>
                                <w:sz w:val="16"/>
                                <w:szCs w:val="16"/>
                              </w:rPr>
                              <w:delText>20</w:delText>
                            </w:r>
                          </w:del>
                          <w:r>
                            <w:fldChar w:fldCharType="end"/>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6A3D9D" id="_x0000_t202" coordsize="21600,21600" o:spt="202" path="m,l,21600r21600,l21600,xe">
              <v:stroke joinstyle="miter"/>
              <v:path gradientshapeok="t" o:connecttype="rect"/>
            </v:shapetype>
            <v:shape id="Text Box 1" o:spid="_x0000_s1029" type="#_x0000_t202" style="position:absolute;margin-left:474.95pt;margin-top:5.6pt;width:91.05pt;height:26.2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" filled="f" stroked="f">
              <v:textbox inset=",7.2pt,,7.2pt">
                <w:txbxContent>
                  <w:p w14:paraId="40CA5B1F" w14:textId="47E61465" w:rsidR="00DC496A" w:rsidRDefault="00DC496A">
                    <w:pPr>
                      <w:jc w:val="center"/>
                      <w:rPr>
                        <w:b/>
                        <w:color w:val="1F486E"/>
                        <w:sz w:val="16"/>
                        <w:szCs w:val="16"/>
                      </w:rPr>
                    </w:pPr>
                    <w:r w:rsidRPr="00D76D74">
                      <w:rPr>
                        <w:b/>
                        <w:color w:val="4472C4" w:themeColor="accent1"/>
                        <w:sz w:val="16"/>
                        <w:szCs w:val="16"/>
                      </w:rPr>
                      <w:t xml:space="preserve">Página </w:t>
                    </w:r>
                    <w:r>
                      <w:rPr>
                        <w:b/>
                        <w:color w:val="1F486E"/>
                        <w:sz w:val="16"/>
                        <w:szCs w:val="16"/>
                      </w:rPr>
                      <w:fldChar w:fldCharType="begin"/>
                    </w:r>
                    <w:r>
                      <w:rPr>
                        <w:b/>
                        <w:color w:val="1F486E"/>
                        <w:sz w:val="16"/>
                        <w:szCs w:val="16"/>
                      </w:rPr>
                      <w:instrText xml:space="preserve">PAGE </w:instrText>
                    </w:r>
                    <w:r>
                      <w:rPr>
                        <w:b/>
                        <w:color w:val="1F486E"/>
                        <w:sz w:val="16"/>
                        <w:szCs w:val="16"/>
                      </w:rPr>
                      <w:fldChar w:fldCharType="separate"/>
                    </w:r>
                    <w:r w:rsidR="0032259F">
                      <w:rPr>
                        <w:b/>
                        <w:noProof/>
                        <w:color w:val="1F486E"/>
                        <w:sz w:val="16"/>
                        <w:szCs w:val="16"/>
                      </w:rPr>
                      <w:t>21</w:t>
                    </w:r>
                    <w:r>
                      <w:fldChar w:fldCharType="end"/>
                    </w:r>
                    <w:r>
                      <w:rPr>
                        <w:b/>
                        <w:color w:val="1F486E"/>
                        <w:sz w:val="16"/>
                        <w:szCs w:val="16"/>
                      </w:rPr>
                      <w:t xml:space="preserve"> de </w:t>
                    </w:r>
                    <w:r>
                      <w:rPr>
                        <w:b/>
                        <w:color w:val="1F486E"/>
                        <w:sz w:val="16"/>
                        <w:szCs w:val="16"/>
                      </w:rPr>
                      <w:fldChar w:fldCharType="begin"/>
                    </w:r>
                    <w:r>
                      <w:rPr>
                        <w:b/>
                        <w:color w:val="1F486E"/>
                        <w:sz w:val="16"/>
                        <w:szCs w:val="16"/>
                      </w:rPr>
                      <w:instrText xml:space="preserve">NUMPAGES </w:instrText>
                    </w:r>
                    <w:r>
                      <w:rPr>
                        <w:b/>
                        <w:color w:val="1F486E"/>
                        <w:sz w:val="16"/>
                        <w:szCs w:val="16"/>
                      </w:rPr>
                      <w:fldChar w:fldCharType="separate"/>
                    </w:r>
                    <w:ins w:id="309" w:author="eliseo gijon romero" w:date="2021-04-07T14:53:00Z">
                      <w:r w:rsidR="0032259F">
                        <w:rPr>
                          <w:b/>
                          <w:noProof/>
                          <w:color w:val="1F486E"/>
                          <w:sz w:val="16"/>
                          <w:szCs w:val="16"/>
                        </w:rPr>
                        <w:t>21</w:t>
                      </w:r>
                    </w:ins>
                    <w:ins w:id="310" w:author="Alcántara Ávila, Humberto" w:date="2021-03-22T16:26:00Z">
                      <w:del w:id="311" w:author="eliseo gijon romero" w:date="2021-04-07T13:11:00Z">
                        <w:r w:rsidDel="000F3FDD">
                          <w:rPr>
                            <w:b/>
                            <w:noProof/>
                            <w:color w:val="1F486E"/>
                            <w:sz w:val="16"/>
                            <w:szCs w:val="16"/>
                          </w:rPr>
                          <w:delText>22</w:delText>
                        </w:r>
                      </w:del>
                    </w:ins>
                    <w:del w:id="312" w:author="eliseo gijon romero" w:date="2021-04-07T13:11:00Z">
                      <w:r w:rsidDel="000F3FDD">
                        <w:rPr>
                          <w:b/>
                          <w:noProof/>
                          <w:color w:val="1F486E"/>
                          <w:sz w:val="16"/>
                          <w:szCs w:val="16"/>
                        </w:rPr>
                        <w:delText>20</w:delText>
                      </w:r>
                    </w:del>
                    <w:r>
                      <w:fldChar w:fldCharType="end"/>
                    </w:r>
                  </w:p>
                </w:txbxContent>
              </v:textbox>
              <w10:wrap anchorx="margin" anchory="line"/>
            </v:shape>
          </w:pict>
        </mc:Fallback>
      </mc:AlternateContent>
    </w:r>
    <w:hyperlink r:id="rId1" w:history="1">
      <w:r w:rsidRPr="00692253">
        <w:rPr>
          <w:rStyle w:val="Hipervnculo"/>
          <w14:textFill>
            <w14:solidFill>
              <w14:srgbClr w14:val="0000FF">
                <w14:lumMod w14:val="75000"/>
              </w14:srgbClr>
            </w14:solidFill>
          </w14:textFill>
        </w:rPr>
        <w:t>www.itechdev.com.mx</w:t>
      </w:r>
    </w:hyperlink>
  </w:p>
  <w:p w14:paraId="7AE5CE5B" w14:textId="5B65ADFB" w:rsidR="00DC496A" w:rsidRPr="00D76D74" w:rsidRDefault="00DC496A">
    <w:pPr>
      <w:pStyle w:val="Piedepgina"/>
      <w:tabs>
        <w:tab w:val="center" w:pos="4419"/>
        <w:tab w:val="right" w:pos="8838"/>
      </w:tabs>
      <w:rPr>
        <w:color w:val="2F5496" w:themeColor="accent1" w:themeShade="BF"/>
      </w:rPr>
    </w:pPr>
    <w:hyperlink r:id="rId2" w:history="1">
      <w:r w:rsidRPr="00692253">
        <w:rPr>
          <w:rStyle w:val="Hipervnculo"/>
          <w14:textFill>
            <w14:solidFill>
              <w14:srgbClr w14:val="0000FF">
                <w14:lumMod w14:val="75000"/>
              </w14:srgbClr>
            </w14:solidFill>
          </w14:textFill>
        </w:rPr>
        <w:t>contacto@itechdev.com.mx</w:t>
      </w:r>
    </w:hyperlink>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550"/>
      <w:gridCol w:w="3550"/>
      <w:gridCol w:w="3550"/>
    </w:tblGrid>
    <w:tr w:rsidR="00DC496A" w14:paraId="091FC56E" w14:textId="77777777" w:rsidTr="45C2EB34">
      <w:tc>
        <w:tcPr>
          <w:tcW w:w="3550" w:type="dxa"/>
        </w:tcPr>
        <w:p w14:paraId="15A06473" w14:textId="4A4E067E" w:rsidR="00DC496A" w:rsidRDefault="00DC496A" w:rsidP="45C2EB34">
          <w:pPr>
            <w:pStyle w:val="Encabezado"/>
            <w:ind w:left="-115"/>
          </w:pPr>
        </w:p>
      </w:tc>
      <w:tc>
        <w:tcPr>
          <w:tcW w:w="3550" w:type="dxa"/>
        </w:tcPr>
        <w:p w14:paraId="3D2F983B" w14:textId="01C8C6A3" w:rsidR="00DC496A" w:rsidRDefault="00DC496A" w:rsidP="45C2EB34">
          <w:pPr>
            <w:pStyle w:val="Encabezado"/>
            <w:jc w:val="center"/>
          </w:pPr>
        </w:p>
      </w:tc>
      <w:tc>
        <w:tcPr>
          <w:tcW w:w="3550" w:type="dxa"/>
        </w:tcPr>
        <w:p w14:paraId="3A1AF8A5" w14:textId="2328B069" w:rsidR="00DC496A" w:rsidRDefault="00DC496A" w:rsidP="45C2EB34">
          <w:pPr>
            <w:pStyle w:val="Encabezado"/>
            <w:ind w:right="-115"/>
            <w:jc w:val="right"/>
          </w:pPr>
        </w:p>
      </w:tc>
    </w:tr>
  </w:tbl>
  <w:p w14:paraId="6D1AE2BF" w14:textId="475C5EAA" w:rsidR="00DC496A" w:rsidRDefault="00DC496A" w:rsidP="45C2EB3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33D457" w14:textId="77777777" w:rsidR="0048233D" w:rsidRDefault="0048233D">
      <w:r>
        <w:separator/>
      </w:r>
    </w:p>
  </w:footnote>
  <w:footnote w:type="continuationSeparator" w:id="0">
    <w:p w14:paraId="022B8E9D" w14:textId="77777777" w:rsidR="0048233D" w:rsidRDefault="004823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95C007" w14:textId="62089219" w:rsidR="00DC496A" w:rsidRDefault="00DC496A">
    <w:pPr>
      <w:pStyle w:val="Encabezado"/>
      <w:jc w:val="right"/>
      <w:rPr>
        <w:caps/>
        <w:color w:val="44546A" w:themeColor="text2"/>
        <w:sz w:val="20"/>
        <w:szCs w:val="20"/>
      </w:rPr>
    </w:pPr>
    <w:r>
      <w:rPr>
        <w:noProof/>
      </w:rPr>
      <w:drawing>
        <wp:anchor distT="0" distB="0" distL="114300" distR="114300" simplePos="0" relativeHeight="251661824" behindDoc="1" locked="0" layoutInCell="1" allowOverlap="1" wp14:anchorId="2790E65D" wp14:editId="23358154">
          <wp:simplePos x="0" y="0"/>
          <wp:positionH relativeFrom="margin">
            <wp:posOffset>3026410</wp:posOffset>
          </wp:positionH>
          <wp:positionV relativeFrom="paragraph">
            <wp:posOffset>48895</wp:posOffset>
          </wp:positionV>
          <wp:extent cx="1108075" cy="428625"/>
          <wp:effectExtent l="0" t="0" r="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108075" cy="4286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800" behindDoc="1" locked="0" layoutInCell="1" allowOverlap="1" wp14:anchorId="78CFBA90" wp14:editId="5C421568">
          <wp:simplePos x="0" y="0"/>
          <wp:positionH relativeFrom="page">
            <wp:align>left</wp:align>
          </wp:positionH>
          <wp:positionV relativeFrom="paragraph">
            <wp:posOffset>-370205</wp:posOffset>
          </wp:positionV>
          <wp:extent cx="7736486" cy="1333500"/>
          <wp:effectExtent l="0" t="0" r="0" b="0"/>
          <wp:wrapNone/>
          <wp:docPr id="8" name="Picture 8"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806136" cy="13455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1" locked="0" layoutInCell="1" allowOverlap="1" wp14:anchorId="73B8A851" wp14:editId="07CCF6EF">
          <wp:simplePos x="0" y="0"/>
          <wp:positionH relativeFrom="margin">
            <wp:posOffset>-107315</wp:posOffset>
          </wp:positionH>
          <wp:positionV relativeFrom="paragraph">
            <wp:posOffset>148590</wp:posOffset>
          </wp:positionV>
          <wp:extent cx="1557338" cy="605305"/>
          <wp:effectExtent l="0" t="0" r="5080" b="4445"/>
          <wp:wrapNone/>
          <wp:docPr id="5" name="Picture 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557338" cy="605305"/>
                  </a:xfrm>
                  <a:prstGeom prst="rect">
                    <a:avLst/>
                  </a:prstGeom>
                </pic:spPr>
              </pic:pic>
            </a:graphicData>
          </a:graphic>
          <wp14:sizeRelH relativeFrom="margin">
            <wp14:pctWidth>0</wp14:pctWidth>
          </wp14:sizeRelH>
          <wp14:sizeRelV relativeFrom="margin">
            <wp14:pctHeight>0</wp14:pctHeight>
          </wp14:sizeRelV>
        </wp:anchor>
      </w:drawing>
    </w:r>
  </w:p>
  <w:p w14:paraId="3A9BCCEE" w14:textId="7A5EF650" w:rsidR="00DC496A" w:rsidRDefault="00DC496A" w:rsidP="0039005A">
    <w:pPr>
      <w:pStyle w:val="Encabezado"/>
      <w:jc w:val="right"/>
      <w:rPr>
        <w:b/>
        <w:bCs/>
        <w:caps/>
        <w:color w:val="44546A" w:themeColor="text2"/>
        <w:sz w:val="16"/>
        <w:szCs w:val="16"/>
      </w:rPr>
    </w:pPr>
  </w:p>
  <w:p w14:paraId="06119F54" w14:textId="77777777" w:rsidR="00DC496A" w:rsidRDefault="00DC496A" w:rsidP="0039005A">
    <w:pPr>
      <w:pStyle w:val="Encabezado"/>
      <w:jc w:val="right"/>
      <w:rPr>
        <w:b/>
        <w:bCs/>
        <w:caps/>
        <w:color w:val="44546A" w:themeColor="text2"/>
        <w:sz w:val="16"/>
        <w:szCs w:val="16"/>
      </w:rPr>
    </w:pPr>
    <w:r>
      <w:rPr>
        <w:b/>
        <w:bCs/>
        <w:caps/>
        <w:color w:val="44546A" w:themeColor="text2"/>
        <w:sz w:val="16"/>
        <w:szCs w:val="16"/>
      </w:rPr>
      <w:t>vERSION</w:t>
    </w:r>
    <w:proofErr w:type="gramStart"/>
    <w:r>
      <w:rPr>
        <w:b/>
        <w:bCs/>
        <w:caps/>
        <w:color w:val="44546A" w:themeColor="text2"/>
        <w:sz w:val="16"/>
        <w:szCs w:val="16"/>
      </w:rPr>
      <w:t>:1.0</w:t>
    </w:r>
    <w:proofErr w:type="gramEnd"/>
  </w:p>
  <w:p w14:paraId="6D1A1D53" w14:textId="77777777" w:rsidR="00DC496A" w:rsidRDefault="00DC496A" w:rsidP="0039005A">
    <w:pPr>
      <w:pStyle w:val="Encabezado"/>
      <w:jc w:val="right"/>
      <w:rPr>
        <w:b/>
        <w:bCs/>
        <w:caps/>
        <w:color w:val="44546A" w:themeColor="text2"/>
        <w:sz w:val="16"/>
        <w:szCs w:val="16"/>
      </w:rPr>
    </w:pPr>
    <w:r>
      <w:rPr>
        <w:b/>
        <w:bCs/>
        <w:caps/>
        <w:color w:val="44546A" w:themeColor="text2"/>
        <w:sz w:val="16"/>
        <w:szCs w:val="16"/>
      </w:rPr>
      <w:t>fecha: 03/12/2020</w:t>
    </w:r>
  </w:p>
  <w:p w14:paraId="0CAF7FBD" w14:textId="2F05B6B8" w:rsidR="00DC496A" w:rsidRDefault="00DC496A" w:rsidP="00D76D74">
    <w:pPr>
      <w:pStyle w:val="Encabezado"/>
      <w:jc w:val="right"/>
      <w:rPr>
        <w:b/>
        <w:bCs/>
        <w:caps/>
        <w:color w:val="44546A" w:themeColor="text2"/>
        <w:sz w:val="16"/>
        <w:szCs w:val="16"/>
      </w:rPr>
    </w:pPr>
  </w:p>
  <w:p w14:paraId="18D7A7A8" w14:textId="5ACB58FA" w:rsidR="00DC496A" w:rsidRPr="00D76D74" w:rsidRDefault="00DC496A">
    <w:pPr>
      <w:pStyle w:val="Encabezado"/>
      <w:jc w:val="center"/>
      <w:rPr>
        <w:b/>
        <w:bCs/>
        <w:color w:val="44546A" w:themeColor="text2"/>
        <w:sz w:val="28"/>
        <w:szCs w:val="28"/>
      </w:rPr>
    </w:pPr>
    <w:sdt>
      <w:sdtPr>
        <w:rPr>
          <w:b/>
          <w:bCs/>
          <w:caps/>
          <w:color w:val="44546A" w:themeColor="text2"/>
          <w:sz w:val="28"/>
          <w:szCs w:val="28"/>
        </w:rPr>
        <w:alias w:val="Title"/>
        <w:tag w:val=""/>
        <w:id w:val="-484788024"/>
        <w:placeholder>
          <w:docPart w:val="6864797D2677408DB910DD5B652E0D3A"/>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Pr>
            <w:b/>
            <w:bCs/>
            <w:caps/>
            <w:color w:val="44546A" w:themeColor="text2"/>
            <w:sz w:val="28"/>
            <w:szCs w:val="28"/>
          </w:rPr>
          <w:t>UE Orden</w:t>
        </w:r>
      </w:sdtContent>
    </w:sdt>
  </w:p>
  <w:p w14:paraId="3B10149B" w14:textId="252DF2BE" w:rsidR="00DC496A" w:rsidRDefault="00DC496A" w:rsidP="00A375C5">
    <w:pPr>
      <w:pStyle w:val="Encabezado"/>
      <w:ind w:left="1440" w:firstLine="7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550"/>
      <w:gridCol w:w="3550"/>
      <w:gridCol w:w="3550"/>
    </w:tblGrid>
    <w:tr w:rsidR="00DC496A" w14:paraId="20D3021E" w14:textId="77777777" w:rsidTr="45C2EB34">
      <w:tc>
        <w:tcPr>
          <w:tcW w:w="3550" w:type="dxa"/>
        </w:tcPr>
        <w:p w14:paraId="267BDB2B" w14:textId="2F0FF2D2" w:rsidR="00DC496A" w:rsidRDefault="00DC496A" w:rsidP="45C2EB34">
          <w:pPr>
            <w:pStyle w:val="Encabezado"/>
            <w:ind w:left="-115"/>
          </w:pPr>
        </w:p>
      </w:tc>
      <w:tc>
        <w:tcPr>
          <w:tcW w:w="3550" w:type="dxa"/>
        </w:tcPr>
        <w:p w14:paraId="7C95A862" w14:textId="796EC6D3" w:rsidR="00DC496A" w:rsidRDefault="00DC496A" w:rsidP="45C2EB34">
          <w:pPr>
            <w:pStyle w:val="Encabezado"/>
            <w:jc w:val="center"/>
          </w:pPr>
        </w:p>
      </w:tc>
      <w:tc>
        <w:tcPr>
          <w:tcW w:w="3550" w:type="dxa"/>
        </w:tcPr>
        <w:p w14:paraId="4F1244A6" w14:textId="5CE730D8" w:rsidR="00DC496A" w:rsidRDefault="00DC496A" w:rsidP="45C2EB34">
          <w:pPr>
            <w:pStyle w:val="Encabezado"/>
            <w:ind w:right="-115"/>
            <w:jc w:val="right"/>
          </w:pPr>
        </w:p>
      </w:tc>
    </w:tr>
  </w:tbl>
  <w:p w14:paraId="0C28931E" w14:textId="5BAE0F17" w:rsidR="00DC496A" w:rsidRDefault="00DC496A" w:rsidP="45C2EB34">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13C2152"/>
    <w:multiLevelType w:val="multilevel"/>
    <w:tmpl w:val="B78616A6"/>
    <w:name w:val="List-1858330286"/>
    <w:lvl w:ilvl="0">
      <w:start w:val="1"/>
      <w:numFmt w:val="bullet"/>
      <w:lvlText w:val=""/>
      <w:lvlJc w:val="left"/>
      <w:rPr>
        <w:rFonts w:ascii="Symbol" w:eastAsia="Symbol" w:hAnsi="Symbol" w:cs="Symbol"/>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 w15:restartNumberingAfterBreak="0">
    <w:nsid w:val="BFD4B624"/>
    <w:multiLevelType w:val="multilevel"/>
    <w:tmpl w:val="29A28034"/>
    <w:name w:val="List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 w15:restartNumberingAfterBreak="0">
    <w:nsid w:val="E6DACD88"/>
    <w:multiLevelType w:val="multilevel"/>
    <w:tmpl w:val="D73CA08C"/>
    <w:name w:val="List-421868152"/>
    <w:lvl w:ilvl="0">
      <w:start w:val="1"/>
      <w:numFmt w:val="decimal"/>
      <w:pStyle w:val="Ttulo1"/>
      <w:lvlText w:val="%1"/>
      <w:lvlJc w:val="left"/>
    </w:lvl>
    <w:lvl w:ilvl="1">
      <w:start w:val="1"/>
      <w:numFmt w:val="decimal"/>
      <w:pStyle w:val="Ttulo1"/>
      <w:lvlText w:val="%1.%2"/>
      <w:lvlJc w:val="left"/>
      <w:rPr>
        <w:rFonts w:ascii="Calibri" w:eastAsia="Calibri" w:hAnsi="Calibri" w:cs="Calibri"/>
        <w:b/>
      </w:rPr>
    </w:lvl>
    <w:lvl w:ilvl="2">
      <w:start w:val="1"/>
      <w:numFmt w:val="decimal"/>
      <w:lvlText w:val="%1.%2.%3"/>
      <w:lvlJc w:val="left"/>
      <w:rPr>
        <w:rFonts w:ascii="Calibri" w:eastAsia="Calibri" w:hAnsi="Calibri" w:cs="Calibri"/>
        <w:sz w:val="20"/>
        <w:szCs w:val="20"/>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15:restartNumberingAfterBreak="0">
    <w:nsid w:val="00A01B41"/>
    <w:multiLevelType w:val="hybridMultilevel"/>
    <w:tmpl w:val="782E137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28550E3"/>
    <w:multiLevelType w:val="hybridMultilevel"/>
    <w:tmpl w:val="409874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ABCDEF1"/>
    <w:multiLevelType w:val="multilevel"/>
    <w:tmpl w:val="93780908"/>
    <w:name w:val="TerOld1"/>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BCDEF2"/>
    <w:multiLevelType w:val="multilevel"/>
    <w:tmpl w:val="CB16A0C2"/>
    <w:name w:val="TerOld2"/>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ABCDEF3"/>
    <w:multiLevelType w:val="multilevel"/>
    <w:tmpl w:val="A66C2904"/>
    <w:name w:val="TerOld3"/>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ABCDEF4"/>
    <w:multiLevelType w:val="multilevel"/>
    <w:tmpl w:val="C6B489D2"/>
    <w:name w:val="TerOld4"/>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ABCDEF5"/>
    <w:multiLevelType w:val="multilevel"/>
    <w:tmpl w:val="A83A5A6E"/>
    <w:name w:val="TerOld5"/>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ABCDEF6"/>
    <w:multiLevelType w:val="singleLevel"/>
    <w:tmpl w:val="B420B236"/>
    <w:name w:val="TerOld6"/>
    <w:lvl w:ilvl="0">
      <w:numFmt w:val="decimal"/>
      <w:lvlText w:val="%1"/>
      <w:lvlJc w:val="left"/>
    </w:lvl>
  </w:abstractNum>
  <w:abstractNum w:abstractNumId="11" w15:restartNumberingAfterBreak="0">
    <w:nsid w:val="0ABCDEF7"/>
    <w:multiLevelType w:val="singleLevel"/>
    <w:tmpl w:val="6286254E"/>
    <w:name w:val="TerOld7"/>
    <w:lvl w:ilvl="0">
      <w:numFmt w:val="decimal"/>
      <w:lvlText w:val="%1"/>
      <w:lvlJc w:val="left"/>
    </w:lvl>
  </w:abstractNum>
  <w:abstractNum w:abstractNumId="12" w15:restartNumberingAfterBreak="0">
    <w:nsid w:val="0ABCDEF8"/>
    <w:multiLevelType w:val="singleLevel"/>
    <w:tmpl w:val="70B42662"/>
    <w:name w:val="TerOld8"/>
    <w:lvl w:ilvl="0">
      <w:numFmt w:val="decimal"/>
      <w:lvlText w:val="%1"/>
      <w:lvlJc w:val="left"/>
    </w:lvl>
  </w:abstractNum>
  <w:abstractNum w:abstractNumId="13" w15:restartNumberingAfterBreak="0">
    <w:nsid w:val="0ABCDEF9"/>
    <w:multiLevelType w:val="singleLevel"/>
    <w:tmpl w:val="0BDEA5B4"/>
    <w:name w:val="TerOld9"/>
    <w:lvl w:ilvl="0">
      <w:numFmt w:val="decimal"/>
      <w:lvlText w:val="%1"/>
      <w:lvlJc w:val="left"/>
    </w:lvl>
  </w:abstractNum>
  <w:abstractNum w:abstractNumId="14" w15:restartNumberingAfterBreak="0">
    <w:nsid w:val="140824D4"/>
    <w:multiLevelType w:val="hybridMultilevel"/>
    <w:tmpl w:val="0CAA5B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5ED6012"/>
    <w:multiLevelType w:val="hybridMultilevel"/>
    <w:tmpl w:val="2E284352"/>
    <w:lvl w:ilvl="0" w:tplc="1584D55E">
      <w:numFmt w:val="decimal"/>
      <w:lvlText w:val="%1-"/>
      <w:lvlJc w:val="left"/>
      <w:pPr>
        <w:ind w:left="360" w:hanging="360"/>
      </w:pPr>
      <w:rPr>
        <w:rFonts w:eastAsia="Arial" w:hint="default"/>
        <w:color w:val="auto"/>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22FC438D"/>
    <w:multiLevelType w:val="hybridMultilevel"/>
    <w:tmpl w:val="7A5694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6A96956"/>
    <w:multiLevelType w:val="hybridMultilevel"/>
    <w:tmpl w:val="F43A1964"/>
    <w:lvl w:ilvl="0" w:tplc="6B4E2832">
      <w:start w:val="1"/>
      <w:numFmt w:val="decimal"/>
      <w:lvlText w:val="%1"/>
      <w:lvlJc w:val="left"/>
      <w:pPr>
        <w:ind w:left="360" w:hanging="360"/>
      </w:pPr>
      <w:rPr>
        <w:rFonts w:ascii="Tahoma" w:eastAsia="Arial" w:hAnsi="Tahoma" w:cs="Tahoma"/>
      </w:rPr>
    </w:lvl>
    <w:lvl w:ilvl="1" w:tplc="C2B067D2">
      <w:start w:val="1"/>
      <w:numFmt w:val="decimal"/>
      <w:lvlText w:val="%2"/>
      <w:lvlJc w:val="left"/>
      <w:pPr>
        <w:ind w:left="1080" w:hanging="360"/>
      </w:pPr>
      <w:rPr>
        <w:rFonts w:ascii="Tahoma" w:eastAsia="Arial" w:hAnsi="Tahoma" w:cs="Tahoma"/>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26CE7208"/>
    <w:multiLevelType w:val="hybridMultilevel"/>
    <w:tmpl w:val="637CE9A6"/>
    <w:lvl w:ilvl="0" w:tplc="080A0001">
      <w:start w:val="1"/>
      <w:numFmt w:val="bullet"/>
      <w:lvlText w:val=""/>
      <w:lvlJc w:val="left"/>
      <w:pPr>
        <w:ind w:left="720" w:hanging="360"/>
      </w:pPr>
      <w:rPr>
        <w:rFonts w:ascii="Symbol" w:hAnsi="Symbol" w:hint="default"/>
      </w:rPr>
    </w:lvl>
    <w:lvl w:ilvl="1" w:tplc="080A0017">
      <w:start w:val="1"/>
      <w:numFmt w:val="lowerLetter"/>
      <w:lvlText w:val="%2)"/>
      <w:lvlJc w:val="left"/>
      <w:pPr>
        <w:ind w:left="1440" w:hanging="360"/>
      </w:pPr>
      <w:rPr>
        <w:rFont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99F2FD8"/>
    <w:multiLevelType w:val="multilevel"/>
    <w:tmpl w:val="5B88E880"/>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0" w15:restartNumberingAfterBreak="0">
    <w:nsid w:val="299F3660"/>
    <w:multiLevelType w:val="multilevel"/>
    <w:tmpl w:val="194C000C"/>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1" w15:restartNumberingAfterBreak="0">
    <w:nsid w:val="29A09DC0"/>
    <w:multiLevelType w:val="multilevel"/>
    <w:tmpl w:val="B71655F8"/>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2" w15:restartNumberingAfterBreak="0">
    <w:nsid w:val="2E4E119B"/>
    <w:multiLevelType w:val="hybridMultilevel"/>
    <w:tmpl w:val="81F64DB4"/>
    <w:lvl w:ilvl="0" w:tplc="12B4EFA0">
      <w:start w:val="1"/>
      <w:numFmt w:val="bullet"/>
      <w:lvlText w:val="-"/>
      <w:lvlJc w:val="left"/>
      <w:pPr>
        <w:ind w:left="360" w:hanging="360"/>
      </w:pPr>
      <w:rPr>
        <w:rFonts w:ascii="Calibri" w:eastAsia="Calibri"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2EEEC9C9"/>
    <w:multiLevelType w:val="multilevel"/>
    <w:tmpl w:val="EDACA8AE"/>
    <w:name w:val="List24467234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330328A3"/>
    <w:multiLevelType w:val="multilevel"/>
    <w:tmpl w:val="53B855B4"/>
    <w:lvl w:ilvl="0">
      <w:start w:val="1"/>
      <w:numFmt w:val="upperLetter"/>
      <w:pStyle w:val="0020HeadingN1"/>
      <w:lvlText w:val="%1."/>
      <w:lvlJc w:val="left"/>
      <w:pPr>
        <w:ind w:left="0" w:firstLine="0"/>
      </w:pPr>
      <w:rPr>
        <w:rFonts w:hint="default"/>
        <w:b/>
        <w:i w:val="0"/>
        <w:sz w:val="32"/>
      </w:rPr>
    </w:lvl>
    <w:lvl w:ilvl="1">
      <w:start w:val="1"/>
      <w:numFmt w:val="decimal"/>
      <w:pStyle w:val="0040Heading2N1"/>
      <w:suff w:val="space"/>
      <w:lvlText w:val="%1.%2"/>
      <w:lvlJc w:val="left"/>
      <w:pPr>
        <w:ind w:left="0" w:firstLine="0"/>
      </w:pPr>
      <w:rPr>
        <w:rFonts w:hint="default"/>
        <w:b/>
        <w:i w:val="0"/>
        <w:sz w:val="28"/>
      </w:rPr>
    </w:lvl>
    <w:lvl w:ilvl="2">
      <w:start w:val="1"/>
      <w:numFmt w:val="decimal"/>
      <w:pStyle w:val="0060Heading3NLeft425cm"/>
      <w:suff w:val="space"/>
      <w:lvlText w:val="%1.%2.%3"/>
      <w:lvlJc w:val="left"/>
      <w:pPr>
        <w:ind w:left="0" w:firstLine="0"/>
      </w:pPr>
      <w:rPr>
        <w:rFonts w:hint="default"/>
        <w:b/>
        <w:i w:val="0"/>
        <w:sz w:val="24"/>
      </w:rPr>
    </w:lvl>
    <w:lvl w:ilvl="3">
      <w:start w:val="1"/>
      <w:numFmt w:val="decimal"/>
      <w:suff w:val="space"/>
      <w:lvlText w:val="%1.%2.%3.%4"/>
      <w:lvlJc w:val="left"/>
      <w:pPr>
        <w:ind w:left="0" w:firstLine="0"/>
      </w:pPr>
      <w:rPr>
        <w:rFonts w:hint="default"/>
        <w:b/>
        <w:i w:val="0"/>
        <w:sz w:val="24"/>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5" w15:restartNumberingAfterBreak="0">
    <w:nsid w:val="353749FB"/>
    <w:multiLevelType w:val="hybridMultilevel"/>
    <w:tmpl w:val="A36ABAA0"/>
    <w:lvl w:ilvl="0" w:tplc="48D208D2">
      <w:numFmt w:val="bullet"/>
      <w:lvlText w:val="-"/>
      <w:lvlJc w:val="left"/>
      <w:pPr>
        <w:ind w:left="720" w:hanging="360"/>
      </w:pPr>
      <w:rPr>
        <w:rFonts w:ascii="Tahoma" w:eastAsia="Arial"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8915F1C"/>
    <w:multiLevelType w:val="hybridMultilevel"/>
    <w:tmpl w:val="F968D6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3D86B13"/>
    <w:multiLevelType w:val="hybridMultilevel"/>
    <w:tmpl w:val="F968D6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54109D7"/>
    <w:multiLevelType w:val="hybridMultilevel"/>
    <w:tmpl w:val="57EA0486"/>
    <w:lvl w:ilvl="0" w:tplc="48D208D2">
      <w:numFmt w:val="bullet"/>
      <w:lvlText w:val="-"/>
      <w:lvlJc w:val="left"/>
      <w:pPr>
        <w:ind w:left="720" w:hanging="360"/>
      </w:pPr>
      <w:rPr>
        <w:rFonts w:ascii="Tahoma" w:eastAsia="Arial"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5AB62CE"/>
    <w:multiLevelType w:val="hybridMultilevel"/>
    <w:tmpl w:val="75D87ED4"/>
    <w:lvl w:ilvl="0" w:tplc="6BE80510">
      <w:start w:val="1"/>
      <w:numFmt w:val="decimal"/>
      <w:lvlText w:val="%1"/>
      <w:lvlJc w:val="left"/>
      <w:pPr>
        <w:ind w:left="720" w:hanging="360"/>
      </w:pPr>
      <w:rPr>
        <w:rFonts w:eastAsia="Arial"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A7F2F61"/>
    <w:multiLevelType w:val="hybridMultilevel"/>
    <w:tmpl w:val="D33AF784"/>
    <w:lvl w:ilvl="0" w:tplc="ADE6FA5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D297403"/>
    <w:multiLevelType w:val="hybridMultilevel"/>
    <w:tmpl w:val="F65E3E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05F0D4F"/>
    <w:multiLevelType w:val="hybridMultilevel"/>
    <w:tmpl w:val="82CC6606"/>
    <w:lvl w:ilvl="0" w:tplc="080A001B">
      <w:start w:val="1"/>
      <w:numFmt w:val="lowerRoman"/>
      <w:lvlText w:val="%1."/>
      <w:lvlJc w:val="right"/>
      <w:pPr>
        <w:ind w:left="2160" w:hanging="360"/>
      </w:pPr>
    </w:lvl>
    <w:lvl w:ilvl="1" w:tplc="080A0019">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33" w15:restartNumberingAfterBreak="0">
    <w:nsid w:val="54A87908"/>
    <w:multiLevelType w:val="hybridMultilevel"/>
    <w:tmpl w:val="F6888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8FE6357"/>
    <w:multiLevelType w:val="hybridMultilevel"/>
    <w:tmpl w:val="6202606A"/>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AEE1E15"/>
    <w:multiLevelType w:val="hybridMultilevel"/>
    <w:tmpl w:val="E41EDEDC"/>
    <w:lvl w:ilvl="0" w:tplc="E0E8D7FE">
      <w:start w:val="1"/>
      <w:numFmt w:val="decimal"/>
      <w:lvlText w:val="%1-"/>
      <w:lvlJc w:val="left"/>
      <w:pPr>
        <w:ind w:left="720" w:hanging="360"/>
      </w:pPr>
      <w:rPr>
        <w:rFonts w:eastAsia="Arial"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4E43AB6"/>
    <w:multiLevelType w:val="hybridMultilevel"/>
    <w:tmpl w:val="37984F5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7142DBD"/>
    <w:multiLevelType w:val="hybridMultilevel"/>
    <w:tmpl w:val="F0D0F3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7AD798F"/>
    <w:multiLevelType w:val="hybridMultilevel"/>
    <w:tmpl w:val="693A36A4"/>
    <w:lvl w:ilvl="0" w:tplc="48D208D2">
      <w:numFmt w:val="bullet"/>
      <w:lvlText w:val="-"/>
      <w:lvlJc w:val="left"/>
      <w:pPr>
        <w:ind w:left="720" w:hanging="360"/>
      </w:pPr>
      <w:rPr>
        <w:rFonts w:ascii="Tahoma" w:eastAsia="Arial" w:hAnsi="Tahoma" w:cs="Tahom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9"/>
  </w:num>
  <w:num w:numId="4">
    <w:abstractNumId w:val="20"/>
  </w:num>
  <w:num w:numId="5">
    <w:abstractNumId w:val="1"/>
  </w:num>
  <w:num w:numId="6">
    <w:abstractNumId w:val="23"/>
  </w:num>
  <w:num w:numId="7">
    <w:abstractNumId w:val="21"/>
  </w:num>
  <w:num w:numId="8">
    <w:abstractNumId w:val="5"/>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37"/>
  </w:num>
  <w:num w:numId="18">
    <w:abstractNumId w:val="4"/>
  </w:num>
  <w:num w:numId="19">
    <w:abstractNumId w:val="31"/>
  </w:num>
  <w:num w:numId="20">
    <w:abstractNumId w:val="2"/>
  </w:num>
  <w:num w:numId="21">
    <w:abstractNumId w:val="2"/>
  </w:num>
  <w:num w:numId="22">
    <w:abstractNumId w:val="16"/>
  </w:num>
  <w:num w:numId="23">
    <w:abstractNumId w:val="22"/>
  </w:num>
  <w:num w:numId="24">
    <w:abstractNumId w:val="3"/>
  </w:num>
  <w:num w:numId="25">
    <w:abstractNumId w:val="24"/>
  </w:num>
  <w:num w:numId="26">
    <w:abstractNumId w:val="34"/>
  </w:num>
  <w:num w:numId="27">
    <w:abstractNumId w:val="30"/>
  </w:num>
  <w:num w:numId="28">
    <w:abstractNumId w:val="33"/>
  </w:num>
  <w:num w:numId="29">
    <w:abstractNumId w:val="17"/>
  </w:num>
  <w:num w:numId="30">
    <w:abstractNumId w:val="25"/>
  </w:num>
  <w:num w:numId="31">
    <w:abstractNumId w:val="28"/>
  </w:num>
  <w:num w:numId="32">
    <w:abstractNumId w:val="36"/>
  </w:num>
  <w:num w:numId="33">
    <w:abstractNumId w:val="38"/>
  </w:num>
  <w:num w:numId="34">
    <w:abstractNumId w:val="18"/>
  </w:num>
  <w:num w:numId="35">
    <w:abstractNumId w:val="32"/>
  </w:num>
  <w:num w:numId="36">
    <w:abstractNumId w:val="35"/>
  </w:num>
  <w:num w:numId="37">
    <w:abstractNumId w:val="29"/>
  </w:num>
  <w:num w:numId="38">
    <w:abstractNumId w:val="15"/>
  </w:num>
  <w:num w:numId="39">
    <w:abstractNumId w:val="26"/>
  </w:num>
  <w:num w:numId="40">
    <w:abstractNumId w:val="27"/>
  </w:num>
  <w:num w:numId="41">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liseo gijon romero">
    <w15:presenceInfo w15:providerId="Windows Live" w15:userId="d1b2b8905f1e5945"/>
  </w15:person>
  <w15:person w15:author="Alcántara Ávila, Humberto">
    <w15:presenceInfo w15:providerId="AD" w15:userId="S-1-5-21-2144874109-1873305413-548748977-12043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C51"/>
    <w:rsid w:val="000040C3"/>
    <w:rsid w:val="000058F2"/>
    <w:rsid w:val="000154E6"/>
    <w:rsid w:val="00023CD8"/>
    <w:rsid w:val="00034583"/>
    <w:rsid w:val="000345E3"/>
    <w:rsid w:val="000357BA"/>
    <w:rsid w:val="000542BB"/>
    <w:rsid w:val="000568EA"/>
    <w:rsid w:val="00063FF8"/>
    <w:rsid w:val="000642E0"/>
    <w:rsid w:val="00070994"/>
    <w:rsid w:val="000832F7"/>
    <w:rsid w:val="00085D0B"/>
    <w:rsid w:val="000870E3"/>
    <w:rsid w:val="00087318"/>
    <w:rsid w:val="000A52E1"/>
    <w:rsid w:val="000B1485"/>
    <w:rsid w:val="000D0F4D"/>
    <w:rsid w:val="000D218F"/>
    <w:rsid w:val="000F1B2C"/>
    <w:rsid w:val="000F3FDD"/>
    <w:rsid w:val="000F4570"/>
    <w:rsid w:val="000F5FCE"/>
    <w:rsid w:val="00101118"/>
    <w:rsid w:val="00101DA6"/>
    <w:rsid w:val="0010210E"/>
    <w:rsid w:val="00103CA8"/>
    <w:rsid w:val="00104F1C"/>
    <w:rsid w:val="00106A57"/>
    <w:rsid w:val="00110F47"/>
    <w:rsid w:val="001110DA"/>
    <w:rsid w:val="00124737"/>
    <w:rsid w:val="0012576B"/>
    <w:rsid w:val="00131110"/>
    <w:rsid w:val="00133116"/>
    <w:rsid w:val="00135DFC"/>
    <w:rsid w:val="00140B72"/>
    <w:rsid w:val="00142C6A"/>
    <w:rsid w:val="001439BC"/>
    <w:rsid w:val="001530AA"/>
    <w:rsid w:val="00154896"/>
    <w:rsid w:val="00161F86"/>
    <w:rsid w:val="00181F67"/>
    <w:rsid w:val="001823A1"/>
    <w:rsid w:val="00186950"/>
    <w:rsid w:val="00191844"/>
    <w:rsid w:val="00196C9B"/>
    <w:rsid w:val="00197FA7"/>
    <w:rsid w:val="001A0071"/>
    <w:rsid w:val="001A1A49"/>
    <w:rsid w:val="001A52CA"/>
    <w:rsid w:val="001B702F"/>
    <w:rsid w:val="001C4357"/>
    <w:rsid w:val="001C72C2"/>
    <w:rsid w:val="001C78DD"/>
    <w:rsid w:val="001D0EF0"/>
    <w:rsid w:val="0020143E"/>
    <w:rsid w:val="00201DCA"/>
    <w:rsid w:val="002174B9"/>
    <w:rsid w:val="00221E07"/>
    <w:rsid w:val="0023212E"/>
    <w:rsid w:val="00235465"/>
    <w:rsid w:val="00237096"/>
    <w:rsid w:val="0024364C"/>
    <w:rsid w:val="0026166B"/>
    <w:rsid w:val="00263079"/>
    <w:rsid w:val="0027233B"/>
    <w:rsid w:val="002737B2"/>
    <w:rsid w:val="00276300"/>
    <w:rsid w:val="002830F5"/>
    <w:rsid w:val="00284282"/>
    <w:rsid w:val="00287858"/>
    <w:rsid w:val="00290D65"/>
    <w:rsid w:val="002973F7"/>
    <w:rsid w:val="002A3869"/>
    <w:rsid w:val="002A3CED"/>
    <w:rsid w:val="002A7656"/>
    <w:rsid w:val="002B20F4"/>
    <w:rsid w:val="002B5E43"/>
    <w:rsid w:val="002C0601"/>
    <w:rsid w:val="002D4653"/>
    <w:rsid w:val="002D4DB2"/>
    <w:rsid w:val="002E279B"/>
    <w:rsid w:val="002F3ADA"/>
    <w:rsid w:val="0030027D"/>
    <w:rsid w:val="0031204C"/>
    <w:rsid w:val="00314562"/>
    <w:rsid w:val="00315CB4"/>
    <w:rsid w:val="00321C47"/>
    <w:rsid w:val="0032215B"/>
    <w:rsid w:val="0032259F"/>
    <w:rsid w:val="00323075"/>
    <w:rsid w:val="003239AC"/>
    <w:rsid w:val="00327F98"/>
    <w:rsid w:val="0034067C"/>
    <w:rsid w:val="00344114"/>
    <w:rsid w:val="003464C7"/>
    <w:rsid w:val="00347868"/>
    <w:rsid w:val="0035564F"/>
    <w:rsid w:val="00360181"/>
    <w:rsid w:val="00362F9E"/>
    <w:rsid w:val="0036546B"/>
    <w:rsid w:val="003654BD"/>
    <w:rsid w:val="003762A2"/>
    <w:rsid w:val="00380405"/>
    <w:rsid w:val="00384111"/>
    <w:rsid w:val="003867EC"/>
    <w:rsid w:val="0039005A"/>
    <w:rsid w:val="00391DB6"/>
    <w:rsid w:val="0039750F"/>
    <w:rsid w:val="003A0293"/>
    <w:rsid w:val="003A0BD8"/>
    <w:rsid w:val="003A0C56"/>
    <w:rsid w:val="003A5001"/>
    <w:rsid w:val="003A5456"/>
    <w:rsid w:val="003A5AEA"/>
    <w:rsid w:val="003B0CDB"/>
    <w:rsid w:val="003B2A27"/>
    <w:rsid w:val="003B7975"/>
    <w:rsid w:val="003D127C"/>
    <w:rsid w:val="003D5CD4"/>
    <w:rsid w:val="0041430E"/>
    <w:rsid w:val="0044056C"/>
    <w:rsid w:val="004448E2"/>
    <w:rsid w:val="004449BE"/>
    <w:rsid w:val="00462926"/>
    <w:rsid w:val="00467CDD"/>
    <w:rsid w:val="0048233D"/>
    <w:rsid w:val="00482D90"/>
    <w:rsid w:val="004834C4"/>
    <w:rsid w:val="00483CA0"/>
    <w:rsid w:val="00487D0A"/>
    <w:rsid w:val="004A4772"/>
    <w:rsid w:val="004B2226"/>
    <w:rsid w:val="004D1FB1"/>
    <w:rsid w:val="004D31EA"/>
    <w:rsid w:val="004E5901"/>
    <w:rsid w:val="004F0492"/>
    <w:rsid w:val="004F0EEA"/>
    <w:rsid w:val="004F4949"/>
    <w:rsid w:val="0050039F"/>
    <w:rsid w:val="00503A41"/>
    <w:rsid w:val="00511FE5"/>
    <w:rsid w:val="00516803"/>
    <w:rsid w:val="0053082A"/>
    <w:rsid w:val="005327DE"/>
    <w:rsid w:val="00543127"/>
    <w:rsid w:val="00550F74"/>
    <w:rsid w:val="005530AD"/>
    <w:rsid w:val="005545E6"/>
    <w:rsid w:val="005757F0"/>
    <w:rsid w:val="005819C4"/>
    <w:rsid w:val="005857EC"/>
    <w:rsid w:val="005863B1"/>
    <w:rsid w:val="00591485"/>
    <w:rsid w:val="00592744"/>
    <w:rsid w:val="005A55B4"/>
    <w:rsid w:val="005A5CBD"/>
    <w:rsid w:val="005B6929"/>
    <w:rsid w:val="005B6A15"/>
    <w:rsid w:val="005D00FA"/>
    <w:rsid w:val="005D3EFA"/>
    <w:rsid w:val="005D6EB8"/>
    <w:rsid w:val="005E0ED4"/>
    <w:rsid w:val="005E172E"/>
    <w:rsid w:val="006015F4"/>
    <w:rsid w:val="00614FBE"/>
    <w:rsid w:val="006163A7"/>
    <w:rsid w:val="00617B7B"/>
    <w:rsid w:val="006208EB"/>
    <w:rsid w:val="006221B9"/>
    <w:rsid w:val="00625E31"/>
    <w:rsid w:val="00630D75"/>
    <w:rsid w:val="00662BD5"/>
    <w:rsid w:val="006669B5"/>
    <w:rsid w:val="00670CEA"/>
    <w:rsid w:val="00683FC4"/>
    <w:rsid w:val="00685CEA"/>
    <w:rsid w:val="006A3CB0"/>
    <w:rsid w:val="006B3623"/>
    <w:rsid w:val="006B69CF"/>
    <w:rsid w:val="006C64C2"/>
    <w:rsid w:val="006D0F78"/>
    <w:rsid w:val="006D1333"/>
    <w:rsid w:val="006D25C7"/>
    <w:rsid w:val="006D2D1A"/>
    <w:rsid w:val="006D385D"/>
    <w:rsid w:val="006D4304"/>
    <w:rsid w:val="006E1C51"/>
    <w:rsid w:val="006E7CCD"/>
    <w:rsid w:val="006F0477"/>
    <w:rsid w:val="006F3218"/>
    <w:rsid w:val="00700EDB"/>
    <w:rsid w:val="00704EC5"/>
    <w:rsid w:val="00707BC5"/>
    <w:rsid w:val="0072025D"/>
    <w:rsid w:val="00733823"/>
    <w:rsid w:val="00737441"/>
    <w:rsid w:val="00740DC3"/>
    <w:rsid w:val="00741F68"/>
    <w:rsid w:val="00743A3E"/>
    <w:rsid w:val="00750D7F"/>
    <w:rsid w:val="0075597B"/>
    <w:rsid w:val="00756513"/>
    <w:rsid w:val="00756FF8"/>
    <w:rsid w:val="00760E35"/>
    <w:rsid w:val="00766AB6"/>
    <w:rsid w:val="00771789"/>
    <w:rsid w:val="007843C3"/>
    <w:rsid w:val="00792750"/>
    <w:rsid w:val="007937D6"/>
    <w:rsid w:val="007A1BC5"/>
    <w:rsid w:val="007B662F"/>
    <w:rsid w:val="007C2D56"/>
    <w:rsid w:val="007D0789"/>
    <w:rsid w:val="007E7B59"/>
    <w:rsid w:val="007F1509"/>
    <w:rsid w:val="007F3F27"/>
    <w:rsid w:val="007F5302"/>
    <w:rsid w:val="007F5311"/>
    <w:rsid w:val="00800A65"/>
    <w:rsid w:val="00806215"/>
    <w:rsid w:val="00814149"/>
    <w:rsid w:val="00825E51"/>
    <w:rsid w:val="008403AD"/>
    <w:rsid w:val="008406C3"/>
    <w:rsid w:val="008442F3"/>
    <w:rsid w:val="0084763A"/>
    <w:rsid w:val="00851A14"/>
    <w:rsid w:val="00853098"/>
    <w:rsid w:val="00853B7C"/>
    <w:rsid w:val="00854265"/>
    <w:rsid w:val="00863162"/>
    <w:rsid w:val="008714E7"/>
    <w:rsid w:val="0088364E"/>
    <w:rsid w:val="008A011F"/>
    <w:rsid w:val="008A3999"/>
    <w:rsid w:val="008A5302"/>
    <w:rsid w:val="008A6CC0"/>
    <w:rsid w:val="008A73A3"/>
    <w:rsid w:val="008B4DC1"/>
    <w:rsid w:val="008C57AE"/>
    <w:rsid w:val="008D32A2"/>
    <w:rsid w:val="008E1B8D"/>
    <w:rsid w:val="008E352D"/>
    <w:rsid w:val="008E40C4"/>
    <w:rsid w:val="008F1757"/>
    <w:rsid w:val="008F7EAA"/>
    <w:rsid w:val="009007FE"/>
    <w:rsid w:val="00904C3B"/>
    <w:rsid w:val="00910010"/>
    <w:rsid w:val="00915838"/>
    <w:rsid w:val="00947541"/>
    <w:rsid w:val="00951E92"/>
    <w:rsid w:val="009654A0"/>
    <w:rsid w:val="00977938"/>
    <w:rsid w:val="009802FB"/>
    <w:rsid w:val="00980C0C"/>
    <w:rsid w:val="00983F79"/>
    <w:rsid w:val="009859C9"/>
    <w:rsid w:val="009963AC"/>
    <w:rsid w:val="009A311B"/>
    <w:rsid w:val="009A7139"/>
    <w:rsid w:val="009B234C"/>
    <w:rsid w:val="009B623E"/>
    <w:rsid w:val="009E5705"/>
    <w:rsid w:val="009F20D2"/>
    <w:rsid w:val="00A11F32"/>
    <w:rsid w:val="00A14AF6"/>
    <w:rsid w:val="00A16139"/>
    <w:rsid w:val="00A20108"/>
    <w:rsid w:val="00A3109C"/>
    <w:rsid w:val="00A314A4"/>
    <w:rsid w:val="00A32D9E"/>
    <w:rsid w:val="00A375C5"/>
    <w:rsid w:val="00A418AF"/>
    <w:rsid w:val="00A42230"/>
    <w:rsid w:val="00A47208"/>
    <w:rsid w:val="00A53446"/>
    <w:rsid w:val="00A54991"/>
    <w:rsid w:val="00A578B3"/>
    <w:rsid w:val="00A61A10"/>
    <w:rsid w:val="00A670F4"/>
    <w:rsid w:val="00A83FEB"/>
    <w:rsid w:val="00A92494"/>
    <w:rsid w:val="00A92A4B"/>
    <w:rsid w:val="00A960E3"/>
    <w:rsid w:val="00AA71E9"/>
    <w:rsid w:val="00AB2D55"/>
    <w:rsid w:val="00AC0EA4"/>
    <w:rsid w:val="00AC17C2"/>
    <w:rsid w:val="00AC5805"/>
    <w:rsid w:val="00AC5F53"/>
    <w:rsid w:val="00AD2520"/>
    <w:rsid w:val="00B02218"/>
    <w:rsid w:val="00B04B85"/>
    <w:rsid w:val="00B07F03"/>
    <w:rsid w:val="00B102DF"/>
    <w:rsid w:val="00B208A6"/>
    <w:rsid w:val="00B2587A"/>
    <w:rsid w:val="00B25DC9"/>
    <w:rsid w:val="00B2657D"/>
    <w:rsid w:val="00B33611"/>
    <w:rsid w:val="00B47D9F"/>
    <w:rsid w:val="00B51E09"/>
    <w:rsid w:val="00B563F6"/>
    <w:rsid w:val="00B57B47"/>
    <w:rsid w:val="00B65AB7"/>
    <w:rsid w:val="00B74E68"/>
    <w:rsid w:val="00B773B4"/>
    <w:rsid w:val="00B84C40"/>
    <w:rsid w:val="00B900FD"/>
    <w:rsid w:val="00B90EF5"/>
    <w:rsid w:val="00B914F9"/>
    <w:rsid w:val="00BA6EED"/>
    <w:rsid w:val="00BB3AAF"/>
    <w:rsid w:val="00BC7C72"/>
    <w:rsid w:val="00BC7EF3"/>
    <w:rsid w:val="00BD71E5"/>
    <w:rsid w:val="00BD73CE"/>
    <w:rsid w:val="00BE375D"/>
    <w:rsid w:val="00BF0A36"/>
    <w:rsid w:val="00BF168C"/>
    <w:rsid w:val="00BF3305"/>
    <w:rsid w:val="00BF4176"/>
    <w:rsid w:val="00BF7B77"/>
    <w:rsid w:val="00BF7F31"/>
    <w:rsid w:val="00C04338"/>
    <w:rsid w:val="00C05840"/>
    <w:rsid w:val="00C123F3"/>
    <w:rsid w:val="00C135E5"/>
    <w:rsid w:val="00C13E8D"/>
    <w:rsid w:val="00C22EE2"/>
    <w:rsid w:val="00C237DB"/>
    <w:rsid w:val="00C2536D"/>
    <w:rsid w:val="00C272C7"/>
    <w:rsid w:val="00C30082"/>
    <w:rsid w:val="00C31DDC"/>
    <w:rsid w:val="00C32A26"/>
    <w:rsid w:val="00C33948"/>
    <w:rsid w:val="00C37886"/>
    <w:rsid w:val="00C41FC7"/>
    <w:rsid w:val="00C44143"/>
    <w:rsid w:val="00C5064D"/>
    <w:rsid w:val="00C54F8C"/>
    <w:rsid w:val="00C55308"/>
    <w:rsid w:val="00C55E6A"/>
    <w:rsid w:val="00C66FD6"/>
    <w:rsid w:val="00C775A4"/>
    <w:rsid w:val="00C91AD9"/>
    <w:rsid w:val="00CA7EC0"/>
    <w:rsid w:val="00CC27A5"/>
    <w:rsid w:val="00CD4B12"/>
    <w:rsid w:val="00CD4CEF"/>
    <w:rsid w:val="00CD7512"/>
    <w:rsid w:val="00CF6D73"/>
    <w:rsid w:val="00D05B09"/>
    <w:rsid w:val="00D06DC0"/>
    <w:rsid w:val="00D27399"/>
    <w:rsid w:val="00D27747"/>
    <w:rsid w:val="00D33DBB"/>
    <w:rsid w:val="00D40D29"/>
    <w:rsid w:val="00D45434"/>
    <w:rsid w:val="00D467D0"/>
    <w:rsid w:val="00D50D8A"/>
    <w:rsid w:val="00D52E2C"/>
    <w:rsid w:val="00D54981"/>
    <w:rsid w:val="00D653D7"/>
    <w:rsid w:val="00D76D74"/>
    <w:rsid w:val="00D80F9B"/>
    <w:rsid w:val="00D81B2C"/>
    <w:rsid w:val="00D90D85"/>
    <w:rsid w:val="00D911BB"/>
    <w:rsid w:val="00D95888"/>
    <w:rsid w:val="00DA31CC"/>
    <w:rsid w:val="00DB6A86"/>
    <w:rsid w:val="00DC0B05"/>
    <w:rsid w:val="00DC167C"/>
    <w:rsid w:val="00DC496A"/>
    <w:rsid w:val="00DC6CA0"/>
    <w:rsid w:val="00DC7FF8"/>
    <w:rsid w:val="00DD11F3"/>
    <w:rsid w:val="00DD6B76"/>
    <w:rsid w:val="00DE3E65"/>
    <w:rsid w:val="00DF2389"/>
    <w:rsid w:val="00DF4A92"/>
    <w:rsid w:val="00DF4C7C"/>
    <w:rsid w:val="00E12585"/>
    <w:rsid w:val="00E140EB"/>
    <w:rsid w:val="00E16881"/>
    <w:rsid w:val="00E21AD3"/>
    <w:rsid w:val="00E21B5E"/>
    <w:rsid w:val="00E23909"/>
    <w:rsid w:val="00E35991"/>
    <w:rsid w:val="00E400AE"/>
    <w:rsid w:val="00E664DB"/>
    <w:rsid w:val="00E90C31"/>
    <w:rsid w:val="00E93AB1"/>
    <w:rsid w:val="00E96942"/>
    <w:rsid w:val="00EA0A45"/>
    <w:rsid w:val="00EA66BC"/>
    <w:rsid w:val="00EB62D8"/>
    <w:rsid w:val="00EB7807"/>
    <w:rsid w:val="00EC3542"/>
    <w:rsid w:val="00EC53D7"/>
    <w:rsid w:val="00EC5A13"/>
    <w:rsid w:val="00ED30AA"/>
    <w:rsid w:val="00ED57FA"/>
    <w:rsid w:val="00ED6892"/>
    <w:rsid w:val="00EE0B3D"/>
    <w:rsid w:val="00EE4923"/>
    <w:rsid w:val="00EE4EFC"/>
    <w:rsid w:val="00EF7E67"/>
    <w:rsid w:val="00F00E57"/>
    <w:rsid w:val="00F0446A"/>
    <w:rsid w:val="00F12DC0"/>
    <w:rsid w:val="00F1444E"/>
    <w:rsid w:val="00F20B2D"/>
    <w:rsid w:val="00F24F14"/>
    <w:rsid w:val="00F3267D"/>
    <w:rsid w:val="00F3592A"/>
    <w:rsid w:val="00F773BC"/>
    <w:rsid w:val="00F87FDC"/>
    <w:rsid w:val="00F96020"/>
    <w:rsid w:val="00FA2782"/>
    <w:rsid w:val="00FA37DF"/>
    <w:rsid w:val="00FB0F37"/>
    <w:rsid w:val="00FB419F"/>
    <w:rsid w:val="00FC5E5C"/>
    <w:rsid w:val="00FC7FB7"/>
    <w:rsid w:val="00FD2BCB"/>
    <w:rsid w:val="00FF1892"/>
    <w:rsid w:val="00FF2F04"/>
    <w:rsid w:val="00FF67F8"/>
    <w:rsid w:val="45C2EB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8C04C1"/>
  <w15:docId w15:val="{DE14FD35-8D70-4C34-A01B-261D9229A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numPr>
        <w:numId w:val="1"/>
      </w:numPr>
      <w:spacing w:before="240" w:after="60"/>
      <w:outlineLvl w:val="0"/>
    </w:pPr>
    <w:rPr>
      <w:b/>
      <w:sz w:val="32"/>
      <w:szCs w:val="32"/>
    </w:rPr>
  </w:style>
  <w:style w:type="paragraph" w:styleId="Ttulo2">
    <w:name w:val="heading 2"/>
    <w:basedOn w:val="Normal"/>
    <w:next w:val="Normal"/>
    <w:uiPriority w:val="9"/>
    <w:unhideWhenUsed/>
    <w:qFormat/>
    <w:pPr>
      <w:keepNext/>
      <w:spacing w:before="240" w:after="60"/>
      <w:ind w:left="860" w:hanging="576"/>
      <w:outlineLvl w:val="1"/>
    </w:pPr>
    <w:rPr>
      <w:b/>
      <w:i/>
      <w:sz w:val="28"/>
      <w:szCs w:val="28"/>
    </w:rPr>
  </w:style>
  <w:style w:type="paragraph" w:styleId="Ttulo3">
    <w:name w:val="heading 3"/>
    <w:basedOn w:val="Normal"/>
    <w:next w:val="Normal"/>
    <w:uiPriority w:val="9"/>
    <w:unhideWhenUsed/>
    <w:qFormat/>
    <w:pPr>
      <w:keepNext/>
      <w:spacing w:before="240" w:after="60"/>
      <w:ind w:left="720" w:hanging="720"/>
      <w:outlineLvl w:val="2"/>
    </w:pPr>
    <w:rPr>
      <w:b/>
      <w:sz w:val="26"/>
      <w:szCs w:val="26"/>
    </w:rPr>
  </w:style>
  <w:style w:type="paragraph" w:styleId="Ttulo4">
    <w:name w:val="heading 4"/>
    <w:basedOn w:val="Normal"/>
    <w:next w:val="Normal"/>
    <w:uiPriority w:val="9"/>
    <w:unhideWhenUsed/>
    <w:qFormat/>
    <w:pPr>
      <w:keepNext/>
      <w:spacing w:before="240" w:after="60"/>
      <w:ind w:left="864" w:hanging="864"/>
      <w:outlineLvl w:val="3"/>
    </w:pPr>
    <w:rPr>
      <w:rFonts w:ascii="Times New Roman" w:eastAsia="Times New Roman" w:hAnsi="Times New Roman" w:cs="Times New Roman"/>
      <w:b/>
      <w:sz w:val="28"/>
      <w:szCs w:val="28"/>
    </w:rPr>
  </w:style>
  <w:style w:type="paragraph" w:styleId="Ttulo5">
    <w:name w:val="heading 5"/>
    <w:basedOn w:val="Normal"/>
    <w:next w:val="Normal"/>
    <w:uiPriority w:val="9"/>
    <w:unhideWhenUsed/>
    <w:qFormat/>
    <w:pPr>
      <w:spacing w:before="240" w:after="60"/>
      <w:ind w:left="1008" w:hanging="1008"/>
      <w:outlineLvl w:val="4"/>
    </w:pPr>
    <w:rPr>
      <w:rFonts w:ascii="Times New Roman" w:eastAsia="Times New Roman" w:hAnsi="Times New Roman" w:cs="Times New Roman"/>
      <w:b/>
      <w:i/>
      <w:sz w:val="26"/>
      <w:szCs w:val="26"/>
    </w:rPr>
  </w:style>
  <w:style w:type="paragraph" w:styleId="Ttulo6">
    <w:name w:val="heading 6"/>
    <w:basedOn w:val="Normal"/>
    <w:next w:val="Normal"/>
    <w:uiPriority w:val="9"/>
    <w:semiHidden/>
    <w:unhideWhenUsed/>
    <w:qFormat/>
    <w:pPr>
      <w:spacing w:before="240" w:after="60"/>
      <w:ind w:left="1152" w:hanging="1152"/>
      <w:outlineLvl w:val="5"/>
    </w:pPr>
    <w:rPr>
      <w:rFonts w:ascii="Times New Roman" w:eastAsia="Times New Roman" w:hAnsi="Times New Roman" w:cs="Times New Roman"/>
      <w:b/>
      <w:sz w:val="22"/>
      <w:szCs w:val="22"/>
    </w:rPr>
  </w:style>
  <w:style w:type="paragraph" w:styleId="Ttulo7">
    <w:name w:val="heading 7"/>
    <w:basedOn w:val="Normal"/>
    <w:next w:val="Normal"/>
    <w:pPr>
      <w:spacing w:before="240" w:after="60"/>
      <w:ind w:left="1296" w:hanging="1296"/>
      <w:outlineLvl w:val="6"/>
    </w:pPr>
    <w:rPr>
      <w:rFonts w:ascii="Times New Roman" w:eastAsia="Times New Roman" w:hAnsi="Times New Roman" w:cs="Times New Roman"/>
    </w:rPr>
  </w:style>
  <w:style w:type="paragraph" w:styleId="Ttulo8">
    <w:name w:val="heading 8"/>
    <w:basedOn w:val="Normal"/>
    <w:next w:val="Normal"/>
    <w:pPr>
      <w:spacing w:before="240" w:after="60"/>
      <w:ind w:left="1440" w:hanging="1440"/>
      <w:outlineLvl w:val="7"/>
    </w:pPr>
    <w:rPr>
      <w:rFonts w:ascii="Times New Roman" w:eastAsia="Times New Roman" w:hAnsi="Times New Roman" w:cs="Times New Roman"/>
      <w:i/>
    </w:rPr>
  </w:style>
  <w:style w:type="paragraph" w:styleId="Ttulo9">
    <w:name w:val="heading 9"/>
    <w:basedOn w:val="Normal"/>
    <w:next w:val="Normal"/>
    <w:pPr>
      <w:spacing w:before="240" w:after="60"/>
      <w:ind w:left="1584" w:hanging="1584"/>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rPr>
      <w:rFonts w:ascii="Times New Roman" w:eastAsia="Times New Roman" w:hAnsi="Times New Roman" w:cs="Times New Roman"/>
    </w:rPr>
  </w:style>
  <w:style w:type="character" w:customStyle="1" w:styleId="HeaderChar">
    <w:name w:val="Header Char"/>
    <w:uiPriority w:val="99"/>
    <w:rPr>
      <w:rFonts w:ascii="Times New Roman" w:eastAsia="Times New Roman" w:hAnsi="Times New Roman" w:cs="Times New Roman"/>
    </w:rPr>
  </w:style>
  <w:style w:type="paragraph" w:styleId="Piedepgina">
    <w:name w:val="footer"/>
    <w:basedOn w:val="Normal"/>
    <w:rPr>
      <w:rFonts w:ascii="Times New Roman" w:eastAsia="Times New Roman" w:hAnsi="Times New Roman" w:cs="Times New Roman"/>
    </w:rPr>
  </w:style>
  <w:style w:type="character" w:customStyle="1" w:styleId="FooterChar">
    <w:name w:val="Footer Char"/>
    <w:rPr>
      <w:rFonts w:ascii="Times New Roman" w:eastAsia="Times New Roman" w:hAnsi="Times New Roman" w:cs="Times New Roman"/>
    </w:rPr>
  </w:style>
  <w:style w:type="paragraph" w:styleId="Textodeglobo">
    <w:name w:val="Balloon Text"/>
    <w:basedOn w:val="Normal"/>
    <w:rPr>
      <w:rFonts w:ascii="Tahoma" w:eastAsia="Tahoma" w:hAnsi="Tahoma" w:cs="Tahoma"/>
      <w:sz w:val="16"/>
      <w:szCs w:val="16"/>
    </w:rPr>
  </w:style>
  <w:style w:type="character" w:customStyle="1" w:styleId="BalloonTextChar">
    <w:name w:val="Balloon Text Char"/>
    <w:rPr>
      <w:rFonts w:ascii="Tahoma" w:eastAsia="Tahoma" w:hAnsi="Tahoma" w:cs="Tahoma"/>
      <w:sz w:val="16"/>
      <w:szCs w:val="16"/>
    </w:rPr>
  </w:style>
  <w:style w:type="paragraph" w:customStyle="1" w:styleId="formtext">
    <w:name w:val="form text"/>
    <w:basedOn w:val="Normal"/>
    <w:pPr>
      <w:spacing w:before="120"/>
    </w:pPr>
    <w:rPr>
      <w:rFonts w:ascii="Times New Roman" w:eastAsia="Times New Roman" w:hAnsi="Times New Roman" w:cs="Times New Roman"/>
      <w:b/>
      <w:i/>
      <w:sz w:val="22"/>
      <w:szCs w:val="22"/>
    </w:rPr>
  </w:style>
  <w:style w:type="character" w:customStyle="1" w:styleId="Heading1Char">
    <w:name w:val="Heading 1 Char"/>
    <w:rPr>
      <w:rFonts w:ascii="Arial" w:eastAsia="Arial" w:hAnsi="Arial" w:cs="Arial"/>
      <w:b/>
      <w:sz w:val="32"/>
      <w:szCs w:val="32"/>
    </w:rPr>
  </w:style>
  <w:style w:type="character" w:customStyle="1" w:styleId="Heading2Char">
    <w:name w:val="Heading 2 Char"/>
    <w:rPr>
      <w:rFonts w:ascii="Arial" w:eastAsia="Arial" w:hAnsi="Arial" w:cs="Arial"/>
      <w:b/>
      <w:i/>
      <w:sz w:val="28"/>
      <w:szCs w:val="28"/>
    </w:rPr>
  </w:style>
  <w:style w:type="character" w:customStyle="1" w:styleId="Heading3Char">
    <w:name w:val="Heading 3 Char"/>
    <w:rPr>
      <w:rFonts w:ascii="Arial" w:eastAsia="Arial" w:hAnsi="Arial" w:cs="Arial"/>
      <w:b/>
      <w:sz w:val="26"/>
      <w:szCs w:val="26"/>
    </w:rPr>
  </w:style>
  <w:style w:type="character" w:customStyle="1" w:styleId="Heading4Char">
    <w:name w:val="Heading 4 Char"/>
    <w:rPr>
      <w:rFonts w:ascii="Times New Roman" w:eastAsia="Times New Roman" w:hAnsi="Times New Roman" w:cs="Times New Roman"/>
      <w:b/>
      <w:sz w:val="28"/>
      <w:szCs w:val="28"/>
    </w:rPr>
  </w:style>
  <w:style w:type="character" w:customStyle="1" w:styleId="Heading5Char">
    <w:name w:val="Heading 5 Char"/>
    <w:rPr>
      <w:rFonts w:ascii="Times New Roman" w:eastAsia="Times New Roman" w:hAnsi="Times New Roman" w:cs="Times New Roman"/>
      <w:b/>
      <w:i/>
      <w:sz w:val="26"/>
      <w:szCs w:val="26"/>
    </w:rPr>
  </w:style>
  <w:style w:type="character" w:customStyle="1" w:styleId="Heading6Char">
    <w:name w:val="Heading 6 Char"/>
    <w:rPr>
      <w:rFonts w:ascii="Times New Roman" w:eastAsia="Times New Roman" w:hAnsi="Times New Roman" w:cs="Times New Roman"/>
      <w:b/>
    </w:rPr>
  </w:style>
  <w:style w:type="character" w:customStyle="1" w:styleId="Heading7Char">
    <w:name w:val="Heading 7 Char"/>
    <w:rPr>
      <w:rFonts w:ascii="Times New Roman" w:eastAsia="Times New Roman" w:hAnsi="Times New Roman" w:cs="Times New Roman"/>
      <w:sz w:val="24"/>
      <w:szCs w:val="24"/>
    </w:rPr>
  </w:style>
  <w:style w:type="character" w:customStyle="1" w:styleId="Heading8Char">
    <w:name w:val="Heading 8 Char"/>
    <w:rPr>
      <w:rFonts w:ascii="Times New Roman" w:eastAsia="Times New Roman" w:hAnsi="Times New Roman" w:cs="Times New Roman"/>
      <w:i/>
      <w:sz w:val="24"/>
      <w:szCs w:val="24"/>
    </w:rPr>
  </w:style>
  <w:style w:type="character" w:customStyle="1" w:styleId="Heading9Char">
    <w:name w:val="Heading 9 Char"/>
    <w:rPr>
      <w:rFonts w:ascii="Arial" w:eastAsia="Arial" w:hAnsi="Arial" w:cs="Arial"/>
    </w:rPr>
  </w:style>
  <w:style w:type="paragraph" w:styleId="Prrafodelista">
    <w:name w:val="List Paragraph"/>
    <w:basedOn w:val="Normal"/>
    <w:pPr>
      <w:ind w:left="720"/>
      <w:contextualSpacing/>
    </w:pPr>
    <w:rPr>
      <w:sz w:val="20"/>
      <w:szCs w:val="20"/>
    </w:rPr>
  </w:style>
  <w:style w:type="paragraph" w:styleId="Textoindependiente">
    <w:name w:val="Body Text"/>
    <w:basedOn w:val="Normal"/>
    <w:pPr>
      <w:spacing w:after="120"/>
    </w:pPr>
    <w:rPr>
      <w:sz w:val="20"/>
      <w:szCs w:val="20"/>
    </w:rPr>
  </w:style>
  <w:style w:type="character" w:customStyle="1" w:styleId="BodyTextChar">
    <w:name w:val="Body Text Char"/>
    <w:rPr>
      <w:rFonts w:ascii="Arial" w:eastAsia="Arial" w:hAnsi="Arial" w:cs="Arial"/>
      <w:sz w:val="24"/>
      <w:szCs w:val="24"/>
    </w:rPr>
  </w:style>
  <w:style w:type="paragraph" w:customStyle="1" w:styleId="NormalComment">
    <w:name w:val="Normal Comment"/>
    <w:basedOn w:val="Normal"/>
    <w:rPr>
      <w:color w:val="FF0000"/>
      <w:sz w:val="20"/>
      <w:szCs w:val="20"/>
    </w:rPr>
  </w:style>
  <w:style w:type="paragraph" w:styleId="TtulodeTDC">
    <w:name w:val="TOC Heading"/>
    <w:basedOn w:val="Normal"/>
    <w:next w:val="Normal"/>
    <w:uiPriority w:val="39"/>
    <w:qFormat/>
    <w:pPr>
      <w:keepNext/>
      <w:keepLines/>
      <w:spacing w:before="480" w:line="276" w:lineRule="auto"/>
    </w:pPr>
    <w:rPr>
      <w:rFonts w:ascii="Cambria" w:eastAsia="Cambria" w:hAnsi="Cambria" w:cs="Cambria"/>
      <w:b/>
      <w:color w:val="365F91"/>
      <w:sz w:val="28"/>
      <w:szCs w:val="28"/>
    </w:rPr>
  </w:style>
  <w:style w:type="paragraph" w:styleId="TDC1">
    <w:name w:val="toc 1"/>
    <w:basedOn w:val="Normal"/>
    <w:next w:val="Normal"/>
    <w:uiPriority w:val="39"/>
    <w:pPr>
      <w:spacing w:after="100"/>
    </w:pPr>
    <w:rPr>
      <w:rFonts w:ascii="Verdana" w:eastAsia="Verdana" w:hAnsi="Verdana" w:cs="Verdana"/>
      <w:b/>
    </w:rPr>
  </w:style>
  <w:style w:type="character" w:styleId="Hipervnculo">
    <w:name w:val="Hyperlink"/>
    <w:uiPriority w:val="99"/>
    <w:rPr>
      <w:rFonts w:ascii="Times New Roman" w:eastAsia="Times New Roman" w:hAnsi="Times New Roman" w:cs="Times New Roman"/>
      <w:color w:val="0000FF"/>
      <w:u w:val="single" w:color="000000"/>
    </w:rPr>
  </w:style>
  <w:style w:type="paragraph" w:styleId="TDC2">
    <w:name w:val="toc 2"/>
    <w:basedOn w:val="Normal"/>
    <w:next w:val="Normal"/>
    <w:uiPriority w:val="39"/>
    <w:pPr>
      <w:spacing w:after="100"/>
      <w:ind w:left="240"/>
    </w:pPr>
    <w:rPr>
      <w:rFonts w:ascii="Times New Roman" w:eastAsia="Times New Roman" w:hAnsi="Times New Roman" w:cs="Times New Roman"/>
    </w:rPr>
  </w:style>
  <w:style w:type="paragraph" w:customStyle="1" w:styleId="TableTxt">
    <w:name w:val="Table Txt"/>
    <w:basedOn w:val="Normal"/>
    <w:pPr>
      <w:ind w:left="72" w:right="72"/>
    </w:pPr>
    <w:rPr>
      <w:color w:val="003366"/>
      <w:sz w:val="16"/>
      <w:szCs w:val="16"/>
    </w:rPr>
  </w:style>
  <w:style w:type="paragraph" w:customStyle="1" w:styleId="TableHeading">
    <w:name w:val="Table Heading"/>
    <w:basedOn w:val="Normal"/>
    <w:pPr>
      <w:ind w:left="72" w:right="72"/>
    </w:pPr>
    <w:rPr>
      <w:b/>
      <w:color w:val="003366"/>
      <w:sz w:val="16"/>
      <w:szCs w:val="16"/>
    </w:rPr>
  </w:style>
  <w:style w:type="paragraph" w:customStyle="1" w:styleId="Indent1">
    <w:name w:val="Indent 1"/>
    <w:basedOn w:val="Normal"/>
    <w:pPr>
      <w:ind w:left="288"/>
    </w:pPr>
    <w:rPr>
      <w:sz w:val="20"/>
      <w:szCs w:val="20"/>
    </w:rPr>
  </w:style>
  <w:style w:type="paragraph" w:customStyle="1" w:styleId="NormalWeb">
    <w:name w:val="Normal Web"/>
    <w:basedOn w:val="Normal"/>
    <w:pPr>
      <w:spacing w:before="100" w:after="100"/>
    </w:pPr>
    <w:rPr>
      <w:rFonts w:ascii="Times New Roman" w:eastAsia="Times New Roman" w:hAnsi="Times New Roman" w:cs="Times New Roman"/>
    </w:rPr>
  </w:style>
  <w:style w:type="character" w:styleId="Hipervnculovisitado">
    <w:name w:val="FollowedHyperlink"/>
    <w:rPr>
      <w:rFonts w:ascii="Times New Roman" w:eastAsia="Times New Roman" w:hAnsi="Times New Roman" w:cs="Times New Roman"/>
      <w:color w:val="800080"/>
      <w:u w:val="single" w:color="000000"/>
    </w:rPr>
  </w:style>
  <w:style w:type="paragraph" w:styleId="TDC3">
    <w:name w:val="toc 3"/>
    <w:basedOn w:val="Normal"/>
    <w:next w:val="Normal"/>
    <w:uiPriority w:val="39"/>
    <w:pPr>
      <w:spacing w:after="100"/>
      <w:ind w:left="400"/>
    </w:pPr>
    <w:rPr>
      <w:sz w:val="20"/>
      <w:szCs w:val="20"/>
    </w:rPr>
  </w:style>
  <w:style w:type="paragraph" w:styleId="Sinespaciado">
    <w:name w:val="No Spacing"/>
    <w:basedOn w:val="Normal"/>
    <w:link w:val="SinespaciadoCar"/>
    <w:uiPriority w:val="1"/>
    <w:qFormat/>
    <w:rPr>
      <w:rFonts w:ascii="Calibri" w:eastAsia="Calibri" w:hAnsi="Calibri" w:cs="Calibri"/>
      <w:sz w:val="22"/>
      <w:szCs w:val="22"/>
    </w:rPr>
  </w:style>
  <w:style w:type="character" w:customStyle="1" w:styleId="NoSpacingChar">
    <w:name w:val="No Spacing Char"/>
    <w:uiPriority w:val="1"/>
    <w:rPr>
      <w:rFonts w:ascii="Times New Roman" w:eastAsia="Times New Roman" w:hAnsi="Times New Roman" w:cs="Times New Roman"/>
    </w:rPr>
  </w:style>
  <w:style w:type="character" w:styleId="Refdecomentario">
    <w:name w:val="annotation reference"/>
    <w:rPr>
      <w:rFonts w:ascii="Times New Roman" w:eastAsia="Times New Roman" w:hAnsi="Times New Roman" w:cs="Times New Roman"/>
      <w:sz w:val="16"/>
      <w:szCs w:val="16"/>
    </w:rPr>
  </w:style>
  <w:style w:type="paragraph" w:styleId="Textocomentario">
    <w:name w:val="annotation text"/>
    <w:basedOn w:val="Normal"/>
    <w:link w:val="TextocomentarioCar2"/>
    <w:rPr>
      <w:rFonts w:ascii="Times New Roman" w:eastAsia="Times New Roman" w:hAnsi="Times New Roman" w:cs="Times New Roman"/>
      <w:sz w:val="20"/>
      <w:szCs w:val="20"/>
    </w:rPr>
  </w:style>
  <w:style w:type="character" w:customStyle="1" w:styleId="CommentTextChar">
    <w:name w:val="Comment Text Char"/>
    <w:rPr>
      <w:rFonts w:ascii="Times New Roman" w:eastAsia="Times New Roman" w:hAnsi="Times New Roman" w:cs="Times New Roman"/>
      <w:sz w:val="20"/>
      <w:szCs w:val="20"/>
    </w:rPr>
  </w:style>
  <w:style w:type="character" w:customStyle="1" w:styleId="SSTemplateField">
    <w:name w:val="SSTemplateField"/>
    <w:rPr>
      <w:rFonts w:ascii="Lucida Sans" w:eastAsia="Lucida Sans" w:hAnsi="Lucida Sans" w:cs="Lucida Sans"/>
      <w:b/>
      <w:color w:val="FFFFFF"/>
      <w:sz w:val="16"/>
      <w:szCs w:val="16"/>
      <w:shd w:val="clear" w:color="auto" w:fill="FF0000"/>
    </w:rPr>
  </w:style>
  <w:style w:type="character" w:customStyle="1" w:styleId="SSBookmark">
    <w:name w:val="SSBookmark"/>
    <w:rPr>
      <w:rFonts w:ascii="Lucida Sans" w:eastAsia="Lucida Sans" w:hAnsi="Lucida Sans" w:cs="Lucida Sans"/>
      <w:b/>
      <w:color w:val="000000"/>
      <w:sz w:val="16"/>
      <w:szCs w:val="16"/>
      <w:shd w:val="clear" w:color="auto" w:fill="FFFF80"/>
    </w:rPr>
  </w:style>
  <w:style w:type="character" w:customStyle="1" w:styleId="Italics">
    <w:name w:val="Italics"/>
    <w:rPr>
      <w:i/>
    </w:rPr>
  </w:style>
  <w:style w:type="character" w:customStyle="1" w:styleId="Bold">
    <w:name w:val="Bold"/>
    <w:rPr>
      <w:b/>
    </w:rPr>
  </w:style>
  <w:style w:type="character" w:customStyle="1" w:styleId="BoldItalics">
    <w:name w:val="Bold Italics"/>
    <w:rPr>
      <w:b/>
      <w:i/>
    </w:rPr>
  </w:style>
  <w:style w:type="character" w:customStyle="1" w:styleId="FieldLabel">
    <w:name w:val="Field Label"/>
    <w:rPr>
      <w:rFonts w:ascii="Times New Roman" w:eastAsia="Times New Roman" w:hAnsi="Times New Roman" w:cs="Times New Roman"/>
    </w:rPr>
  </w:style>
  <w:style w:type="paragraph" w:customStyle="1" w:styleId="CoverHeading1">
    <w:name w:val="Cover Heading 1"/>
    <w:basedOn w:val="Normal"/>
    <w:next w:val="Normal"/>
    <w:pPr>
      <w:jc w:val="right"/>
    </w:pPr>
    <w:rPr>
      <w:rFonts w:ascii="Calibri" w:eastAsia="Calibri" w:hAnsi="Calibri" w:cs="Calibri"/>
      <w:b/>
      <w:sz w:val="72"/>
      <w:szCs w:val="72"/>
    </w:rPr>
  </w:style>
  <w:style w:type="paragraph" w:customStyle="1" w:styleId="CoverHeading2">
    <w:name w:val="Cover Heading 2"/>
    <w:basedOn w:val="Normal"/>
    <w:next w:val="Normal"/>
    <w:pPr>
      <w:jc w:val="right"/>
    </w:pPr>
    <w:rPr>
      <w:rFonts w:ascii="Calibri" w:eastAsia="Calibri" w:hAnsi="Calibri" w:cs="Calibri"/>
      <w:color w:val="800000"/>
      <w:sz w:val="60"/>
      <w:szCs w:val="60"/>
    </w:rPr>
  </w:style>
  <w:style w:type="paragraph" w:customStyle="1" w:styleId="CoverText1">
    <w:name w:val="Cover Text 1"/>
    <w:basedOn w:val="Normal"/>
    <w:next w:val="Normal"/>
    <w:pPr>
      <w:jc w:val="right"/>
    </w:pPr>
    <w:rPr>
      <w:rFonts w:ascii="Liberation Sans Narrow" w:eastAsia="Liberation Sans Narrow" w:hAnsi="Liberation Sans Narrow" w:cs="Liberation Sans Narrow"/>
      <w:sz w:val="28"/>
      <w:szCs w:val="28"/>
    </w:rPr>
  </w:style>
  <w:style w:type="paragraph" w:customStyle="1" w:styleId="CoverText2">
    <w:name w:val="Cover Text 2"/>
    <w:basedOn w:val="Normal"/>
    <w:next w:val="Normal"/>
    <w:pPr>
      <w:jc w:val="right"/>
    </w:pPr>
    <w:rPr>
      <w:rFonts w:ascii="Liberation Sans Narrow" w:eastAsia="Liberation Sans Narrow" w:hAnsi="Liberation Sans Narrow" w:cs="Liberation Sans Narrow"/>
      <w:color w:val="7F7F7F"/>
      <w:sz w:val="20"/>
      <w:szCs w:val="20"/>
    </w:rPr>
  </w:style>
  <w:style w:type="paragraph" w:styleId="TDC4">
    <w:name w:val="toc 4"/>
    <w:basedOn w:val="Normal"/>
    <w:next w:val="Normal"/>
    <w:pPr>
      <w:spacing w:before="40" w:after="20"/>
      <w:ind w:left="540" w:right="720"/>
    </w:pPr>
    <w:rPr>
      <w:rFonts w:ascii="Times New Roman" w:eastAsia="Times New Roman" w:hAnsi="Times New Roman" w:cs="Times New Roman"/>
      <w:sz w:val="20"/>
      <w:szCs w:val="20"/>
    </w:rPr>
  </w:style>
  <w:style w:type="paragraph" w:styleId="TDC5">
    <w:name w:val="toc 5"/>
    <w:basedOn w:val="Normal"/>
    <w:next w:val="Normal"/>
    <w:pPr>
      <w:spacing w:before="40" w:after="20"/>
      <w:ind w:left="720" w:right="720"/>
    </w:pPr>
    <w:rPr>
      <w:rFonts w:ascii="Times New Roman" w:eastAsia="Times New Roman" w:hAnsi="Times New Roman" w:cs="Times New Roman"/>
      <w:sz w:val="20"/>
      <w:szCs w:val="20"/>
    </w:rPr>
  </w:style>
  <w:style w:type="paragraph" w:styleId="TDC6">
    <w:name w:val="toc 6"/>
    <w:basedOn w:val="Normal"/>
    <w:next w:val="Normal"/>
    <w:pPr>
      <w:spacing w:before="40" w:after="20"/>
      <w:ind w:left="900" w:right="720"/>
    </w:pPr>
    <w:rPr>
      <w:rFonts w:ascii="Times New Roman" w:eastAsia="Times New Roman" w:hAnsi="Times New Roman" w:cs="Times New Roman"/>
      <w:sz w:val="20"/>
      <w:szCs w:val="20"/>
    </w:rPr>
  </w:style>
  <w:style w:type="paragraph" w:styleId="TDC7">
    <w:name w:val="toc 7"/>
    <w:basedOn w:val="Normal"/>
    <w:next w:val="Normal"/>
    <w:pPr>
      <w:spacing w:before="40" w:after="20"/>
      <w:ind w:left="1080" w:right="720"/>
    </w:pPr>
    <w:rPr>
      <w:rFonts w:ascii="Times New Roman" w:eastAsia="Times New Roman" w:hAnsi="Times New Roman" w:cs="Times New Roman"/>
      <w:sz w:val="20"/>
      <w:szCs w:val="20"/>
    </w:rPr>
  </w:style>
  <w:style w:type="paragraph" w:styleId="TDC8">
    <w:name w:val="toc 8"/>
    <w:basedOn w:val="Normal"/>
    <w:next w:val="Normal"/>
    <w:pPr>
      <w:spacing w:before="40" w:after="20"/>
      <w:ind w:left="1260" w:right="720"/>
    </w:pPr>
    <w:rPr>
      <w:rFonts w:ascii="Times New Roman" w:eastAsia="Times New Roman" w:hAnsi="Times New Roman" w:cs="Times New Roman"/>
      <w:sz w:val="20"/>
      <w:szCs w:val="20"/>
    </w:rPr>
  </w:style>
  <w:style w:type="paragraph" w:styleId="TDC9">
    <w:name w:val="toc 9"/>
    <w:basedOn w:val="Normal"/>
    <w:next w:val="Normal"/>
    <w:pPr>
      <w:spacing w:before="40" w:after="20"/>
      <w:ind w:left="1440" w:right="720"/>
    </w:pPr>
    <w:rPr>
      <w:rFonts w:ascii="Times New Roman" w:eastAsia="Times New Roman" w:hAnsi="Times New Roman" w:cs="Times New Roman"/>
      <w:sz w:val="20"/>
      <w:szCs w:val="20"/>
    </w:rPr>
  </w:style>
  <w:style w:type="paragraph" w:customStyle="1" w:styleId="Properties">
    <w:name w:val="Properties"/>
    <w:basedOn w:val="Normal"/>
    <w:next w:val="Normal"/>
    <w:pPr>
      <w:jc w:val="right"/>
    </w:pPr>
    <w:rPr>
      <w:rFonts w:ascii="Times New Roman" w:eastAsia="Times New Roman" w:hAnsi="Times New Roman" w:cs="Times New Roman"/>
      <w:color w:val="5F5F5F"/>
      <w:sz w:val="20"/>
      <w:szCs w:val="20"/>
    </w:rPr>
  </w:style>
  <w:style w:type="paragraph" w:customStyle="1" w:styleId="Notes">
    <w:name w:val="Notes"/>
    <w:basedOn w:val="Normal"/>
    <w:next w:val="Normal"/>
    <w:rPr>
      <w:rFonts w:ascii="Times New Roman" w:eastAsia="Times New Roman" w:hAnsi="Times New Roman" w:cs="Times New Roman"/>
      <w:sz w:val="20"/>
      <w:szCs w:val="20"/>
    </w:rPr>
  </w:style>
  <w:style w:type="paragraph" w:customStyle="1" w:styleId="DiagramImage">
    <w:name w:val="Diagram Image"/>
    <w:basedOn w:val="Normal"/>
    <w:next w:val="Normal"/>
    <w:pPr>
      <w:jc w:val="center"/>
    </w:pPr>
    <w:rPr>
      <w:rFonts w:ascii="Times New Roman" w:eastAsia="Times New Roman" w:hAnsi="Times New Roman" w:cs="Times New Roman"/>
    </w:rPr>
  </w:style>
  <w:style w:type="paragraph" w:customStyle="1" w:styleId="DiagramLabel">
    <w:name w:val="Diagram Label"/>
    <w:basedOn w:val="Normal"/>
    <w:next w:val="Normal"/>
    <w:pPr>
      <w:jc w:val="center"/>
    </w:pPr>
    <w:rPr>
      <w:rFonts w:ascii="Times New Roman" w:eastAsia="Times New Roman" w:hAnsi="Times New Roman" w:cs="Times New Roman"/>
      <w:sz w:val="16"/>
      <w:szCs w:val="16"/>
    </w:rPr>
  </w:style>
  <w:style w:type="paragraph" w:customStyle="1" w:styleId="TableLabel">
    <w:name w:val="Table Label"/>
    <w:basedOn w:val="Normal"/>
    <w:next w:val="Normal"/>
    <w:rPr>
      <w:rFonts w:ascii="Times New Roman" w:eastAsia="Times New Roman" w:hAnsi="Times New Roman" w:cs="Times New Roman"/>
      <w:sz w:val="16"/>
      <w:szCs w:val="16"/>
    </w:rPr>
  </w:style>
  <w:style w:type="paragraph" w:customStyle="1" w:styleId="TableTitle0">
    <w:name w:val="Table Title 0"/>
    <w:basedOn w:val="Normal"/>
    <w:next w:val="Normal"/>
    <w:pPr>
      <w:ind w:left="270" w:right="270"/>
    </w:pPr>
    <w:rPr>
      <w:rFonts w:ascii="Times New Roman" w:eastAsia="Times New Roman" w:hAnsi="Times New Roman" w:cs="Times New Roman"/>
      <w:b/>
      <w:sz w:val="22"/>
      <w:szCs w:val="22"/>
    </w:rPr>
  </w:style>
  <w:style w:type="paragraph" w:customStyle="1" w:styleId="TableTitle1">
    <w:name w:val="Table Title 1"/>
    <w:basedOn w:val="Normal"/>
    <w:next w:val="Normal"/>
    <w:pPr>
      <w:spacing w:before="80" w:after="80"/>
      <w:ind w:left="180" w:right="270"/>
    </w:pPr>
    <w:rPr>
      <w:rFonts w:ascii="Times New Roman" w:eastAsia="Times New Roman" w:hAnsi="Times New Roman" w:cs="Times New Roman"/>
      <w:b/>
      <w:sz w:val="18"/>
      <w:szCs w:val="18"/>
      <w:u w:val="single" w:color="000000"/>
    </w:rPr>
  </w:style>
  <w:style w:type="paragraph" w:customStyle="1" w:styleId="TableTitle2">
    <w:name w:val="Table Title 2"/>
    <w:basedOn w:val="Normal"/>
    <w:next w:val="Normal"/>
    <w:pPr>
      <w:spacing w:after="120"/>
      <w:ind w:left="270" w:right="270"/>
    </w:pPr>
    <w:rPr>
      <w:rFonts w:ascii="Times New Roman" w:eastAsia="Times New Roman" w:hAnsi="Times New Roman" w:cs="Times New Roman"/>
      <w:sz w:val="18"/>
      <w:szCs w:val="18"/>
      <w:u w:val="single" w:color="000000"/>
    </w:rPr>
  </w:style>
  <w:style w:type="paragraph" w:customStyle="1" w:styleId="TableTextNormal">
    <w:name w:val="Table Text Normal"/>
    <w:basedOn w:val="Normal"/>
    <w:next w:val="Normal"/>
    <w:pPr>
      <w:spacing w:before="20" w:after="20"/>
      <w:ind w:left="270" w:right="270"/>
    </w:pPr>
    <w:rPr>
      <w:rFonts w:ascii="Times New Roman" w:eastAsia="Times New Roman" w:hAnsi="Times New Roman" w:cs="Times New Roman"/>
      <w:sz w:val="18"/>
      <w:szCs w:val="18"/>
    </w:rPr>
  </w:style>
  <w:style w:type="paragraph" w:customStyle="1" w:styleId="TableTextLight">
    <w:name w:val="Table Text Light"/>
    <w:basedOn w:val="Normal"/>
    <w:next w:val="Normal"/>
    <w:pPr>
      <w:spacing w:before="20" w:after="20"/>
      <w:ind w:left="270" w:right="270"/>
    </w:pPr>
    <w:rPr>
      <w:rFonts w:ascii="Times New Roman" w:eastAsia="Times New Roman" w:hAnsi="Times New Roman" w:cs="Times New Roman"/>
      <w:color w:val="2F2F2F"/>
      <w:sz w:val="18"/>
      <w:szCs w:val="18"/>
    </w:rPr>
  </w:style>
  <w:style w:type="paragraph" w:customStyle="1" w:styleId="TableTextBold">
    <w:name w:val="Table Text Bold"/>
    <w:basedOn w:val="Normal"/>
    <w:next w:val="Normal"/>
    <w:pPr>
      <w:spacing w:before="20" w:after="20"/>
      <w:ind w:left="270" w:right="270"/>
    </w:pPr>
    <w:rPr>
      <w:rFonts w:ascii="Times New Roman" w:eastAsia="Times New Roman" w:hAnsi="Times New Roman" w:cs="Times New Roman"/>
      <w:b/>
      <w:sz w:val="18"/>
      <w:szCs w:val="18"/>
    </w:rPr>
  </w:style>
  <w:style w:type="paragraph" w:customStyle="1" w:styleId="CoverText3">
    <w:name w:val="Cover Text 3"/>
    <w:basedOn w:val="Normal"/>
    <w:next w:val="Normal"/>
    <w:pPr>
      <w:jc w:val="right"/>
    </w:pPr>
    <w:rPr>
      <w:rFonts w:ascii="Calibri" w:eastAsia="Calibri" w:hAnsi="Calibri" w:cs="Calibri"/>
      <w:b/>
      <w:color w:val="004080"/>
      <w:sz w:val="20"/>
      <w:szCs w:val="20"/>
    </w:rPr>
  </w:style>
  <w:style w:type="paragraph" w:customStyle="1" w:styleId="TitleSmall">
    <w:name w:val="Title Small"/>
    <w:basedOn w:val="Normal"/>
    <w:next w:val="Normal"/>
    <w:pPr>
      <w:spacing w:after="80"/>
    </w:pPr>
    <w:rPr>
      <w:rFonts w:ascii="Calibri" w:eastAsia="Calibri" w:hAnsi="Calibri" w:cs="Calibri"/>
      <w:b/>
      <w:i/>
      <w:color w:val="3F3F3F"/>
      <w:sz w:val="20"/>
      <w:szCs w:val="20"/>
    </w:rPr>
  </w:style>
  <w:style w:type="paragraph" w:customStyle="1" w:styleId="TableTextCode">
    <w:name w:val="Table Text Code"/>
    <w:basedOn w:val="Normal"/>
    <w:next w:val="Normal"/>
    <w:pPr>
      <w:ind w:left="90" w:right="90"/>
    </w:pPr>
    <w:rPr>
      <w:rFonts w:ascii="Courier New" w:eastAsia="Courier New" w:hAnsi="Courier New" w:cs="Courier New"/>
      <w:sz w:val="16"/>
      <w:szCs w:val="16"/>
    </w:rPr>
  </w:style>
  <w:style w:type="character" w:customStyle="1" w:styleId="Code">
    <w:name w:val="Code"/>
    <w:rPr>
      <w:rFonts w:ascii="Courier New" w:eastAsia="Courier New" w:hAnsi="Courier New" w:cs="Courier New"/>
    </w:rPr>
  </w:style>
  <w:style w:type="paragraph" w:customStyle="1" w:styleId="Items">
    <w:name w:val="Items"/>
    <w:basedOn w:val="Normal"/>
    <w:next w:val="Normal"/>
    <w:rPr>
      <w:rFonts w:ascii="Times New Roman" w:eastAsia="Times New Roman" w:hAnsi="Times New Roman" w:cs="Times New Roman"/>
      <w:sz w:val="20"/>
      <w:szCs w:val="20"/>
    </w:rPr>
  </w:style>
  <w:style w:type="paragraph" w:customStyle="1" w:styleId="TableHeadingLight">
    <w:name w:val="Table Heading Light"/>
    <w:basedOn w:val="Normal"/>
    <w:next w:val="Normal"/>
    <w:pPr>
      <w:spacing w:before="80" w:after="40"/>
      <w:ind w:left="90" w:right="90"/>
    </w:pPr>
    <w:rPr>
      <w:rFonts w:ascii="Times New Roman" w:eastAsia="Times New Roman" w:hAnsi="Times New Roman" w:cs="Times New Roman"/>
      <w:b/>
      <w:color w:val="4F4F4F"/>
      <w:sz w:val="18"/>
      <w:szCs w:val="18"/>
    </w:rPr>
  </w:style>
  <w:style w:type="character" w:customStyle="1" w:styleId="TableFieldLabel">
    <w:name w:val="Table Field Label"/>
    <w:rPr>
      <w:rFonts w:ascii="Times New Roman" w:eastAsia="Times New Roman" w:hAnsi="Times New Roman" w:cs="Times New Roman"/>
      <w:color w:val="6F6F6F"/>
    </w:rPr>
  </w:style>
  <w:style w:type="character" w:customStyle="1" w:styleId="AllCaps">
    <w:name w:val="All Caps"/>
    <w:rPr>
      <w:caps/>
    </w:rPr>
  </w:style>
  <w:style w:type="paragraph" w:styleId="Puesto">
    <w:name w:val="Title"/>
    <w:basedOn w:val="Normal"/>
    <w:next w:val="Normal"/>
    <w:uiPriority w:val="10"/>
    <w:qFormat/>
    <w:pPr>
      <w:spacing w:before="240" w:after="60"/>
      <w:jc w:val="center"/>
    </w:pPr>
    <w:rPr>
      <w:b/>
      <w:color w:val="000000"/>
      <w:sz w:val="32"/>
      <w:szCs w:val="32"/>
    </w:rPr>
  </w:style>
  <w:style w:type="paragraph" w:customStyle="1" w:styleId="NumberedList">
    <w:name w:val="Numbered List"/>
    <w:basedOn w:val="Normal"/>
    <w:next w:val="Normal"/>
    <w:pPr>
      <w:ind w:left="360" w:hanging="360"/>
    </w:pPr>
    <w:rPr>
      <w:color w:val="000000"/>
      <w:sz w:val="20"/>
      <w:szCs w:val="20"/>
    </w:rPr>
  </w:style>
  <w:style w:type="paragraph" w:customStyle="1" w:styleId="BulletedList">
    <w:name w:val="Bulleted List"/>
    <w:basedOn w:val="Normal"/>
    <w:next w:val="Normal"/>
    <w:pPr>
      <w:ind w:left="360" w:hanging="360"/>
    </w:pPr>
    <w:rPr>
      <w:color w:val="000000"/>
      <w:sz w:val="20"/>
      <w:szCs w:val="20"/>
    </w:rPr>
  </w:style>
  <w:style w:type="paragraph" w:styleId="Textoindependiente2">
    <w:name w:val="Body Text 2"/>
    <w:basedOn w:val="Normal"/>
    <w:next w:val="Normal"/>
    <w:pPr>
      <w:spacing w:after="120" w:line="480" w:lineRule="auto"/>
    </w:pPr>
    <w:rPr>
      <w:color w:val="000000"/>
      <w:sz w:val="18"/>
      <w:szCs w:val="18"/>
    </w:rPr>
  </w:style>
  <w:style w:type="paragraph" w:styleId="Textoindependiente3">
    <w:name w:val="Body Text 3"/>
    <w:basedOn w:val="Normal"/>
    <w:next w:val="Normal"/>
    <w:pPr>
      <w:spacing w:after="120"/>
    </w:pPr>
    <w:rPr>
      <w:color w:val="000000"/>
      <w:sz w:val="16"/>
      <w:szCs w:val="16"/>
    </w:rPr>
  </w:style>
  <w:style w:type="paragraph" w:styleId="Encabezadodenota">
    <w:name w:val="Note Heading"/>
    <w:basedOn w:val="Normal"/>
    <w:next w:val="Normal"/>
    <w:rPr>
      <w:color w:val="000000"/>
      <w:sz w:val="20"/>
      <w:szCs w:val="20"/>
    </w:rPr>
  </w:style>
  <w:style w:type="paragraph" w:styleId="Textosinformato">
    <w:name w:val="Plain Text"/>
    <w:basedOn w:val="Normal"/>
    <w:next w:val="Normal"/>
    <w:rPr>
      <w:color w:val="000000"/>
      <w:sz w:val="20"/>
      <w:szCs w:val="20"/>
    </w:rPr>
  </w:style>
  <w:style w:type="paragraph" w:customStyle="1" w:styleId="Textoennegrita1">
    <w:name w:val="Texto en negrita1"/>
    <w:basedOn w:val="Normal"/>
    <w:next w:val="Normal"/>
    <w:rPr>
      <w:b/>
      <w:color w:val="000000"/>
      <w:sz w:val="20"/>
      <w:szCs w:val="20"/>
    </w:rPr>
  </w:style>
  <w:style w:type="paragraph" w:customStyle="1" w:styleId="nfasis1">
    <w:name w:val="Énfasis1"/>
    <w:basedOn w:val="Normal"/>
    <w:next w:val="Normal"/>
    <w:rPr>
      <w:i/>
      <w:color w:val="000000"/>
      <w:sz w:val="20"/>
      <w:szCs w:val="20"/>
    </w:rPr>
  </w:style>
  <w:style w:type="paragraph" w:customStyle="1" w:styleId="Hipervnculo1">
    <w:name w:val="Hipervínculo1"/>
    <w:basedOn w:val="Normal"/>
    <w:next w:val="Normal"/>
    <w:rPr>
      <w:color w:val="0000FF"/>
      <w:sz w:val="20"/>
      <w:szCs w:val="20"/>
      <w:u w:val="single" w:color="000000"/>
    </w:rPr>
  </w:style>
  <w:style w:type="paragraph" w:customStyle="1" w:styleId="Code0">
    <w:name w:val="Code0"/>
    <w:basedOn w:val="Normal"/>
    <w:next w:val="Normal"/>
    <w:rPr>
      <w:color w:val="000000"/>
      <w:sz w:val="18"/>
      <w:szCs w:val="18"/>
    </w:rPr>
  </w:style>
  <w:style w:type="character" w:customStyle="1" w:styleId="TableHeading0">
    <w:name w:val="Table Heading0"/>
    <w:rPr>
      <w:rFonts w:ascii="Arial" w:eastAsia="Arial" w:hAnsi="Arial" w:cs="Arial"/>
      <w:b/>
      <w:color w:val="000000"/>
      <w:spacing w:val="0"/>
      <w:w w:val="100"/>
      <w:position w:val="0"/>
      <w:sz w:val="22"/>
      <w:szCs w:val="22"/>
    </w:rPr>
  </w:style>
  <w:style w:type="character" w:customStyle="1" w:styleId="Objecttype">
    <w:name w:val="Object type"/>
    <w:rPr>
      <w:rFonts w:ascii="Arial" w:eastAsia="Arial" w:hAnsi="Arial" w:cs="Arial"/>
      <w:b/>
      <w:color w:val="000000"/>
      <w:spacing w:val="0"/>
      <w:w w:val="100"/>
      <w:position w:val="0"/>
      <w:sz w:val="20"/>
      <w:szCs w:val="20"/>
      <w:u w:val="single" w:color="000000"/>
    </w:rPr>
  </w:style>
  <w:style w:type="paragraph" w:customStyle="1" w:styleId="ListHeader">
    <w:name w:val="List Header"/>
    <w:basedOn w:val="Normal"/>
    <w:next w:val="Normal"/>
    <w:rPr>
      <w:b/>
      <w:i/>
      <w:color w:val="0000A0"/>
      <w:sz w:val="20"/>
      <w:szCs w:val="20"/>
    </w:rPr>
  </w:style>
  <w:style w:type="character" w:customStyle="1" w:styleId="Ttulo1Car">
    <w:name w:val="Ttulo 1 Car"/>
    <w:rPr>
      <w:rFonts w:ascii="Arial" w:eastAsia="Arial" w:hAnsi="Arial" w:cs="Arial"/>
      <w:b/>
      <w:sz w:val="32"/>
      <w:szCs w:val="32"/>
    </w:rPr>
  </w:style>
  <w:style w:type="character" w:customStyle="1" w:styleId="Ttulo2Car">
    <w:name w:val="Ttulo 2 Car"/>
    <w:rPr>
      <w:rFonts w:ascii="Arial" w:eastAsia="Arial" w:hAnsi="Arial" w:cs="Arial"/>
      <w:b/>
      <w:i/>
      <w:sz w:val="28"/>
      <w:szCs w:val="28"/>
    </w:rPr>
  </w:style>
  <w:style w:type="character" w:customStyle="1" w:styleId="Ttulo3Car">
    <w:name w:val="Ttulo 3 Car"/>
    <w:rPr>
      <w:rFonts w:ascii="Arial" w:eastAsia="Arial" w:hAnsi="Arial" w:cs="Arial"/>
      <w:b/>
      <w:sz w:val="26"/>
      <w:szCs w:val="26"/>
    </w:rPr>
  </w:style>
  <w:style w:type="character" w:customStyle="1" w:styleId="Ttulo4Car">
    <w:name w:val="Ttulo 4 Car"/>
    <w:rPr>
      <w:rFonts w:ascii="Times New Roman" w:eastAsia="Times New Roman" w:hAnsi="Times New Roman" w:cs="Times New Roman"/>
      <w:b/>
      <w:sz w:val="28"/>
      <w:szCs w:val="28"/>
    </w:rPr>
  </w:style>
  <w:style w:type="character" w:customStyle="1" w:styleId="Ttulo5Car">
    <w:name w:val="Ttulo 5 Car"/>
    <w:rPr>
      <w:rFonts w:ascii="Times New Roman" w:eastAsia="Times New Roman" w:hAnsi="Times New Roman" w:cs="Times New Roman"/>
      <w:b/>
      <w:i/>
      <w:sz w:val="26"/>
      <w:szCs w:val="26"/>
    </w:rPr>
  </w:style>
  <w:style w:type="character" w:customStyle="1" w:styleId="Ttulo6Car">
    <w:name w:val="Ttulo 6 Car"/>
    <w:rPr>
      <w:rFonts w:ascii="Times New Roman" w:eastAsia="Times New Roman" w:hAnsi="Times New Roman" w:cs="Times New Roman"/>
      <w:b/>
    </w:rPr>
  </w:style>
  <w:style w:type="character" w:customStyle="1" w:styleId="Ttulo7Car">
    <w:name w:val="Ttulo 7 Car"/>
    <w:rPr>
      <w:rFonts w:ascii="Times New Roman" w:eastAsia="Times New Roman" w:hAnsi="Times New Roman" w:cs="Times New Roman"/>
      <w:sz w:val="24"/>
      <w:szCs w:val="24"/>
    </w:rPr>
  </w:style>
  <w:style w:type="character" w:customStyle="1" w:styleId="Ttulo8Car">
    <w:name w:val="Ttulo 8 Car"/>
    <w:rPr>
      <w:rFonts w:ascii="Times New Roman" w:eastAsia="Times New Roman" w:hAnsi="Times New Roman" w:cs="Times New Roman"/>
      <w:i/>
      <w:sz w:val="24"/>
      <w:szCs w:val="24"/>
    </w:rPr>
  </w:style>
  <w:style w:type="character" w:customStyle="1" w:styleId="Ttulo9Car">
    <w:name w:val="Ttulo 9 Car"/>
    <w:rPr>
      <w:rFonts w:ascii="Arial" w:eastAsia="Arial" w:hAnsi="Arial" w:cs="Arial"/>
    </w:rPr>
  </w:style>
  <w:style w:type="paragraph" w:customStyle="1" w:styleId="BluePrint">
    <w:name w:val="Blue Print"/>
    <w:basedOn w:val="Normal"/>
    <w:pPr>
      <w:keepNext/>
      <w:keepLines/>
    </w:pPr>
    <w:rPr>
      <w:rFonts w:ascii="Cambria" w:eastAsia="Cambria" w:hAnsi="Cambria" w:cs="Cambria"/>
      <w:i/>
      <w:color w:val="4F81BD"/>
      <w:sz w:val="20"/>
      <w:szCs w:val="20"/>
    </w:rPr>
  </w:style>
  <w:style w:type="character" w:customStyle="1" w:styleId="BluePrintChar">
    <w:name w:val="Blue Print Char"/>
    <w:rPr>
      <w:rFonts w:ascii="Cambria" w:eastAsia="Cambria" w:hAnsi="Cambria" w:cs="Cambria"/>
      <w:b w:val="0"/>
      <w:i/>
      <w:color w:val="4F81BD"/>
      <w:sz w:val="24"/>
      <w:szCs w:val="24"/>
    </w:rPr>
  </w:style>
  <w:style w:type="paragraph" w:customStyle="1" w:styleId="DefaultStyle">
    <w:name w:val="Default Style"/>
    <w:basedOn w:val="Normal"/>
    <w:next w:val="Normal"/>
    <w:rPr>
      <w:rFonts w:ascii="Times New Roman" w:eastAsia="Times New Roman" w:hAnsi="Times New Roman" w:cs="Times New Roman"/>
      <w:color w:val="000000"/>
    </w:rPr>
  </w:style>
  <w:style w:type="paragraph" w:customStyle="1" w:styleId="TableContents">
    <w:name w:val="Table Contents"/>
    <w:basedOn w:val="Normal"/>
  </w:style>
  <w:style w:type="paragraph" w:customStyle="1" w:styleId="Contents9">
    <w:name w:val="Contents 9"/>
    <w:basedOn w:val="Normal"/>
    <w:pPr>
      <w:spacing w:before="40" w:after="20"/>
      <w:ind w:left="1440" w:right="720"/>
    </w:pPr>
    <w:rPr>
      <w:rFonts w:ascii="Times New Roman" w:eastAsia="Times New Roman" w:hAnsi="Times New Roman" w:cs="Times New Roman"/>
      <w:color w:val="000000"/>
      <w:sz w:val="20"/>
      <w:szCs w:val="20"/>
    </w:rPr>
  </w:style>
  <w:style w:type="paragraph" w:customStyle="1" w:styleId="Contents8">
    <w:name w:val="Contents 8"/>
    <w:basedOn w:val="Normal"/>
    <w:pPr>
      <w:spacing w:before="40" w:after="20"/>
      <w:ind w:left="1260" w:right="720"/>
    </w:pPr>
    <w:rPr>
      <w:rFonts w:ascii="Times New Roman" w:eastAsia="Times New Roman" w:hAnsi="Times New Roman" w:cs="Times New Roman"/>
      <w:color w:val="000000"/>
      <w:sz w:val="20"/>
      <w:szCs w:val="20"/>
    </w:rPr>
  </w:style>
  <w:style w:type="paragraph" w:customStyle="1" w:styleId="Contents7">
    <w:name w:val="Contents 7"/>
    <w:basedOn w:val="Normal"/>
    <w:pPr>
      <w:spacing w:before="40" w:after="20"/>
      <w:ind w:left="1080" w:right="720"/>
    </w:pPr>
    <w:rPr>
      <w:rFonts w:ascii="Times New Roman" w:eastAsia="Times New Roman" w:hAnsi="Times New Roman" w:cs="Times New Roman"/>
      <w:color w:val="000000"/>
      <w:sz w:val="20"/>
      <w:szCs w:val="20"/>
    </w:rPr>
  </w:style>
  <w:style w:type="paragraph" w:customStyle="1" w:styleId="Contents6">
    <w:name w:val="Contents 6"/>
    <w:basedOn w:val="Normal"/>
    <w:pPr>
      <w:spacing w:before="40" w:after="20"/>
      <w:ind w:left="900" w:right="720"/>
    </w:pPr>
    <w:rPr>
      <w:rFonts w:ascii="Times New Roman" w:eastAsia="Times New Roman" w:hAnsi="Times New Roman" w:cs="Times New Roman"/>
      <w:color w:val="000000"/>
      <w:sz w:val="20"/>
      <w:szCs w:val="20"/>
    </w:rPr>
  </w:style>
  <w:style w:type="paragraph" w:customStyle="1" w:styleId="Contents5">
    <w:name w:val="Contents 5"/>
    <w:basedOn w:val="Normal"/>
    <w:pPr>
      <w:spacing w:before="40" w:after="20"/>
      <w:ind w:left="720" w:right="720"/>
    </w:pPr>
    <w:rPr>
      <w:rFonts w:ascii="Times New Roman" w:eastAsia="Times New Roman" w:hAnsi="Times New Roman" w:cs="Times New Roman"/>
      <w:color w:val="000000"/>
      <w:sz w:val="20"/>
      <w:szCs w:val="20"/>
    </w:rPr>
  </w:style>
  <w:style w:type="paragraph" w:customStyle="1" w:styleId="Contents4">
    <w:name w:val="Contents 4"/>
    <w:basedOn w:val="Normal"/>
    <w:pPr>
      <w:spacing w:before="40" w:after="20"/>
      <w:ind w:left="540" w:right="720"/>
    </w:pPr>
    <w:rPr>
      <w:rFonts w:ascii="Times New Roman" w:eastAsia="Times New Roman" w:hAnsi="Times New Roman" w:cs="Times New Roman"/>
      <w:color w:val="000000"/>
      <w:sz w:val="20"/>
      <w:szCs w:val="20"/>
    </w:rPr>
  </w:style>
  <w:style w:type="paragraph" w:customStyle="1" w:styleId="Contents3">
    <w:name w:val="Contents 3"/>
    <w:basedOn w:val="Normal"/>
    <w:pPr>
      <w:spacing w:before="40" w:after="20"/>
      <w:ind w:left="360" w:right="720"/>
    </w:pPr>
    <w:rPr>
      <w:rFonts w:ascii="Times New Roman" w:eastAsia="Times New Roman" w:hAnsi="Times New Roman" w:cs="Times New Roman"/>
      <w:color w:val="000000"/>
      <w:sz w:val="20"/>
      <w:szCs w:val="20"/>
    </w:rPr>
  </w:style>
  <w:style w:type="paragraph" w:customStyle="1" w:styleId="Contents2">
    <w:name w:val="Contents 2"/>
    <w:basedOn w:val="Normal"/>
    <w:pPr>
      <w:spacing w:before="40" w:after="20"/>
      <w:ind w:left="180" w:right="720"/>
    </w:pPr>
    <w:rPr>
      <w:rFonts w:ascii="Times New Roman" w:eastAsia="Times New Roman" w:hAnsi="Times New Roman" w:cs="Times New Roman"/>
      <w:color w:val="000000"/>
      <w:sz w:val="20"/>
      <w:szCs w:val="20"/>
    </w:rPr>
  </w:style>
  <w:style w:type="paragraph" w:customStyle="1" w:styleId="Contents1">
    <w:name w:val="Contents 1"/>
    <w:basedOn w:val="Normal"/>
    <w:pPr>
      <w:spacing w:before="120" w:after="40"/>
      <w:ind w:right="720"/>
    </w:pPr>
    <w:rPr>
      <w:rFonts w:ascii="Times New Roman" w:eastAsia="Times New Roman" w:hAnsi="Times New Roman" w:cs="Times New Roman"/>
      <w:b/>
      <w:color w:val="000000"/>
      <w:sz w:val="20"/>
      <w:szCs w:val="20"/>
    </w:rPr>
  </w:style>
  <w:style w:type="paragraph" w:customStyle="1" w:styleId="ContentsHeading">
    <w:name w:val="Contents Heading"/>
    <w:basedOn w:val="Normal"/>
    <w:pPr>
      <w:keepNext/>
      <w:spacing w:before="240" w:after="80"/>
    </w:pPr>
    <w:rPr>
      <w:rFonts w:ascii="Calibri" w:eastAsia="Calibri" w:hAnsi="Calibri" w:cs="Calibri"/>
      <w:b/>
      <w:color w:val="000000"/>
      <w:sz w:val="32"/>
      <w:szCs w:val="32"/>
    </w:rPr>
  </w:style>
  <w:style w:type="paragraph" w:customStyle="1" w:styleId="Index">
    <w:name w:val="Index"/>
    <w:basedOn w:val="Normal"/>
    <w:rPr>
      <w:rFonts w:ascii="Times New Roman" w:eastAsia="Times New Roman" w:hAnsi="Times New Roman" w:cs="Times New Roman"/>
    </w:rPr>
  </w:style>
  <w:style w:type="paragraph" w:styleId="Descripcin">
    <w:name w:val="caption"/>
    <w:basedOn w:val="Normal"/>
    <w:pPr>
      <w:spacing w:before="120" w:after="120"/>
    </w:pPr>
    <w:rPr>
      <w:rFonts w:ascii="Times New Roman" w:eastAsia="Times New Roman" w:hAnsi="Times New Roman" w:cs="Times New Roman"/>
      <w:i/>
    </w:rPr>
  </w:style>
  <w:style w:type="paragraph" w:styleId="Lista">
    <w:name w:val="List"/>
    <w:basedOn w:val="Normal"/>
    <w:pPr>
      <w:spacing w:after="120"/>
    </w:pPr>
    <w:rPr>
      <w:rFonts w:ascii="Times New Roman" w:eastAsia="Times New Roman" w:hAnsi="Times New Roman" w:cs="Times New Roman"/>
    </w:rPr>
  </w:style>
  <w:style w:type="paragraph" w:customStyle="1" w:styleId="TextBody">
    <w:name w:val="Text Body"/>
    <w:basedOn w:val="Normal"/>
    <w:pPr>
      <w:spacing w:after="120"/>
    </w:pPr>
  </w:style>
  <w:style w:type="paragraph" w:customStyle="1" w:styleId="Heading">
    <w:name w:val="Heading"/>
    <w:basedOn w:val="Normal"/>
    <w:next w:val="TextBody"/>
    <w:pPr>
      <w:keepNext/>
      <w:spacing w:before="240" w:after="120"/>
    </w:pPr>
    <w:rPr>
      <w:sz w:val="28"/>
      <w:szCs w:val="28"/>
    </w:rPr>
  </w:style>
  <w:style w:type="paragraph" w:customStyle="1" w:styleId="MyTableHeading">
    <w:name w:val="MyTableHeading"/>
    <w:basedOn w:val="Normal"/>
    <w:next w:val="Normal"/>
    <w:rPr>
      <w:rFonts w:ascii="Calibri" w:eastAsia="Calibri" w:hAnsi="Calibri" w:cs="Calibri"/>
      <w:b/>
      <w:sz w:val="20"/>
      <w:szCs w:val="20"/>
    </w:rPr>
  </w:style>
  <w:style w:type="paragraph" w:customStyle="1" w:styleId="MyTableText">
    <w:name w:val="MyTableText"/>
    <w:basedOn w:val="Normal"/>
    <w:next w:val="Normal"/>
    <w:rPr>
      <w:rFonts w:ascii="Calibri" w:eastAsia="Calibri" w:hAnsi="Calibri" w:cs="Calibri"/>
      <w:sz w:val="20"/>
      <w:szCs w:val="20"/>
    </w:rPr>
  </w:style>
  <w:style w:type="paragraph" w:customStyle="1" w:styleId="TableTextSmall">
    <w:name w:val="Table Text Small"/>
    <w:basedOn w:val="Normal"/>
    <w:next w:val="Normal"/>
    <w:pPr>
      <w:ind w:firstLine="90"/>
    </w:pPr>
    <w:rPr>
      <w:rFonts w:ascii="Calibri" w:eastAsia="Calibri" w:hAnsi="Calibri" w:cs="Calibri"/>
      <w:sz w:val="18"/>
      <w:szCs w:val="18"/>
    </w:rPr>
  </w:style>
  <w:style w:type="paragraph" w:customStyle="1" w:styleId="NormalText">
    <w:name w:val="NormalText"/>
    <w:basedOn w:val="Normal"/>
    <w:next w:val="Normal"/>
    <w:rPr>
      <w:rFonts w:ascii="Calibri" w:eastAsia="Calibri" w:hAnsi="Calibri" w:cs="Calibri"/>
      <w:color w:val="000000"/>
      <w:sz w:val="22"/>
      <w:szCs w:val="22"/>
    </w:rPr>
  </w:style>
  <w:style w:type="character" w:customStyle="1" w:styleId="TextocomentarioCar">
    <w:name w:val="Texto comentario Car"/>
    <w:rPr>
      <w:rFonts w:ascii="Arial" w:eastAsia="Arial" w:hAnsi="Arial" w:cs="Arial"/>
      <w:sz w:val="20"/>
      <w:szCs w:val="20"/>
    </w:rPr>
  </w:style>
  <w:style w:type="character" w:customStyle="1" w:styleId="TextocomentarioCar1">
    <w:name w:val="Texto comentario Car1"/>
    <w:rPr>
      <w:rFonts w:ascii="Times New Roman" w:eastAsia="Times New Roman" w:hAnsi="Times New Roman" w:cs="Times New Roman"/>
      <w:sz w:val="20"/>
      <w:szCs w:val="20"/>
    </w:rPr>
  </w:style>
  <w:style w:type="table" w:customStyle="1" w:styleId="TablaOXXO">
    <w:name w:val="Tabla OXXO"/>
    <w:basedOn w:val="Tablanormal"/>
    <w:uiPriority w:val="99"/>
    <w:qFormat/>
    <w:rsid w:val="00BF7B77"/>
    <w:rPr>
      <w:rFonts w:eastAsia="Calibri" w:cs="Times New Roman"/>
      <w:sz w:val="22"/>
      <w:szCs w:val="22"/>
      <w:lang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color w:val="FFFFFF"/>
      </w:rPr>
      <w:tblPr/>
      <w:tcPr>
        <w:shd w:val="clear" w:color="auto" w:fill="C00000"/>
      </w:tcPr>
    </w:tblStylePr>
    <w:tblStylePr w:type="band1Horz">
      <w:tblPr/>
      <w:tcPr>
        <w:shd w:val="clear" w:color="auto" w:fill="F2F2F2"/>
      </w:tcPr>
    </w:tblStylePr>
  </w:style>
  <w:style w:type="paragraph" w:styleId="HTMLconformatoprevio">
    <w:name w:val="HTML Preformatted"/>
    <w:basedOn w:val="Normal"/>
    <w:link w:val="HTMLconformatoprevioCar"/>
    <w:uiPriority w:val="99"/>
    <w:unhideWhenUsed/>
    <w:rsid w:val="007F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7F5311"/>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A375C5"/>
    <w:rPr>
      <w:color w:val="808080"/>
    </w:rPr>
  </w:style>
  <w:style w:type="character" w:customStyle="1" w:styleId="UnresolvedMention">
    <w:name w:val="Unresolved Mention"/>
    <w:basedOn w:val="Fuentedeprrafopredeter"/>
    <w:uiPriority w:val="99"/>
    <w:semiHidden/>
    <w:unhideWhenUsed/>
    <w:rsid w:val="00D76D74"/>
    <w:rPr>
      <w:color w:val="605E5C"/>
      <w:shd w:val="clear" w:color="auto" w:fill="E1DFDD"/>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0020HeadingN1">
    <w:name w:val="0020 Heading N 1"/>
    <w:basedOn w:val="Ttulo1"/>
    <w:next w:val="Normal"/>
    <w:rsid w:val="00E140EB"/>
    <w:pPr>
      <w:numPr>
        <w:numId w:val="25"/>
      </w:numPr>
      <w:spacing w:before="120" w:after="120"/>
    </w:pPr>
    <w:rPr>
      <w:rFonts w:eastAsia="Times New Roman" w:cs="Times New Roman"/>
      <w:kern w:val="28"/>
      <w:szCs w:val="20"/>
      <w:lang w:val="en-US" w:eastAsia="en-US"/>
    </w:rPr>
  </w:style>
  <w:style w:type="paragraph" w:customStyle="1" w:styleId="0040Heading2N1">
    <w:name w:val="0040 Heading 2 N 1"/>
    <w:basedOn w:val="Normal"/>
    <w:next w:val="Normal"/>
    <w:rsid w:val="00E140EB"/>
    <w:pPr>
      <w:numPr>
        <w:ilvl w:val="1"/>
        <w:numId w:val="25"/>
      </w:numPr>
      <w:tabs>
        <w:tab w:val="left" w:pos="1134"/>
      </w:tabs>
      <w:spacing w:after="120"/>
      <w:outlineLvl w:val="1"/>
    </w:pPr>
    <w:rPr>
      <w:rFonts w:eastAsia="Times New Roman" w:cs="Times New Roman"/>
      <w:b/>
      <w:sz w:val="28"/>
      <w:szCs w:val="20"/>
      <w:lang w:val="en-US" w:eastAsia="en-US"/>
    </w:rPr>
  </w:style>
  <w:style w:type="paragraph" w:customStyle="1" w:styleId="0060Heading3NLeft425cm">
    <w:name w:val="0060 Heading 3 N + Left:  4.25 cm"/>
    <w:basedOn w:val="Normal"/>
    <w:next w:val="Normal"/>
    <w:rsid w:val="00E140EB"/>
    <w:pPr>
      <w:numPr>
        <w:ilvl w:val="2"/>
        <w:numId w:val="25"/>
      </w:numPr>
      <w:tabs>
        <w:tab w:val="left" w:pos="1814"/>
      </w:tabs>
      <w:spacing w:after="120"/>
      <w:outlineLvl w:val="2"/>
    </w:pPr>
    <w:rPr>
      <w:rFonts w:eastAsia="Times New Roman" w:cs="Times New Roman"/>
      <w:b/>
      <w:bCs/>
      <w:szCs w:val="20"/>
      <w:lang w:val="en-US" w:eastAsia="en-US"/>
    </w:rPr>
  </w:style>
  <w:style w:type="paragraph" w:customStyle="1" w:styleId="0020CaptuloN1">
    <w:name w:val="0020 Capítulo N 1"/>
    <w:basedOn w:val="Ttulo1"/>
    <w:next w:val="Normal"/>
    <w:rsid w:val="00E140EB"/>
    <w:pPr>
      <w:numPr>
        <w:numId w:val="0"/>
      </w:numPr>
      <w:spacing w:before="120" w:after="120"/>
      <w:ind w:left="720"/>
    </w:pPr>
    <w:rPr>
      <w:rFonts w:eastAsia="Times New Roman" w:cs="Times New Roman"/>
      <w:kern w:val="28"/>
      <w:szCs w:val="20"/>
      <w:lang w:val="en-US" w:eastAsia="en-US"/>
    </w:rPr>
  </w:style>
  <w:style w:type="character" w:customStyle="1" w:styleId="SinespaciadoCar">
    <w:name w:val="Sin espaciado Car"/>
    <w:basedOn w:val="Fuentedeprrafopredeter"/>
    <w:link w:val="Sinespaciado"/>
    <w:uiPriority w:val="1"/>
    <w:rsid w:val="00E140EB"/>
    <w:rPr>
      <w:rFonts w:ascii="Calibri" w:eastAsia="Calibri" w:hAnsi="Calibri" w:cs="Calibri"/>
      <w:sz w:val="22"/>
      <w:szCs w:val="22"/>
    </w:rPr>
  </w:style>
  <w:style w:type="paragraph" w:styleId="Asuntodelcomentario">
    <w:name w:val="annotation subject"/>
    <w:basedOn w:val="Textocomentario"/>
    <w:next w:val="Textocomentario"/>
    <w:link w:val="AsuntodelcomentarioCar"/>
    <w:uiPriority w:val="99"/>
    <w:semiHidden/>
    <w:unhideWhenUsed/>
    <w:rsid w:val="002A7656"/>
    <w:rPr>
      <w:rFonts w:ascii="Arial" w:eastAsia="Arial" w:hAnsi="Arial" w:cs="Arial"/>
      <w:b/>
      <w:bCs/>
    </w:rPr>
  </w:style>
  <w:style w:type="character" w:customStyle="1" w:styleId="TextocomentarioCar2">
    <w:name w:val="Texto comentario Car2"/>
    <w:basedOn w:val="Fuentedeprrafopredeter"/>
    <w:link w:val="Textocomentario"/>
    <w:rsid w:val="002A7656"/>
    <w:rPr>
      <w:rFonts w:ascii="Times New Roman" w:eastAsia="Times New Roman" w:hAnsi="Times New Roman" w:cs="Times New Roman"/>
      <w:sz w:val="20"/>
      <w:szCs w:val="20"/>
    </w:rPr>
  </w:style>
  <w:style w:type="character" w:customStyle="1" w:styleId="AsuntodelcomentarioCar">
    <w:name w:val="Asunto del comentario Car"/>
    <w:basedOn w:val="TextocomentarioCar2"/>
    <w:link w:val="Asuntodelcomentario"/>
    <w:uiPriority w:val="99"/>
    <w:semiHidden/>
    <w:rsid w:val="002A765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98207">
      <w:bodyDiv w:val="1"/>
      <w:marLeft w:val="0"/>
      <w:marRight w:val="0"/>
      <w:marTop w:val="0"/>
      <w:marBottom w:val="0"/>
      <w:divBdr>
        <w:top w:val="none" w:sz="0" w:space="0" w:color="auto"/>
        <w:left w:val="none" w:sz="0" w:space="0" w:color="auto"/>
        <w:bottom w:val="none" w:sz="0" w:space="0" w:color="auto"/>
        <w:right w:val="none" w:sz="0" w:space="0" w:color="auto"/>
      </w:divBdr>
    </w:div>
    <w:div w:id="801311230">
      <w:bodyDiv w:val="1"/>
      <w:marLeft w:val="0"/>
      <w:marRight w:val="0"/>
      <w:marTop w:val="0"/>
      <w:marBottom w:val="0"/>
      <w:divBdr>
        <w:top w:val="none" w:sz="0" w:space="0" w:color="auto"/>
        <w:left w:val="none" w:sz="0" w:space="0" w:color="auto"/>
        <w:bottom w:val="none" w:sz="0" w:space="0" w:color="auto"/>
        <w:right w:val="none" w:sz="0" w:space="0" w:color="auto"/>
      </w:divBdr>
    </w:div>
    <w:div w:id="888614543">
      <w:bodyDiv w:val="1"/>
      <w:marLeft w:val="0"/>
      <w:marRight w:val="0"/>
      <w:marTop w:val="0"/>
      <w:marBottom w:val="0"/>
      <w:divBdr>
        <w:top w:val="none" w:sz="0" w:space="0" w:color="auto"/>
        <w:left w:val="none" w:sz="0" w:space="0" w:color="auto"/>
        <w:bottom w:val="none" w:sz="0" w:space="0" w:color="auto"/>
        <w:right w:val="none" w:sz="0" w:space="0" w:color="auto"/>
      </w:divBdr>
    </w:div>
    <w:div w:id="921647832">
      <w:bodyDiv w:val="1"/>
      <w:marLeft w:val="0"/>
      <w:marRight w:val="0"/>
      <w:marTop w:val="0"/>
      <w:marBottom w:val="0"/>
      <w:divBdr>
        <w:top w:val="none" w:sz="0" w:space="0" w:color="auto"/>
        <w:left w:val="none" w:sz="0" w:space="0" w:color="auto"/>
        <w:bottom w:val="none" w:sz="0" w:space="0" w:color="auto"/>
        <w:right w:val="none" w:sz="0" w:space="0" w:color="auto"/>
      </w:divBdr>
    </w:div>
    <w:div w:id="936795223">
      <w:bodyDiv w:val="1"/>
      <w:marLeft w:val="0"/>
      <w:marRight w:val="0"/>
      <w:marTop w:val="0"/>
      <w:marBottom w:val="0"/>
      <w:divBdr>
        <w:top w:val="none" w:sz="0" w:space="0" w:color="auto"/>
        <w:left w:val="none" w:sz="0" w:space="0" w:color="auto"/>
        <w:bottom w:val="none" w:sz="0" w:space="0" w:color="auto"/>
        <w:right w:val="none" w:sz="0" w:space="0" w:color="auto"/>
      </w:divBdr>
    </w:div>
    <w:div w:id="965698985">
      <w:bodyDiv w:val="1"/>
      <w:marLeft w:val="0"/>
      <w:marRight w:val="0"/>
      <w:marTop w:val="0"/>
      <w:marBottom w:val="0"/>
      <w:divBdr>
        <w:top w:val="none" w:sz="0" w:space="0" w:color="auto"/>
        <w:left w:val="none" w:sz="0" w:space="0" w:color="auto"/>
        <w:bottom w:val="none" w:sz="0" w:space="0" w:color="auto"/>
        <w:right w:val="none" w:sz="0" w:space="0" w:color="auto"/>
      </w:divBdr>
    </w:div>
    <w:div w:id="1079865335">
      <w:bodyDiv w:val="1"/>
      <w:marLeft w:val="0"/>
      <w:marRight w:val="0"/>
      <w:marTop w:val="0"/>
      <w:marBottom w:val="0"/>
      <w:divBdr>
        <w:top w:val="none" w:sz="0" w:space="0" w:color="auto"/>
        <w:left w:val="none" w:sz="0" w:space="0" w:color="auto"/>
        <w:bottom w:val="none" w:sz="0" w:space="0" w:color="auto"/>
        <w:right w:val="none" w:sz="0" w:space="0" w:color="auto"/>
      </w:divBdr>
    </w:div>
    <w:div w:id="1372799311">
      <w:bodyDiv w:val="1"/>
      <w:marLeft w:val="0"/>
      <w:marRight w:val="0"/>
      <w:marTop w:val="0"/>
      <w:marBottom w:val="0"/>
      <w:divBdr>
        <w:top w:val="none" w:sz="0" w:space="0" w:color="auto"/>
        <w:left w:val="none" w:sz="0" w:space="0" w:color="auto"/>
        <w:bottom w:val="none" w:sz="0" w:space="0" w:color="auto"/>
        <w:right w:val="none" w:sz="0" w:space="0" w:color="auto"/>
      </w:divBdr>
    </w:div>
    <w:div w:id="1399481158">
      <w:bodyDiv w:val="1"/>
      <w:marLeft w:val="0"/>
      <w:marRight w:val="0"/>
      <w:marTop w:val="0"/>
      <w:marBottom w:val="0"/>
      <w:divBdr>
        <w:top w:val="none" w:sz="0" w:space="0" w:color="auto"/>
        <w:left w:val="none" w:sz="0" w:space="0" w:color="auto"/>
        <w:bottom w:val="none" w:sz="0" w:space="0" w:color="auto"/>
        <w:right w:val="none" w:sz="0" w:space="0" w:color="auto"/>
      </w:divBdr>
    </w:div>
    <w:div w:id="19991864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package" Target="embeddings/Documento_de_Microsoft_Word1.docx"/><Relationship Id="rId26" Type="http://schemas.openxmlformats.org/officeDocument/2006/relationships/image" Target="media/image10.jpeg"/><Relationship Id="rId39" Type="http://schemas.openxmlformats.org/officeDocument/2006/relationships/image" Target="media/image22.png"/><Relationship Id="rId3" Type="http://schemas.openxmlformats.org/officeDocument/2006/relationships/customXml" Target="../customXml/item3.xml"/><Relationship Id="rId21" Type="http://schemas.openxmlformats.org/officeDocument/2006/relationships/image" Target="media/image6.emf"/><Relationship Id="rId34" Type="http://schemas.openxmlformats.org/officeDocument/2006/relationships/image" Target="media/image17.jpeg"/><Relationship Id="rId42" Type="http://schemas.openxmlformats.org/officeDocument/2006/relationships/footer" Target="footer1.xml"/><Relationship Id="rId47"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4.emf"/><Relationship Id="rId25" Type="http://schemas.openxmlformats.org/officeDocument/2006/relationships/image" Target="media/image9.emf"/><Relationship Id="rId33" Type="http://schemas.openxmlformats.org/officeDocument/2006/relationships/image" Target="media/image16.png"/><Relationship Id="rId38" Type="http://schemas.openxmlformats.org/officeDocument/2006/relationships/image" Target="media/image21.png"/><Relationship Id="rId46"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package" Target="embeddings/Documento_de_Microsoft_Word2.docx"/><Relationship Id="rId29" Type="http://schemas.openxmlformats.org/officeDocument/2006/relationships/image" Target="media/image13.jpe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png"/><Relationship Id="rId45" Type="http://schemas.openxmlformats.org/officeDocument/2006/relationships/fontTable" Target="fontTab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19.jpeg"/><Relationship Id="rId10" Type="http://schemas.openxmlformats.org/officeDocument/2006/relationships/footnotes" Target="footnotes.xml"/><Relationship Id="rId19" Type="http://schemas.openxmlformats.org/officeDocument/2006/relationships/image" Target="media/image5.emf"/><Relationship Id="rId31" Type="http://schemas.openxmlformats.org/officeDocument/2006/relationships/hyperlink" Target="http://www.gq.dhl.com/exp-es/herramientas/peso_volumetrico_express.html" TargetMode="External"/><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oleObject" Target="embeddings/oleObject1.bin"/><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8.jpeg"/><Relationship Id="rId43" Type="http://schemas.openxmlformats.org/officeDocument/2006/relationships/header" Target="header2.xml"/><Relationship Id="rId48"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contacto@itechdev.com.mx" TargetMode="External"/><Relationship Id="rId1" Type="http://schemas.openxmlformats.org/officeDocument/2006/relationships/hyperlink" Target="http://www.itechdev.com.mx"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jpg"/><Relationship Id="rId1"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864797D2677408DB910DD5B652E0D3A"/>
        <w:category>
          <w:name w:val="General"/>
          <w:gallery w:val="placeholder"/>
        </w:category>
        <w:types>
          <w:type w:val="bbPlcHdr"/>
        </w:types>
        <w:behaviors>
          <w:behavior w:val="content"/>
        </w:behaviors>
        <w:guid w:val="{5A6E331B-6C4F-4B8F-9785-5A94C9E1B853}"/>
      </w:docPartPr>
      <w:docPartBody>
        <w:p w:rsidR="00F85413" w:rsidRDefault="00760E35" w:rsidP="00760E35">
          <w:pPr>
            <w:pStyle w:val="6864797D2677408DB910DD5B652E0D3A"/>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Narrow">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Montserrat Light">
    <w:altName w:val="Calibri"/>
    <w:panose1 w:val="00000000000000000000"/>
    <w:charset w:val="4D"/>
    <w:family w:val="auto"/>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E35"/>
    <w:rsid w:val="00027D7C"/>
    <w:rsid w:val="000A4C7C"/>
    <w:rsid w:val="001D0EAB"/>
    <w:rsid w:val="00260254"/>
    <w:rsid w:val="00352306"/>
    <w:rsid w:val="0043362A"/>
    <w:rsid w:val="004C1C23"/>
    <w:rsid w:val="0054575E"/>
    <w:rsid w:val="00580270"/>
    <w:rsid w:val="005E2F5D"/>
    <w:rsid w:val="006005E4"/>
    <w:rsid w:val="0062656B"/>
    <w:rsid w:val="00627FB7"/>
    <w:rsid w:val="00665F89"/>
    <w:rsid w:val="00687EB2"/>
    <w:rsid w:val="00760E35"/>
    <w:rsid w:val="00791774"/>
    <w:rsid w:val="007E4DA0"/>
    <w:rsid w:val="00832869"/>
    <w:rsid w:val="009B30BB"/>
    <w:rsid w:val="00A43C81"/>
    <w:rsid w:val="00BC5191"/>
    <w:rsid w:val="00D0429B"/>
    <w:rsid w:val="00D26985"/>
    <w:rsid w:val="00E316C1"/>
    <w:rsid w:val="00EB6042"/>
    <w:rsid w:val="00F24A58"/>
    <w:rsid w:val="00F44446"/>
    <w:rsid w:val="00F44AE2"/>
    <w:rsid w:val="00F854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60E35"/>
    <w:rPr>
      <w:color w:val="808080"/>
    </w:rPr>
  </w:style>
  <w:style w:type="paragraph" w:customStyle="1" w:styleId="4C8217B6A88743759255077954B4EC34">
    <w:name w:val="4C8217B6A88743759255077954B4EC34"/>
    <w:rsid w:val="00760E35"/>
  </w:style>
  <w:style w:type="paragraph" w:customStyle="1" w:styleId="B774ECC6DAEC4F4ABC6A1203512D94F9">
    <w:name w:val="B774ECC6DAEC4F4ABC6A1203512D94F9"/>
    <w:rsid w:val="00760E35"/>
  </w:style>
  <w:style w:type="paragraph" w:customStyle="1" w:styleId="6864797D2677408DB910DD5B652E0D3A">
    <w:name w:val="6864797D2677408DB910DD5B652E0D3A"/>
    <w:rsid w:val="00760E35"/>
  </w:style>
  <w:style w:type="paragraph" w:customStyle="1" w:styleId="DEEC8F6EDCDB4C6F9080FDABB6FF5C01">
    <w:name w:val="DEEC8F6EDCDB4C6F9080FDABB6FF5C01"/>
    <w:rsid w:val="00760E35"/>
  </w:style>
  <w:style w:type="paragraph" w:customStyle="1" w:styleId="7F7332C309B341B78000549CB6552E6C">
    <w:name w:val="7F7332C309B341B78000549CB6552E6C"/>
    <w:rsid w:val="00760E35"/>
  </w:style>
  <w:style w:type="paragraph" w:customStyle="1" w:styleId="A8DD72F875654B8099DA221E33D2179F">
    <w:name w:val="A8DD72F875654B8099DA221E33D2179F"/>
    <w:rsid w:val="00760E35"/>
  </w:style>
  <w:style w:type="paragraph" w:customStyle="1" w:styleId="14C5452A46D64823BA680394992C4B9D">
    <w:name w:val="14C5452A46D64823BA680394992C4B9D"/>
    <w:rsid w:val="001D0EAB"/>
  </w:style>
  <w:style w:type="paragraph" w:customStyle="1" w:styleId="568B612C3F804B8F877923C741AE38DE">
    <w:name w:val="568B612C3F804B8F877923C741AE38DE"/>
    <w:rsid w:val="001D0EAB"/>
  </w:style>
  <w:style w:type="paragraph" w:customStyle="1" w:styleId="EA700B61FEDB48E999196A6FDED431FE">
    <w:name w:val="EA700B61FEDB48E999196A6FDED431FE"/>
    <w:rsid w:val="001D0E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2020-12-02T00:00:00</PublishDate>
  <Abstract>Describe le método para la ejecución de la UE de la orden de SETC que serán procesadas por el OMS
 </Abstract>
  <CompanyAddress/>
  <CompanyPhone/>
  <CompanyFax/>
  <CompanyEmail>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59592E29CD72C489B5762453724E9C6" ma:contentTypeVersion="0" ma:contentTypeDescription="Crear nuevo documento." ma:contentTypeScope="" ma:versionID="747bc7645577eeed3f41c6f4a0462f13">
  <xsd:schema xmlns:xsd="http://www.w3.org/2001/XMLSchema" xmlns:xs="http://www.w3.org/2001/XMLSchema" xmlns:p="http://schemas.microsoft.com/office/2006/metadata/properties" targetNamespace="http://schemas.microsoft.com/office/2006/metadata/properties" ma:root="true" ma:fieldsID="3f6edc329ff236629c56e3b879b320d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E65820-E466-4DA4-9EE8-AFEEFB25DA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F354E23-90C4-41A9-8524-3AEB3AE68BF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42BD6E3-7222-4EAB-AA68-9E657A173786}">
  <ds:schemaRefs>
    <ds:schemaRef ds:uri="http://schemas.microsoft.com/sharepoint/v3/contenttype/forms"/>
  </ds:schemaRefs>
</ds:datastoreItem>
</file>

<file path=customXml/itemProps5.xml><?xml version="1.0" encoding="utf-8"?>
<ds:datastoreItem xmlns:ds="http://schemas.openxmlformats.org/officeDocument/2006/customXml" ds:itemID="{FE2A0D8D-8B3A-4A55-8912-858168A4C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22</Pages>
  <Words>4041</Words>
  <Characters>22231</Characters>
  <Application>Microsoft Office Word</Application>
  <DocSecurity>0</DocSecurity>
  <Lines>185</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UE Orden</vt:lpstr>
      <vt:lpstr>UE Orden</vt:lpstr>
    </vt:vector>
  </TitlesOfParts>
  <Company/>
  <LinksUpToDate>false</LinksUpToDate>
  <CharactersWithSpaces>26220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 Orden</dc:title>
  <dc:subject/>
  <dc:creator>CÓDIGO: SOR_OMS_Especificación de solución )</dc:creator>
  <cp:keywords/>
  <dc:description/>
  <cp:lastModifiedBy>eliseo gijon romero</cp:lastModifiedBy>
  <cp:revision>37</cp:revision>
  <dcterms:created xsi:type="dcterms:W3CDTF">2021-03-18T23:24:00Z</dcterms:created>
  <dcterms:modified xsi:type="dcterms:W3CDTF">2021-04-07T19:53:00Z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0x010100359592E29CD72C489B5762453724E9C6</vt:lpwstr>
  </property>
</Properties>
</file>