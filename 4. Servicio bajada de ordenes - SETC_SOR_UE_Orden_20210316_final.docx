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48224088"/>
        <w:docPartObj>
          <w:docPartGallery w:val="Cover Pages"/>
          <w:docPartUnique/>
        </w:docPartObj>
      </w:sdtPr>
      <w:sdtEndPr>
        <w:rPr>
          <w:rFonts w:ascii="Verdana" w:eastAsia="Verdana" w:hAnsi="Verdana" w:cs="Verdana"/>
          <w:sz w:val="20"/>
          <w:szCs w:val="20"/>
        </w:rPr>
      </w:sdtEndPr>
      <w:sdtContent>
        <w:p w14:paraId="67BBE043" w14:textId="2A29BE22" w:rsidR="00A375C5" w:rsidRDefault="00347868">
          <w:r>
            <w:rPr>
              <w:noProof/>
            </w:rPr>
            <w:drawing>
              <wp:anchor distT="0" distB="0" distL="114300" distR="114300" simplePos="0" relativeHeight="251664384" behindDoc="1" locked="0" layoutInCell="1" allowOverlap="1" wp14:anchorId="5B5C18AC" wp14:editId="3FD18FB1">
                <wp:simplePos x="0" y="0"/>
                <wp:positionH relativeFrom="page">
                  <wp:align>right</wp:align>
                </wp:positionH>
                <wp:positionV relativeFrom="paragraph">
                  <wp:posOffset>-720090</wp:posOffset>
                </wp:positionV>
                <wp:extent cx="7772400" cy="2895600"/>
                <wp:effectExtent l="0" t="0" r="0" b="0"/>
                <wp:wrapNone/>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engineering drawing&#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772400" cy="2895600"/>
                        </a:xfrm>
                        <a:prstGeom prst="rect">
                          <a:avLst/>
                        </a:prstGeom>
                      </pic:spPr>
                    </pic:pic>
                  </a:graphicData>
                </a:graphic>
                <wp14:sizeRelH relativeFrom="margin">
                  <wp14:pctWidth>0</wp14:pctWidth>
                </wp14:sizeRelH>
              </wp:anchor>
            </w:drawing>
          </w:r>
          <w:r w:rsidR="00A375C5">
            <w:rPr>
              <w:noProof/>
            </w:rPr>
            <mc:AlternateContent>
              <mc:Choice Requires="wps">
                <w:drawing>
                  <wp:anchor distT="0" distB="0" distL="114300" distR="114300" simplePos="0" relativeHeight="251660288" behindDoc="0" locked="0" layoutInCell="1" allowOverlap="1" wp14:anchorId="0887739B" wp14:editId="14F65AD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B0857" w14:textId="2D6AF657" w:rsidR="00A76B61" w:rsidRDefault="00A76B61">
                                <w:pPr>
                                  <w:pStyle w:val="Sinespaciado"/>
                                  <w:jc w:val="right"/>
                                  <w:rPr>
                                    <w:color w:val="595959" w:themeColor="text1" w:themeTint="A6"/>
                                    <w:sz w:val="18"/>
                                    <w:szCs w:val="18"/>
                                  </w:rPr>
                                </w:pPr>
                                <w:r>
                                  <w:rPr>
                                    <w:color w:val="595959" w:themeColor="text1" w:themeTint="A6"/>
                                    <w:sz w:val="28"/>
                                    <w:szCs w:val="28"/>
                                  </w:rPr>
                                  <w:t>Luis Angel Carrillo García</w:t>
                                </w: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87739B"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77FB0857" w14:textId="2D6AF657" w:rsidR="00A76B61" w:rsidRDefault="00A76B61">
                          <w:pPr>
                            <w:pStyle w:val="Sinespaciado"/>
                            <w:jc w:val="right"/>
                            <w:rPr>
                              <w:color w:val="595959" w:themeColor="text1" w:themeTint="A6"/>
                              <w:sz w:val="18"/>
                              <w:szCs w:val="18"/>
                            </w:rPr>
                          </w:pPr>
                          <w:r>
                            <w:rPr>
                              <w:color w:val="595959" w:themeColor="text1" w:themeTint="A6"/>
                              <w:sz w:val="28"/>
                              <w:szCs w:val="28"/>
                            </w:rPr>
                            <w:t>Luis Angel Carrillo García</w:t>
                          </w: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sidR="00A375C5">
            <w:rPr>
              <w:noProof/>
            </w:rPr>
            <mc:AlternateContent>
              <mc:Choice Requires="wps">
                <w:drawing>
                  <wp:anchor distT="0" distB="0" distL="114300" distR="114300" simplePos="0" relativeHeight="251661312" behindDoc="0" locked="0" layoutInCell="1" allowOverlap="1" wp14:anchorId="4D4CE1AE" wp14:editId="197AB19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7BEDC2" w14:textId="78048267" w:rsidR="00A76B61" w:rsidRPr="00A375C5" w:rsidRDefault="00A76B61">
                                <w:pPr>
                                  <w:pStyle w:val="Sinespaciado"/>
                                  <w:jc w:val="right"/>
                                  <w:rPr>
                                    <w:color w:val="4472C4" w:themeColor="accent1"/>
                                    <w:sz w:val="28"/>
                                    <w:szCs w:val="28"/>
                                  </w:rPr>
                                </w:pPr>
                                <w:r w:rsidRPr="00A375C5">
                                  <w:rPr>
                                    <w:color w:val="4472C4" w:themeColor="accent1"/>
                                    <w:sz w:val="28"/>
                                    <w:szCs w:val="28"/>
                                  </w:rPr>
                                  <w:t>Abstracto</w:t>
                                </w:r>
                              </w:p>
                              <w:p w14:paraId="515D2AEE" w14:textId="69CCEF5A" w:rsidR="00A76B61" w:rsidRPr="00A375C5" w:rsidRDefault="00A76B61">
                                <w:pPr>
                                  <w:pStyle w:val="Sinespaciado"/>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Describe le método para la ejecución de la UE de la orden de SETC que serán procesadas por el OMS</w:t>
                                    </w:r>
                                    <w:r>
                                      <w:rPr>
                                        <w:color w:val="595959" w:themeColor="text1" w:themeTint="A6"/>
                                        <w:sz w:val="20"/>
                                        <w:szCs w:val="20"/>
                                      </w:rPr>
                                      <w:b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D4CE1A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747BEDC2" w14:textId="78048267" w:rsidR="00A76B61" w:rsidRPr="00A375C5" w:rsidRDefault="00A76B61">
                          <w:pPr>
                            <w:pStyle w:val="Sinespaciado"/>
                            <w:jc w:val="right"/>
                            <w:rPr>
                              <w:color w:val="4472C4" w:themeColor="accent1"/>
                              <w:sz w:val="28"/>
                              <w:szCs w:val="28"/>
                            </w:rPr>
                          </w:pPr>
                          <w:r w:rsidRPr="00A375C5">
                            <w:rPr>
                              <w:color w:val="4472C4" w:themeColor="accent1"/>
                              <w:sz w:val="28"/>
                              <w:szCs w:val="28"/>
                            </w:rPr>
                            <w:t>Abstracto</w:t>
                          </w:r>
                        </w:p>
                        <w:p w14:paraId="515D2AEE" w14:textId="69CCEF5A" w:rsidR="00A76B61" w:rsidRPr="00A375C5" w:rsidRDefault="00A76B61">
                          <w:pPr>
                            <w:pStyle w:val="Sinespaciado"/>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Describe le método para la ejecución de la UE de la orden de SETC que serán procesadas por el OMS</w:t>
                              </w:r>
                              <w:r>
                                <w:rPr>
                                  <w:color w:val="595959" w:themeColor="text1" w:themeTint="A6"/>
                                  <w:sz w:val="20"/>
                                  <w:szCs w:val="20"/>
                                </w:rPr>
                                <w:br/>
                                <w:t xml:space="preserve"> </w:t>
                              </w:r>
                            </w:sdtContent>
                          </w:sdt>
                        </w:p>
                      </w:txbxContent>
                    </v:textbox>
                    <w10:wrap type="square" anchorx="page" anchory="page"/>
                  </v:shape>
                </w:pict>
              </mc:Fallback>
            </mc:AlternateContent>
          </w:r>
          <w:r w:rsidR="00A375C5">
            <w:rPr>
              <w:noProof/>
            </w:rPr>
            <mc:AlternateContent>
              <mc:Choice Requires="wps">
                <w:drawing>
                  <wp:anchor distT="0" distB="0" distL="114300" distR="114300" simplePos="0" relativeHeight="251659264" behindDoc="0" locked="0" layoutInCell="1" allowOverlap="1" wp14:anchorId="12FCD956" wp14:editId="092A710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4C53F" w14:textId="6308E75D" w:rsidR="00A76B61" w:rsidRDefault="00A76B61">
                                <w:pPr>
                                  <w:jc w:val="right"/>
                                  <w:rPr>
                                    <w:color w:val="4472C4" w:themeColor="accent1"/>
                                    <w:sz w:val="64"/>
                                    <w:szCs w:val="64"/>
                                  </w:rPr>
                                </w:pPr>
                                <w:sdt>
                                  <w:sdtPr>
                                    <w:rPr>
                                      <w:rFonts w:ascii="Verdana" w:eastAsia="Verdana" w:hAnsi="Verdana" w:cs="Verdana"/>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ascii="Verdana" w:eastAsia="Verdana" w:hAnsi="Verdana" w:cs="Verdana"/>
                                        <w:sz w:val="56"/>
                                        <w:szCs w:val="56"/>
                                      </w:rPr>
                                      <w:t>UE Orden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F500B75" w14:textId="0F2842D5" w:rsidR="00A76B61" w:rsidRDefault="00A76B61">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FCD956"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7E44C53F" w14:textId="6308E75D" w:rsidR="00A76B61" w:rsidRDefault="00A76B61">
                          <w:pPr>
                            <w:jc w:val="right"/>
                            <w:rPr>
                              <w:color w:val="4472C4" w:themeColor="accent1"/>
                              <w:sz w:val="64"/>
                              <w:szCs w:val="64"/>
                            </w:rPr>
                          </w:pPr>
                          <w:sdt>
                            <w:sdtPr>
                              <w:rPr>
                                <w:rFonts w:ascii="Verdana" w:eastAsia="Verdana" w:hAnsi="Verdana" w:cs="Verdana"/>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ascii="Verdana" w:eastAsia="Verdana" w:hAnsi="Verdana" w:cs="Verdana"/>
                                  <w:sz w:val="56"/>
                                  <w:szCs w:val="56"/>
                                </w:rPr>
                                <w:t>UE Orden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F500B75" w14:textId="0F2842D5" w:rsidR="00A76B61" w:rsidRDefault="00A76B61">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288CFE2F" w14:textId="2C4D3CFF" w:rsidR="00A375C5" w:rsidRDefault="00A375C5">
          <w:pPr>
            <w:rPr>
              <w:rFonts w:ascii="Verdana" w:eastAsia="Verdana" w:hAnsi="Verdana" w:cs="Verdana"/>
              <w:sz w:val="20"/>
              <w:szCs w:val="20"/>
            </w:rPr>
          </w:pPr>
          <w:r>
            <w:rPr>
              <w:noProof/>
            </w:rPr>
            <w:drawing>
              <wp:anchor distT="0" distB="0" distL="114300" distR="114300" simplePos="0" relativeHeight="251663360" behindDoc="1" locked="0" layoutInCell="1" allowOverlap="1" wp14:anchorId="30B573BE" wp14:editId="4764E57B">
                <wp:simplePos x="0" y="0"/>
                <wp:positionH relativeFrom="page">
                  <wp:posOffset>2857500</wp:posOffset>
                </wp:positionH>
                <wp:positionV relativeFrom="paragraph">
                  <wp:posOffset>228600</wp:posOffset>
                </wp:positionV>
                <wp:extent cx="1809750" cy="702945"/>
                <wp:effectExtent l="0" t="0" r="0" b="1905"/>
                <wp:wrapTight wrapText="bothSides">
                  <wp:wrapPolygon edited="0">
                    <wp:start x="0" y="0"/>
                    <wp:lineTo x="0" y="19317"/>
                    <wp:lineTo x="9777" y="21073"/>
                    <wp:lineTo x="21373" y="21073"/>
                    <wp:lineTo x="21373" y="8780"/>
                    <wp:lineTo x="20463" y="5854"/>
                    <wp:lineTo x="18189" y="0"/>
                    <wp:lineTo x="0" y="0"/>
                  </wp:wrapPolygon>
                </wp:wrapTight>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809750" cy="702945"/>
                        </a:xfrm>
                        <a:prstGeom prst="rect">
                          <a:avLst/>
                        </a:prstGeom>
                      </pic:spPr>
                    </pic:pic>
                  </a:graphicData>
                </a:graphic>
                <wp14:sizeRelH relativeFrom="margin">
                  <wp14:pctWidth>0</wp14:pctWidth>
                </wp14:sizeRelH>
                <wp14:sizeRelV relativeFrom="margin">
                  <wp14:pctHeight>0</wp14:pctHeight>
                </wp14:sizeRelV>
              </wp:anchor>
            </w:drawing>
          </w:r>
          <w:r>
            <w:rPr>
              <w:rFonts w:ascii="Verdana" w:eastAsia="Verdana" w:hAnsi="Verdana" w:cs="Verdana"/>
              <w:sz w:val="20"/>
              <w:szCs w:val="20"/>
            </w:rPr>
            <w:br w:type="page"/>
          </w:r>
        </w:p>
      </w:sdtContent>
    </w:sdt>
    <w:p w14:paraId="7B24DC09" w14:textId="2046B556" w:rsidR="00D90D85" w:rsidRDefault="00D90D85" w:rsidP="00BF7B77">
      <w:pPr>
        <w:rPr>
          <w:rFonts w:asciiTheme="minorHAnsi" w:hAnsiTheme="minorHAnsi" w:cstheme="minorHAnsi"/>
          <w:b/>
          <w:sz w:val="32"/>
          <w:szCs w:val="32"/>
        </w:rPr>
      </w:pPr>
      <w:bookmarkStart w:id="0" w:name="_Hlk25253030"/>
      <w:bookmarkStart w:id="1" w:name="_Hlk23926209"/>
    </w:p>
    <w:p w14:paraId="7878C1F9" w14:textId="74993D57" w:rsidR="00D90D85" w:rsidRDefault="00D90D85">
      <w:pPr>
        <w:rPr>
          <w:rFonts w:asciiTheme="minorHAnsi" w:hAnsiTheme="minorHAnsi" w:cstheme="minorHAnsi"/>
          <w:b/>
          <w:sz w:val="32"/>
          <w:szCs w:val="32"/>
        </w:rPr>
      </w:pPr>
    </w:p>
    <w:sdt>
      <w:sdtPr>
        <w:rPr>
          <w:rFonts w:ascii="Arial" w:eastAsia="Arial" w:hAnsi="Arial" w:cs="Arial"/>
          <w:b w:val="0"/>
          <w:color w:val="auto"/>
          <w:sz w:val="24"/>
          <w:szCs w:val="24"/>
        </w:rPr>
        <w:id w:val="-394434750"/>
        <w:docPartObj>
          <w:docPartGallery w:val="Table of Contents"/>
          <w:docPartUnique/>
        </w:docPartObj>
      </w:sdtPr>
      <w:sdtEndPr>
        <w:rPr>
          <w:bCs/>
          <w:noProof/>
        </w:rPr>
      </w:sdtEndPr>
      <w:sdtContent>
        <w:p w14:paraId="4BB65442" w14:textId="73C9A8C4" w:rsidR="00D90D85" w:rsidRPr="005819C4" w:rsidRDefault="00EC3542">
          <w:pPr>
            <w:pStyle w:val="TtulodeTDC"/>
          </w:pPr>
          <w:r w:rsidRPr="005819C4">
            <w:t>Contenido</w:t>
          </w:r>
        </w:p>
        <w:p w14:paraId="72E0896D" w14:textId="77777777" w:rsidR="00853B7C" w:rsidRPr="005819C4" w:rsidRDefault="00D90D85">
          <w:pPr>
            <w:pStyle w:val="TDC1"/>
            <w:tabs>
              <w:tab w:val="right" w:leader="dot" w:pos="10651"/>
            </w:tabs>
            <w:rPr>
              <w:rFonts w:asciiTheme="minorHAnsi" w:eastAsiaTheme="minorEastAsia" w:hAnsiTheme="minorHAnsi" w:cstheme="minorBidi"/>
              <w:b w:val="0"/>
              <w:noProof/>
              <w:sz w:val="22"/>
              <w:szCs w:val="22"/>
            </w:rPr>
          </w:pPr>
          <w:r w:rsidRPr="005819C4">
            <w:fldChar w:fldCharType="begin"/>
          </w:r>
          <w:r w:rsidRPr="005819C4">
            <w:instrText xml:space="preserve"> TOC \o "1-3" \h \z \u </w:instrText>
          </w:r>
          <w:r w:rsidRPr="005819C4">
            <w:fldChar w:fldCharType="separate"/>
          </w:r>
          <w:hyperlink w:anchor="_Toc66451682" w:history="1">
            <w:r w:rsidR="00853B7C" w:rsidRPr="005819C4">
              <w:rPr>
                <w:rStyle w:val="Hipervnculo"/>
                <w:rFonts w:ascii="Calibri" w:eastAsia="Calibri" w:hAnsi="Calibri" w:cs="Calibri"/>
                <w:noProof/>
              </w:rPr>
              <w:t>1. Presentación del Producto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_Toc66451682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2B051A0D" w14:textId="77777777" w:rsidR="00853B7C" w:rsidRPr="005819C4" w:rsidRDefault="00A76B61">
          <w:pPr>
            <w:pStyle w:val="TDC2"/>
            <w:tabs>
              <w:tab w:val="right" w:leader="dot" w:pos="10651"/>
            </w:tabs>
            <w:rPr>
              <w:rFonts w:asciiTheme="minorHAnsi" w:eastAsiaTheme="minorEastAsia" w:hAnsiTheme="minorHAnsi" w:cstheme="minorBidi"/>
              <w:noProof/>
              <w:sz w:val="22"/>
              <w:szCs w:val="22"/>
            </w:rPr>
          </w:pPr>
          <w:hyperlink w:anchor="_Toc66451683" w:history="1">
            <w:r w:rsidR="00853B7C" w:rsidRPr="005819C4">
              <w:rPr>
                <w:rStyle w:val="Hipervnculo"/>
                <w:rFonts w:ascii="Calibri" w:eastAsia="Calibri" w:hAnsi="Calibri" w:cs="Calibri"/>
                <w:noProof/>
              </w:rPr>
              <w:t>1.1 Objetivo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_Toc66451683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7DC53D82" w14:textId="77777777" w:rsidR="00853B7C" w:rsidRPr="005819C4" w:rsidRDefault="00A76B61">
          <w:pPr>
            <w:pStyle w:val="TDC2"/>
            <w:tabs>
              <w:tab w:val="right" w:leader="dot" w:pos="10651"/>
            </w:tabs>
            <w:rPr>
              <w:rFonts w:asciiTheme="minorHAnsi" w:eastAsiaTheme="minorEastAsia" w:hAnsiTheme="minorHAnsi" w:cstheme="minorBidi"/>
              <w:noProof/>
              <w:sz w:val="22"/>
              <w:szCs w:val="22"/>
            </w:rPr>
          </w:pPr>
          <w:hyperlink w:anchor="_Toc66451684" w:history="1">
            <w:r w:rsidR="00853B7C" w:rsidRPr="005819C4">
              <w:rPr>
                <w:rStyle w:val="Hipervnculo"/>
                <w:rFonts w:ascii="Calibri" w:eastAsia="Calibri" w:hAnsi="Calibri" w:cs="Calibri"/>
                <w:noProof/>
              </w:rPr>
              <w:t>1.2 Alcance</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_Toc66451684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12D5ADCC" w14:textId="77777777" w:rsidR="00853B7C" w:rsidRPr="005819C4" w:rsidRDefault="00A76B61">
          <w:pPr>
            <w:pStyle w:val="TDC2"/>
            <w:tabs>
              <w:tab w:val="right" w:leader="dot" w:pos="10651"/>
            </w:tabs>
            <w:rPr>
              <w:rFonts w:asciiTheme="minorHAnsi" w:eastAsiaTheme="minorEastAsia" w:hAnsiTheme="minorHAnsi" w:cstheme="minorBidi"/>
              <w:noProof/>
              <w:sz w:val="22"/>
              <w:szCs w:val="22"/>
            </w:rPr>
          </w:pPr>
          <w:hyperlink w:anchor="_Toc66451685" w:history="1">
            <w:r w:rsidR="00853B7C" w:rsidRPr="005819C4">
              <w:rPr>
                <w:rStyle w:val="Hipervnculo"/>
                <w:rFonts w:ascii="Calibri" w:eastAsia="Calibri" w:hAnsi="Calibri" w:cs="Calibri"/>
                <w:noProof/>
              </w:rPr>
              <w:t>1.3 Fuera de Alcance</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_Toc66451685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2A793178" w14:textId="77777777" w:rsidR="00853B7C" w:rsidRPr="005819C4" w:rsidRDefault="00A76B61">
          <w:pPr>
            <w:pStyle w:val="TDC2"/>
            <w:tabs>
              <w:tab w:val="right" w:leader="dot" w:pos="10651"/>
            </w:tabs>
            <w:rPr>
              <w:rFonts w:asciiTheme="minorHAnsi" w:eastAsiaTheme="minorEastAsia" w:hAnsiTheme="minorHAnsi" w:cstheme="minorBidi"/>
              <w:noProof/>
              <w:sz w:val="22"/>
              <w:szCs w:val="22"/>
            </w:rPr>
          </w:pPr>
          <w:hyperlink w:anchor="_Toc66451686" w:history="1">
            <w:r w:rsidR="00853B7C" w:rsidRPr="005819C4">
              <w:rPr>
                <w:rStyle w:val="Hipervnculo"/>
                <w:rFonts w:ascii="Calibri" w:eastAsia="Calibri" w:hAnsi="Calibri" w:cs="Calibri"/>
                <w:noProof/>
              </w:rPr>
              <w:t>1.4 Definición, Acrónimos y Abreviaturas</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_Toc66451686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066B9194" w14:textId="77777777" w:rsidR="00853B7C" w:rsidRPr="005819C4" w:rsidRDefault="00A76B61">
          <w:pPr>
            <w:pStyle w:val="TDC1"/>
            <w:tabs>
              <w:tab w:val="right" w:leader="dot" w:pos="10651"/>
            </w:tabs>
            <w:rPr>
              <w:rFonts w:asciiTheme="minorHAnsi" w:eastAsiaTheme="minorEastAsia" w:hAnsiTheme="minorHAnsi" w:cstheme="minorBidi"/>
              <w:b w:val="0"/>
              <w:noProof/>
              <w:sz w:val="22"/>
              <w:szCs w:val="22"/>
            </w:rPr>
          </w:pPr>
          <w:hyperlink w:anchor="_Toc66451687" w:history="1">
            <w:r w:rsidR="00853B7C" w:rsidRPr="005819C4">
              <w:rPr>
                <w:rStyle w:val="Hipervnculo"/>
                <w:rFonts w:ascii="Calibri" w:eastAsia="Calibri" w:hAnsi="Calibri" w:cs="Calibri"/>
                <w:noProof/>
              </w:rPr>
              <w:t>2. UE de Orden</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_Toc66451687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67BC8B18" w14:textId="77777777" w:rsidR="00853B7C" w:rsidRPr="005819C4" w:rsidRDefault="00A76B61">
          <w:pPr>
            <w:pStyle w:val="TDC1"/>
            <w:tabs>
              <w:tab w:val="right" w:leader="dot" w:pos="10651"/>
            </w:tabs>
            <w:rPr>
              <w:rFonts w:asciiTheme="minorHAnsi" w:eastAsiaTheme="minorEastAsia" w:hAnsiTheme="minorHAnsi" w:cstheme="minorBidi"/>
              <w:b w:val="0"/>
              <w:noProof/>
              <w:sz w:val="22"/>
              <w:szCs w:val="22"/>
            </w:rPr>
          </w:pPr>
          <w:hyperlink w:anchor="_Toc66451688" w:history="1">
            <w:r w:rsidR="00853B7C" w:rsidRPr="005819C4">
              <w:rPr>
                <w:rStyle w:val="Hipervnculo"/>
                <w:rFonts w:ascii="Calibri" w:eastAsia="Calibri" w:hAnsi="Calibri" w:cs="Calibri"/>
                <w:noProof/>
              </w:rPr>
              <w:t>3. Reglas de Negocio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_Toc66451688 \h </w:instrText>
            </w:r>
            <w:r w:rsidR="00853B7C" w:rsidRPr="005819C4">
              <w:rPr>
                <w:noProof/>
                <w:webHidden/>
              </w:rPr>
            </w:r>
            <w:r w:rsidR="00853B7C" w:rsidRPr="005819C4">
              <w:rPr>
                <w:noProof/>
                <w:webHidden/>
              </w:rPr>
              <w:fldChar w:fldCharType="separate"/>
            </w:r>
            <w:r w:rsidR="00853B7C" w:rsidRPr="005819C4">
              <w:rPr>
                <w:noProof/>
                <w:webHidden/>
              </w:rPr>
              <w:t>7</w:t>
            </w:r>
            <w:r w:rsidR="00853B7C" w:rsidRPr="005819C4">
              <w:rPr>
                <w:noProof/>
                <w:webHidden/>
              </w:rPr>
              <w:fldChar w:fldCharType="end"/>
            </w:r>
          </w:hyperlink>
        </w:p>
        <w:p w14:paraId="4730F7A0" w14:textId="77777777" w:rsidR="00853B7C" w:rsidRPr="005819C4" w:rsidRDefault="00A76B61">
          <w:pPr>
            <w:pStyle w:val="TDC1"/>
            <w:tabs>
              <w:tab w:val="right" w:leader="dot" w:pos="10651"/>
            </w:tabs>
            <w:rPr>
              <w:rFonts w:asciiTheme="minorHAnsi" w:eastAsiaTheme="minorEastAsia" w:hAnsiTheme="minorHAnsi" w:cstheme="minorBidi"/>
              <w:b w:val="0"/>
              <w:noProof/>
              <w:sz w:val="22"/>
              <w:szCs w:val="22"/>
            </w:rPr>
          </w:pPr>
          <w:hyperlink w:anchor="_Toc66451689" w:history="1">
            <w:r w:rsidR="00853B7C" w:rsidRPr="005819C4">
              <w:rPr>
                <w:rStyle w:val="Hipervnculo"/>
                <w:rFonts w:ascii="Calibri" w:eastAsia="Calibri" w:hAnsi="Calibri" w:cs="Calibri"/>
                <w:noProof/>
              </w:rPr>
              <w:t>4. OMS WMS – SPLIT de la orden Soriana.</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_Toc66451689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3C98A225" w14:textId="77777777" w:rsidR="00853B7C" w:rsidRPr="005819C4" w:rsidRDefault="00A76B61">
          <w:pPr>
            <w:pStyle w:val="TDC1"/>
            <w:tabs>
              <w:tab w:val="left" w:pos="540"/>
              <w:tab w:val="right" w:leader="dot" w:pos="10651"/>
            </w:tabs>
            <w:rPr>
              <w:rFonts w:asciiTheme="minorHAnsi" w:eastAsiaTheme="minorEastAsia" w:hAnsiTheme="minorHAnsi" w:cstheme="minorBidi"/>
              <w:b w:val="0"/>
              <w:noProof/>
              <w:sz w:val="22"/>
              <w:szCs w:val="22"/>
            </w:rPr>
          </w:pPr>
          <w:hyperlink w:anchor="_Toc66451690" w:history="1">
            <w:r w:rsidR="00853B7C" w:rsidRPr="005819C4">
              <w:rPr>
                <w:rStyle w:val="Hipervnculo"/>
                <w:rFonts w:eastAsia="Arial"/>
                <w:noProof/>
              </w:rPr>
              <w:t>A.</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Antecedente.</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_Toc66451690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46914A4B" w14:textId="77777777" w:rsidR="00853B7C" w:rsidRPr="005819C4" w:rsidRDefault="00A76B61">
          <w:pPr>
            <w:pStyle w:val="TDC1"/>
            <w:tabs>
              <w:tab w:val="left" w:pos="540"/>
              <w:tab w:val="right" w:leader="dot" w:pos="10651"/>
            </w:tabs>
            <w:rPr>
              <w:rFonts w:asciiTheme="minorHAnsi" w:eastAsiaTheme="minorEastAsia" w:hAnsiTheme="minorHAnsi" w:cstheme="minorBidi"/>
              <w:b w:val="0"/>
              <w:noProof/>
              <w:sz w:val="22"/>
              <w:szCs w:val="22"/>
            </w:rPr>
          </w:pPr>
          <w:hyperlink w:anchor="_Toc66451691" w:history="1">
            <w:r w:rsidR="00853B7C" w:rsidRPr="005819C4">
              <w:rPr>
                <w:rStyle w:val="Hipervnculo"/>
                <w:rFonts w:eastAsia="Arial"/>
                <w:noProof/>
              </w:rPr>
              <w:t>B.</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Objetivo.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_Toc66451691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4EDC0BD1" w14:textId="77777777" w:rsidR="00853B7C" w:rsidRPr="005819C4" w:rsidRDefault="00A76B61">
          <w:pPr>
            <w:pStyle w:val="TDC1"/>
            <w:tabs>
              <w:tab w:val="left" w:pos="540"/>
              <w:tab w:val="right" w:leader="dot" w:pos="10651"/>
            </w:tabs>
            <w:rPr>
              <w:rFonts w:asciiTheme="minorHAnsi" w:eastAsiaTheme="minorEastAsia" w:hAnsiTheme="minorHAnsi" w:cstheme="minorBidi"/>
              <w:b w:val="0"/>
              <w:noProof/>
              <w:sz w:val="22"/>
              <w:szCs w:val="22"/>
            </w:rPr>
          </w:pPr>
          <w:hyperlink w:anchor="_Toc66451692" w:history="1">
            <w:r w:rsidR="00853B7C" w:rsidRPr="005819C4">
              <w:rPr>
                <w:rStyle w:val="Hipervnculo"/>
                <w:rFonts w:eastAsia="Arial"/>
                <w:noProof/>
              </w:rPr>
              <w:t>C.</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Proceso de negocio SETC.</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_Toc66451692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6ABE3255" w14:textId="77777777" w:rsidR="00853B7C" w:rsidRPr="005819C4" w:rsidRDefault="00A76B61">
          <w:pPr>
            <w:pStyle w:val="TDC1"/>
            <w:tabs>
              <w:tab w:val="left" w:pos="540"/>
              <w:tab w:val="right" w:leader="dot" w:pos="10651"/>
            </w:tabs>
            <w:rPr>
              <w:rFonts w:asciiTheme="minorHAnsi" w:eastAsiaTheme="minorEastAsia" w:hAnsiTheme="minorHAnsi" w:cstheme="minorBidi"/>
              <w:b w:val="0"/>
              <w:noProof/>
              <w:sz w:val="22"/>
              <w:szCs w:val="22"/>
            </w:rPr>
          </w:pPr>
          <w:hyperlink w:anchor="_Toc66451693" w:history="1">
            <w:r w:rsidR="00853B7C" w:rsidRPr="005819C4">
              <w:rPr>
                <w:rStyle w:val="Hipervnculo"/>
                <w:rFonts w:eastAsia="Arial"/>
                <w:noProof/>
              </w:rPr>
              <w:t>D.</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Proceso OMS WMS propuesto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_Toc66451693 \h </w:instrText>
            </w:r>
            <w:r w:rsidR="00853B7C" w:rsidRPr="005819C4">
              <w:rPr>
                <w:noProof/>
                <w:webHidden/>
              </w:rPr>
            </w:r>
            <w:r w:rsidR="00853B7C" w:rsidRPr="005819C4">
              <w:rPr>
                <w:noProof/>
                <w:webHidden/>
              </w:rPr>
              <w:fldChar w:fldCharType="separate"/>
            </w:r>
            <w:r w:rsidR="00853B7C" w:rsidRPr="005819C4">
              <w:rPr>
                <w:noProof/>
                <w:webHidden/>
              </w:rPr>
              <w:t>11</w:t>
            </w:r>
            <w:r w:rsidR="00853B7C" w:rsidRPr="005819C4">
              <w:rPr>
                <w:noProof/>
                <w:webHidden/>
              </w:rPr>
              <w:fldChar w:fldCharType="end"/>
            </w:r>
          </w:hyperlink>
        </w:p>
        <w:p w14:paraId="1D9DC5D1" w14:textId="77777777" w:rsidR="00853B7C" w:rsidRPr="005819C4" w:rsidRDefault="00A76B61">
          <w:pPr>
            <w:pStyle w:val="TDC1"/>
            <w:tabs>
              <w:tab w:val="left" w:pos="540"/>
              <w:tab w:val="right" w:leader="dot" w:pos="10651"/>
            </w:tabs>
            <w:rPr>
              <w:rFonts w:asciiTheme="minorHAnsi" w:eastAsiaTheme="minorEastAsia" w:hAnsiTheme="minorHAnsi" w:cstheme="minorBidi"/>
              <w:b w:val="0"/>
              <w:noProof/>
              <w:sz w:val="22"/>
              <w:szCs w:val="22"/>
            </w:rPr>
          </w:pPr>
          <w:hyperlink w:anchor="_Toc66451694" w:history="1">
            <w:r w:rsidR="00853B7C" w:rsidRPr="005819C4">
              <w:rPr>
                <w:rStyle w:val="Hipervnculo"/>
                <w:rFonts w:eastAsia="Arial"/>
                <w:noProof/>
              </w:rPr>
              <w:t>E.</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Contexto base para definir el split</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_Toc66451694 \h </w:instrText>
            </w:r>
            <w:r w:rsidR="00853B7C" w:rsidRPr="005819C4">
              <w:rPr>
                <w:noProof/>
                <w:webHidden/>
              </w:rPr>
            </w:r>
            <w:r w:rsidR="00853B7C" w:rsidRPr="005819C4">
              <w:rPr>
                <w:noProof/>
                <w:webHidden/>
              </w:rPr>
              <w:fldChar w:fldCharType="separate"/>
            </w:r>
            <w:r w:rsidR="00853B7C" w:rsidRPr="005819C4">
              <w:rPr>
                <w:noProof/>
                <w:webHidden/>
              </w:rPr>
              <w:t>12</w:t>
            </w:r>
            <w:r w:rsidR="00853B7C" w:rsidRPr="005819C4">
              <w:rPr>
                <w:noProof/>
                <w:webHidden/>
              </w:rPr>
              <w:fldChar w:fldCharType="end"/>
            </w:r>
          </w:hyperlink>
        </w:p>
        <w:p w14:paraId="48BA9BB9" w14:textId="77777777" w:rsidR="00853B7C" w:rsidRPr="005819C4" w:rsidRDefault="00A76B61">
          <w:pPr>
            <w:pStyle w:val="TDC1"/>
            <w:tabs>
              <w:tab w:val="left" w:pos="540"/>
              <w:tab w:val="right" w:leader="dot" w:pos="10651"/>
            </w:tabs>
            <w:rPr>
              <w:rFonts w:asciiTheme="minorHAnsi" w:eastAsiaTheme="minorEastAsia" w:hAnsiTheme="minorHAnsi" w:cstheme="minorBidi"/>
              <w:b w:val="0"/>
              <w:noProof/>
              <w:sz w:val="22"/>
              <w:szCs w:val="22"/>
            </w:rPr>
          </w:pPr>
          <w:hyperlink w:anchor="_Toc66451695" w:history="1">
            <w:r w:rsidR="00853B7C" w:rsidRPr="005819C4">
              <w:rPr>
                <w:rStyle w:val="Hipervnculo"/>
                <w:rFonts w:eastAsia="Arial"/>
                <w:noProof/>
              </w:rPr>
              <w:t>F.</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Criterio de selección de tienda/almacén</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_Toc66451695 \h </w:instrText>
            </w:r>
            <w:r w:rsidR="00853B7C" w:rsidRPr="005819C4">
              <w:rPr>
                <w:noProof/>
                <w:webHidden/>
              </w:rPr>
            </w:r>
            <w:r w:rsidR="00853B7C" w:rsidRPr="005819C4">
              <w:rPr>
                <w:noProof/>
                <w:webHidden/>
              </w:rPr>
              <w:fldChar w:fldCharType="separate"/>
            </w:r>
            <w:r w:rsidR="00853B7C" w:rsidRPr="005819C4">
              <w:rPr>
                <w:noProof/>
                <w:webHidden/>
              </w:rPr>
              <w:t>16</w:t>
            </w:r>
            <w:r w:rsidR="00853B7C" w:rsidRPr="005819C4">
              <w:rPr>
                <w:noProof/>
                <w:webHidden/>
              </w:rPr>
              <w:fldChar w:fldCharType="end"/>
            </w:r>
          </w:hyperlink>
        </w:p>
        <w:p w14:paraId="39F4D5E9" w14:textId="77777777" w:rsidR="00853B7C" w:rsidRPr="005819C4" w:rsidRDefault="00A76B61">
          <w:pPr>
            <w:pStyle w:val="TDC1"/>
            <w:tabs>
              <w:tab w:val="left" w:pos="540"/>
              <w:tab w:val="right" w:leader="dot" w:pos="10651"/>
            </w:tabs>
            <w:rPr>
              <w:rFonts w:asciiTheme="minorHAnsi" w:eastAsiaTheme="minorEastAsia" w:hAnsiTheme="minorHAnsi" w:cstheme="minorBidi"/>
              <w:b w:val="0"/>
              <w:noProof/>
              <w:sz w:val="22"/>
              <w:szCs w:val="22"/>
            </w:rPr>
          </w:pPr>
          <w:hyperlink w:anchor="_Toc66451696" w:history="1">
            <w:r w:rsidR="00853B7C" w:rsidRPr="005819C4">
              <w:rPr>
                <w:rStyle w:val="Hipervnculo"/>
                <w:rFonts w:eastAsia="Arial"/>
                <w:noProof/>
              </w:rPr>
              <w:t>G.</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Geolocalización de tiendas/almacenes</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_Toc66451696 \h </w:instrText>
            </w:r>
            <w:r w:rsidR="00853B7C" w:rsidRPr="005819C4">
              <w:rPr>
                <w:noProof/>
                <w:webHidden/>
              </w:rPr>
            </w:r>
            <w:r w:rsidR="00853B7C" w:rsidRPr="005819C4">
              <w:rPr>
                <w:noProof/>
                <w:webHidden/>
              </w:rPr>
              <w:fldChar w:fldCharType="separate"/>
            </w:r>
            <w:r w:rsidR="00853B7C" w:rsidRPr="005819C4">
              <w:rPr>
                <w:noProof/>
                <w:webHidden/>
              </w:rPr>
              <w:t>17</w:t>
            </w:r>
            <w:r w:rsidR="00853B7C" w:rsidRPr="005819C4">
              <w:rPr>
                <w:noProof/>
                <w:webHidden/>
              </w:rPr>
              <w:fldChar w:fldCharType="end"/>
            </w:r>
          </w:hyperlink>
        </w:p>
        <w:p w14:paraId="2CCB49E9" w14:textId="72822347" w:rsidR="00D90D85" w:rsidRPr="005819C4" w:rsidRDefault="00D90D85">
          <w:r w:rsidRPr="005819C4">
            <w:rPr>
              <w:b/>
              <w:bCs/>
              <w:noProof/>
            </w:rPr>
            <w:fldChar w:fldCharType="end"/>
          </w:r>
        </w:p>
      </w:sdtContent>
    </w:sdt>
    <w:p w14:paraId="53A7644E" w14:textId="4FDC12D8" w:rsidR="00D90D85" w:rsidRPr="005819C4" w:rsidRDefault="00D90D85">
      <w:pPr>
        <w:rPr>
          <w:rFonts w:asciiTheme="minorHAnsi" w:hAnsiTheme="minorHAnsi" w:cstheme="minorHAnsi"/>
          <w:b/>
          <w:sz w:val="32"/>
          <w:szCs w:val="32"/>
        </w:rPr>
      </w:pPr>
    </w:p>
    <w:p w14:paraId="48CBD783" w14:textId="4F179DC5" w:rsidR="00D90D85" w:rsidRPr="005819C4" w:rsidRDefault="00D90D85">
      <w:pPr>
        <w:rPr>
          <w:rFonts w:asciiTheme="minorHAnsi" w:hAnsiTheme="minorHAnsi" w:cstheme="minorHAnsi"/>
          <w:b/>
          <w:sz w:val="32"/>
          <w:szCs w:val="32"/>
        </w:rPr>
      </w:pPr>
    </w:p>
    <w:p w14:paraId="580C7EF5" w14:textId="726F6886" w:rsidR="00D90D85" w:rsidRPr="005819C4" w:rsidRDefault="00D90D85">
      <w:pPr>
        <w:rPr>
          <w:rFonts w:asciiTheme="minorHAnsi" w:hAnsiTheme="minorHAnsi" w:cstheme="minorHAnsi"/>
          <w:b/>
          <w:sz w:val="32"/>
          <w:szCs w:val="32"/>
        </w:rPr>
      </w:pPr>
    </w:p>
    <w:p w14:paraId="3709CF9F" w14:textId="0E6ED2D1" w:rsidR="00D90D85" w:rsidRPr="005819C4" w:rsidRDefault="00D90D85">
      <w:pPr>
        <w:rPr>
          <w:rFonts w:asciiTheme="minorHAnsi" w:hAnsiTheme="minorHAnsi" w:cstheme="minorHAnsi"/>
          <w:b/>
          <w:sz w:val="32"/>
          <w:szCs w:val="32"/>
        </w:rPr>
      </w:pPr>
    </w:p>
    <w:p w14:paraId="4C9A5D6A" w14:textId="58FE7BE8" w:rsidR="00D90D85" w:rsidRPr="005819C4" w:rsidRDefault="00D90D85">
      <w:pPr>
        <w:rPr>
          <w:rFonts w:asciiTheme="minorHAnsi" w:hAnsiTheme="minorHAnsi" w:cstheme="minorHAnsi"/>
          <w:b/>
          <w:sz w:val="32"/>
          <w:szCs w:val="32"/>
        </w:rPr>
      </w:pPr>
    </w:p>
    <w:p w14:paraId="35E4494D" w14:textId="11DCD688" w:rsidR="00D90D85" w:rsidRPr="005819C4" w:rsidRDefault="00D90D85">
      <w:pPr>
        <w:rPr>
          <w:rFonts w:asciiTheme="minorHAnsi" w:hAnsiTheme="minorHAnsi" w:cstheme="minorHAnsi"/>
          <w:b/>
          <w:sz w:val="32"/>
          <w:szCs w:val="32"/>
        </w:rPr>
      </w:pPr>
    </w:p>
    <w:p w14:paraId="601EE4CA" w14:textId="1C3BFADE" w:rsidR="00D90D85" w:rsidRPr="005819C4" w:rsidRDefault="00D90D85">
      <w:pPr>
        <w:rPr>
          <w:rFonts w:asciiTheme="minorHAnsi" w:hAnsiTheme="minorHAnsi" w:cstheme="minorHAnsi"/>
          <w:b/>
          <w:sz w:val="32"/>
          <w:szCs w:val="32"/>
        </w:rPr>
      </w:pPr>
    </w:p>
    <w:p w14:paraId="4413D630" w14:textId="480CCA7A" w:rsidR="00D90D85" w:rsidRPr="005819C4" w:rsidRDefault="00D90D85">
      <w:pPr>
        <w:rPr>
          <w:rFonts w:asciiTheme="minorHAnsi" w:hAnsiTheme="minorHAnsi" w:cstheme="minorHAnsi"/>
          <w:b/>
          <w:sz w:val="32"/>
          <w:szCs w:val="32"/>
        </w:rPr>
      </w:pPr>
    </w:p>
    <w:p w14:paraId="2DC07866" w14:textId="4BD79EDF" w:rsidR="00D90D85" w:rsidRPr="005819C4" w:rsidRDefault="00D90D85">
      <w:pPr>
        <w:rPr>
          <w:rFonts w:asciiTheme="minorHAnsi" w:hAnsiTheme="minorHAnsi" w:cstheme="minorHAnsi"/>
          <w:b/>
          <w:sz w:val="32"/>
          <w:szCs w:val="32"/>
        </w:rPr>
      </w:pPr>
    </w:p>
    <w:p w14:paraId="29F6A53C" w14:textId="762DA890" w:rsidR="00D90D85" w:rsidRPr="005819C4" w:rsidRDefault="00D90D85">
      <w:pPr>
        <w:rPr>
          <w:rFonts w:asciiTheme="minorHAnsi" w:hAnsiTheme="minorHAnsi" w:cstheme="minorHAnsi"/>
          <w:b/>
          <w:sz w:val="32"/>
          <w:szCs w:val="32"/>
        </w:rPr>
      </w:pPr>
    </w:p>
    <w:p w14:paraId="50A89E3D" w14:textId="6FCB62CC" w:rsidR="00D90D85" w:rsidRPr="005819C4" w:rsidRDefault="00D90D85">
      <w:pPr>
        <w:rPr>
          <w:rFonts w:asciiTheme="minorHAnsi" w:hAnsiTheme="minorHAnsi" w:cstheme="minorHAnsi"/>
          <w:b/>
          <w:sz w:val="32"/>
          <w:szCs w:val="32"/>
        </w:rPr>
      </w:pPr>
    </w:p>
    <w:p w14:paraId="689A27BD" w14:textId="7CF372C5" w:rsidR="00D90D85" w:rsidRPr="005819C4" w:rsidRDefault="00D90D85">
      <w:pPr>
        <w:rPr>
          <w:rFonts w:asciiTheme="minorHAnsi" w:hAnsiTheme="minorHAnsi" w:cstheme="minorHAnsi"/>
          <w:b/>
          <w:sz w:val="32"/>
          <w:szCs w:val="32"/>
        </w:rPr>
      </w:pPr>
    </w:p>
    <w:p w14:paraId="2286EC19" w14:textId="2D1C50BA" w:rsidR="00D90D85" w:rsidRPr="005819C4" w:rsidRDefault="00D90D85">
      <w:pPr>
        <w:rPr>
          <w:rFonts w:asciiTheme="minorHAnsi" w:hAnsiTheme="minorHAnsi" w:cstheme="minorHAnsi"/>
          <w:b/>
          <w:sz w:val="32"/>
          <w:szCs w:val="32"/>
        </w:rPr>
      </w:pPr>
    </w:p>
    <w:p w14:paraId="65EBE146" w14:textId="77777777" w:rsidR="00BC7C72" w:rsidRPr="005819C4" w:rsidRDefault="00BC7C72" w:rsidP="00BF7B77">
      <w:pPr>
        <w:rPr>
          <w:rFonts w:asciiTheme="minorHAnsi" w:hAnsiTheme="minorHAnsi" w:cstheme="minorHAnsi"/>
          <w:b/>
          <w:sz w:val="32"/>
          <w:szCs w:val="32"/>
        </w:rPr>
      </w:pPr>
    </w:p>
    <w:p w14:paraId="1DF4C321" w14:textId="6AF604D9" w:rsidR="00BF7B77" w:rsidRPr="005819C4" w:rsidRDefault="00BF7B77" w:rsidP="00BF7B77">
      <w:pPr>
        <w:rPr>
          <w:rFonts w:asciiTheme="minorHAnsi" w:hAnsiTheme="minorHAnsi" w:cstheme="minorHAnsi"/>
          <w:b/>
          <w:sz w:val="32"/>
          <w:szCs w:val="32"/>
        </w:rPr>
      </w:pPr>
      <w:r w:rsidRPr="005819C4">
        <w:rPr>
          <w:rFonts w:asciiTheme="minorHAnsi" w:hAnsiTheme="minorHAnsi" w:cstheme="minorHAnsi"/>
          <w:b/>
          <w:sz w:val="32"/>
          <w:szCs w:val="32"/>
        </w:rPr>
        <w:t xml:space="preserve">Identificación </w:t>
      </w:r>
      <w:bookmarkStart w:id="2" w:name="_Hlk25253009"/>
      <w:r w:rsidRPr="005819C4">
        <w:rPr>
          <w:rFonts w:asciiTheme="minorHAnsi" w:hAnsiTheme="minorHAnsi" w:cstheme="minorHAnsi"/>
          <w:b/>
          <w:sz w:val="32"/>
          <w:szCs w:val="32"/>
        </w:rPr>
        <w:t>del Proyecto</w:t>
      </w:r>
    </w:p>
    <w:p w14:paraId="51EE9138" w14:textId="77777777" w:rsidR="00BF7B77" w:rsidRPr="005819C4" w:rsidRDefault="00BF7B77" w:rsidP="00BF7B77">
      <w:pPr>
        <w:jc w:val="both"/>
        <w:rPr>
          <w:rFonts w:asciiTheme="minorHAnsi" w:hAnsiTheme="minorHAnsi" w:cstheme="minorHAnsi"/>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9"/>
        <w:gridCol w:w="6252"/>
      </w:tblGrid>
      <w:tr w:rsidR="001C78DD" w:rsidRPr="005819C4" w14:paraId="1684D611" w14:textId="77777777" w:rsidTr="002174B9">
        <w:trPr>
          <w:trHeight w:val="445"/>
        </w:trPr>
        <w:tc>
          <w:tcPr>
            <w:tcW w:w="2065" w:type="pct"/>
            <w:shd w:val="clear" w:color="auto" w:fill="A6A6A6" w:themeFill="background1" w:themeFillShade="A6"/>
          </w:tcPr>
          <w:p w14:paraId="4845EF14" w14:textId="77777777" w:rsidR="001C78DD" w:rsidRPr="005819C4" w:rsidRDefault="001C78DD" w:rsidP="001C78DD">
            <w:pPr>
              <w:pStyle w:val="formtext"/>
              <w:rPr>
                <w:rFonts w:asciiTheme="minorHAnsi" w:eastAsia="Arial Unicode MS" w:hAnsiTheme="minorHAnsi" w:cstheme="minorHAnsi"/>
                <w:i w:val="0"/>
                <w:color w:val="FFFFFF" w:themeColor="background1"/>
                <w:sz w:val="20"/>
              </w:rPr>
            </w:pPr>
            <w:r w:rsidRPr="005819C4">
              <w:rPr>
                <w:rFonts w:asciiTheme="minorHAnsi" w:hAnsiTheme="minorHAnsi" w:cstheme="minorHAnsi"/>
                <w:i w:val="0"/>
                <w:color w:val="FFFFFF" w:themeColor="background1"/>
                <w:sz w:val="20"/>
              </w:rPr>
              <w:br w:type="page"/>
            </w:r>
            <w:r w:rsidRPr="005819C4">
              <w:rPr>
                <w:rFonts w:asciiTheme="minorHAnsi" w:eastAsia="Arial Unicode MS" w:hAnsiTheme="minorHAnsi" w:cstheme="minorHAnsi"/>
                <w:i w:val="0"/>
                <w:color w:val="FFFFFF" w:themeColor="background1"/>
                <w:sz w:val="20"/>
              </w:rPr>
              <w:t>Proyecto</w:t>
            </w:r>
          </w:p>
        </w:tc>
        <w:tc>
          <w:tcPr>
            <w:tcW w:w="2935" w:type="pct"/>
            <w:vAlign w:val="center"/>
          </w:tcPr>
          <w:p w14:paraId="2A39AB7F" w14:textId="77777777" w:rsidR="001C78DD" w:rsidRPr="005819C4" w:rsidRDefault="001C78DD"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 xml:space="preserve">OMS </w:t>
            </w:r>
            <w:r w:rsidR="007D0789" w:rsidRPr="005819C4">
              <w:rPr>
                <w:rFonts w:asciiTheme="minorHAnsi" w:eastAsia="Arial Unicode MS" w:hAnsiTheme="minorHAnsi" w:cstheme="minorHAnsi"/>
                <w:bCs/>
                <w:i w:val="0"/>
                <w:iCs/>
                <w:sz w:val="20"/>
              </w:rPr>
              <w:t>Mercurio</w:t>
            </w:r>
          </w:p>
          <w:p w14:paraId="7CBA6A16" w14:textId="7D9CCC0E" w:rsidR="008A5302" w:rsidRPr="005819C4" w:rsidRDefault="008A5302"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OMS WMS</w:t>
            </w:r>
          </w:p>
        </w:tc>
      </w:tr>
      <w:tr w:rsidR="001C78DD" w:rsidRPr="005819C4" w14:paraId="0B28D740" w14:textId="77777777" w:rsidTr="002174B9">
        <w:trPr>
          <w:trHeight w:val="445"/>
        </w:trPr>
        <w:tc>
          <w:tcPr>
            <w:tcW w:w="2065" w:type="pct"/>
            <w:shd w:val="clear" w:color="auto" w:fill="A6A6A6" w:themeFill="background1" w:themeFillShade="A6"/>
          </w:tcPr>
          <w:p w14:paraId="4D27F97E" w14:textId="603A7EA5" w:rsidR="001C78DD" w:rsidRPr="005819C4" w:rsidRDefault="00201DCA" w:rsidP="001C78DD">
            <w:pPr>
              <w:pStyle w:val="formtext"/>
              <w:rPr>
                <w:rFonts w:asciiTheme="minorHAnsi" w:eastAsia="Arial Unicode MS" w:hAnsiTheme="minorHAnsi" w:cstheme="minorHAnsi"/>
                <w:i w:val="0"/>
                <w:color w:val="FFFFFF" w:themeColor="background1"/>
                <w:sz w:val="20"/>
              </w:rPr>
            </w:pPr>
            <w:r w:rsidRPr="005819C4">
              <w:rPr>
                <w:rFonts w:asciiTheme="minorHAnsi" w:eastAsia="Arial Unicode MS" w:hAnsiTheme="minorHAnsi" w:cstheme="minorHAnsi"/>
                <w:i w:val="0"/>
                <w:color w:val="FFFFFF" w:themeColor="background1"/>
                <w:sz w:val="20"/>
              </w:rPr>
              <w:t>Líder</w:t>
            </w:r>
            <w:r w:rsidR="001C78DD" w:rsidRPr="005819C4">
              <w:rPr>
                <w:rFonts w:asciiTheme="minorHAnsi" w:eastAsia="Arial Unicode MS" w:hAnsiTheme="minorHAnsi" w:cstheme="minorHAnsi"/>
                <w:i w:val="0"/>
                <w:color w:val="FFFFFF" w:themeColor="background1"/>
                <w:sz w:val="20"/>
              </w:rPr>
              <w:t xml:space="preserve"> Soriana</w:t>
            </w:r>
          </w:p>
        </w:tc>
        <w:tc>
          <w:tcPr>
            <w:tcW w:w="2935" w:type="pct"/>
            <w:vAlign w:val="center"/>
          </w:tcPr>
          <w:p w14:paraId="119B3ABB" w14:textId="414D7443" w:rsidR="001C78DD" w:rsidRPr="005819C4" w:rsidRDefault="008A5302"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Antonio Gutiérrez Rosas</w:t>
            </w:r>
          </w:p>
        </w:tc>
      </w:tr>
      <w:tr w:rsidR="001C78DD" w:rsidRPr="005819C4" w14:paraId="375E8AB9" w14:textId="77777777" w:rsidTr="002174B9">
        <w:trPr>
          <w:trHeight w:val="445"/>
        </w:trPr>
        <w:tc>
          <w:tcPr>
            <w:tcW w:w="2065" w:type="pct"/>
            <w:shd w:val="clear" w:color="auto" w:fill="A6A6A6" w:themeFill="background1" w:themeFillShade="A6"/>
          </w:tcPr>
          <w:p w14:paraId="38D67862" w14:textId="7ABFDF90" w:rsidR="001C78DD" w:rsidRPr="005819C4" w:rsidRDefault="001C78DD" w:rsidP="001C78DD">
            <w:pPr>
              <w:pStyle w:val="formtext"/>
              <w:rPr>
                <w:rFonts w:asciiTheme="minorHAnsi" w:eastAsia="Arial Unicode MS" w:hAnsiTheme="minorHAnsi" w:cstheme="minorHAnsi"/>
                <w:i w:val="0"/>
                <w:color w:val="FFFFFF" w:themeColor="background1"/>
                <w:sz w:val="20"/>
              </w:rPr>
            </w:pPr>
            <w:r w:rsidRPr="005819C4">
              <w:rPr>
                <w:rFonts w:asciiTheme="minorHAnsi" w:eastAsia="Arial Unicode MS" w:hAnsiTheme="minorHAnsi" w:cstheme="minorHAnsi"/>
                <w:i w:val="0"/>
                <w:color w:val="FFFFFF" w:themeColor="background1"/>
                <w:sz w:val="20"/>
              </w:rPr>
              <w:t>Líder ITechdev</w:t>
            </w:r>
          </w:p>
        </w:tc>
        <w:tc>
          <w:tcPr>
            <w:tcW w:w="2935" w:type="pct"/>
            <w:vAlign w:val="center"/>
          </w:tcPr>
          <w:p w14:paraId="0987BCB1" w14:textId="662AB5E6" w:rsidR="001C78DD" w:rsidRPr="005819C4" w:rsidRDefault="001C78DD"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Juan Carlos Guajardo Chávez</w:t>
            </w:r>
          </w:p>
        </w:tc>
      </w:tr>
      <w:tr w:rsidR="001C78DD" w:rsidRPr="005819C4" w14:paraId="307C52E0" w14:textId="77777777" w:rsidTr="002174B9">
        <w:trPr>
          <w:trHeight w:val="445"/>
        </w:trPr>
        <w:tc>
          <w:tcPr>
            <w:tcW w:w="2065" w:type="pct"/>
            <w:shd w:val="clear" w:color="auto" w:fill="A6A6A6" w:themeFill="background1" w:themeFillShade="A6"/>
          </w:tcPr>
          <w:p w14:paraId="562A1D84" w14:textId="0028BDAC" w:rsidR="001C78DD" w:rsidRPr="005819C4" w:rsidRDefault="001C78DD" w:rsidP="001C78DD">
            <w:pPr>
              <w:pStyle w:val="formtext"/>
              <w:rPr>
                <w:rFonts w:asciiTheme="minorHAnsi" w:eastAsia="Arial Unicode MS" w:hAnsiTheme="minorHAnsi" w:cstheme="minorHAnsi"/>
                <w:i w:val="0"/>
                <w:color w:val="FFFFFF" w:themeColor="background1"/>
                <w:sz w:val="20"/>
              </w:rPr>
            </w:pPr>
            <w:r w:rsidRPr="005819C4">
              <w:rPr>
                <w:rFonts w:asciiTheme="minorHAnsi" w:eastAsia="Arial Unicode MS" w:hAnsiTheme="minorHAnsi" w:cstheme="minorHAnsi"/>
                <w:i w:val="0"/>
                <w:color w:val="FFFFFF" w:themeColor="background1"/>
                <w:sz w:val="20"/>
              </w:rPr>
              <w:t>Analista</w:t>
            </w:r>
          </w:p>
        </w:tc>
        <w:tc>
          <w:tcPr>
            <w:tcW w:w="2935" w:type="pct"/>
            <w:vAlign w:val="center"/>
          </w:tcPr>
          <w:p w14:paraId="28BB3210" w14:textId="3878D4F2" w:rsidR="001C78DD" w:rsidRPr="005819C4" w:rsidRDefault="001C78DD"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Luis Angel Carrillo García</w:t>
            </w:r>
          </w:p>
        </w:tc>
      </w:tr>
      <w:bookmarkEnd w:id="2"/>
    </w:tbl>
    <w:p w14:paraId="15C900DE" w14:textId="77777777" w:rsidR="00BF7B77" w:rsidRPr="005819C4" w:rsidRDefault="00BF7B77" w:rsidP="00BF7B77">
      <w:pPr>
        <w:rPr>
          <w:rFonts w:asciiTheme="minorHAnsi" w:hAnsiTheme="minorHAnsi" w:cstheme="minorHAnsi"/>
          <w:b/>
          <w:sz w:val="32"/>
          <w:szCs w:val="32"/>
        </w:rPr>
      </w:pPr>
    </w:p>
    <w:bookmarkEnd w:id="0"/>
    <w:p w14:paraId="5B32F520" w14:textId="77777777" w:rsidR="00BF7B77" w:rsidRPr="005819C4" w:rsidRDefault="00BF7B77" w:rsidP="00BF7B77">
      <w:pPr>
        <w:rPr>
          <w:rFonts w:asciiTheme="minorHAnsi" w:hAnsiTheme="minorHAnsi" w:cstheme="minorHAnsi"/>
          <w:b/>
          <w:sz w:val="32"/>
          <w:szCs w:val="32"/>
        </w:rPr>
      </w:pPr>
      <w:r w:rsidRPr="005819C4">
        <w:rPr>
          <w:rFonts w:asciiTheme="minorHAnsi" w:hAnsiTheme="minorHAnsi" w:cstheme="minorHAnsi"/>
          <w:b/>
          <w:sz w:val="32"/>
          <w:szCs w:val="32"/>
        </w:rPr>
        <w:t>Control de Versiones</w:t>
      </w:r>
    </w:p>
    <w:p w14:paraId="4CF2BA78" w14:textId="77777777" w:rsidR="00BF7B77" w:rsidRPr="005819C4" w:rsidRDefault="00BF7B77" w:rsidP="00BF7B77">
      <w:pPr>
        <w:jc w:val="both"/>
        <w:rPr>
          <w:rFonts w:asciiTheme="minorHAnsi" w:hAnsiTheme="minorHAnsi" w:cstheme="minorHAnsi"/>
          <w:szCs w:val="20"/>
        </w:rPr>
      </w:pPr>
    </w:p>
    <w:tbl>
      <w:tblPr>
        <w:tblStyle w:val="TablaOXXO"/>
        <w:tblW w:w="5000" w:type="pct"/>
        <w:tblLook w:val="04A0" w:firstRow="1" w:lastRow="0" w:firstColumn="1" w:lastColumn="0" w:noHBand="0" w:noVBand="1"/>
      </w:tblPr>
      <w:tblGrid>
        <w:gridCol w:w="1581"/>
        <w:gridCol w:w="2682"/>
        <w:gridCol w:w="3208"/>
        <w:gridCol w:w="3180"/>
      </w:tblGrid>
      <w:tr w:rsidR="00BF7B77" w:rsidRPr="005819C4" w14:paraId="2ACC1D11" w14:textId="77777777" w:rsidTr="002174B9">
        <w:trPr>
          <w:cnfStyle w:val="100000000000" w:firstRow="1" w:lastRow="0" w:firstColumn="0" w:lastColumn="0" w:oddVBand="0" w:evenVBand="0" w:oddHBand="0" w:evenHBand="0" w:firstRowFirstColumn="0" w:firstRowLastColumn="0" w:lastRowFirstColumn="0" w:lastRowLastColumn="0"/>
          <w:trHeight w:val="256"/>
        </w:trPr>
        <w:tc>
          <w:tcPr>
            <w:tcW w:w="742" w:type="pct"/>
            <w:shd w:val="clear" w:color="auto" w:fill="A6A6A6" w:themeFill="background1" w:themeFillShade="A6"/>
          </w:tcPr>
          <w:p w14:paraId="16E87260"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No. de Versión</w:t>
            </w:r>
          </w:p>
        </w:tc>
        <w:tc>
          <w:tcPr>
            <w:tcW w:w="1259" w:type="pct"/>
            <w:shd w:val="clear" w:color="auto" w:fill="A6A6A6" w:themeFill="background1" w:themeFillShade="A6"/>
          </w:tcPr>
          <w:p w14:paraId="6E788C1D"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Fecha de cambio</w:t>
            </w:r>
          </w:p>
        </w:tc>
        <w:tc>
          <w:tcPr>
            <w:tcW w:w="1506" w:type="pct"/>
            <w:shd w:val="clear" w:color="auto" w:fill="A6A6A6" w:themeFill="background1" w:themeFillShade="A6"/>
          </w:tcPr>
          <w:p w14:paraId="21A41A11"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Autor</w:t>
            </w:r>
          </w:p>
        </w:tc>
        <w:tc>
          <w:tcPr>
            <w:tcW w:w="1493" w:type="pct"/>
            <w:shd w:val="clear" w:color="auto" w:fill="A6A6A6" w:themeFill="background1" w:themeFillShade="A6"/>
          </w:tcPr>
          <w:p w14:paraId="2F88B673"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Comentarios</w:t>
            </w:r>
          </w:p>
        </w:tc>
      </w:tr>
      <w:tr w:rsidR="00BF7B77" w:rsidRPr="005819C4" w14:paraId="4564842F" w14:textId="77777777" w:rsidTr="002174B9">
        <w:trPr>
          <w:cnfStyle w:val="000000100000" w:firstRow="0" w:lastRow="0" w:firstColumn="0" w:lastColumn="0" w:oddVBand="0" w:evenVBand="0" w:oddHBand="1" w:evenHBand="0" w:firstRowFirstColumn="0" w:firstRowLastColumn="0" w:lastRowFirstColumn="0" w:lastRowLastColumn="0"/>
          <w:trHeight w:val="256"/>
        </w:trPr>
        <w:tc>
          <w:tcPr>
            <w:tcW w:w="742" w:type="pct"/>
            <w:shd w:val="clear" w:color="auto" w:fill="auto"/>
          </w:tcPr>
          <w:p w14:paraId="7383CCFF" w14:textId="77777777" w:rsidR="00BF7B77" w:rsidRPr="005819C4" w:rsidRDefault="00BF7B77" w:rsidP="004A4772">
            <w:pPr>
              <w:jc w:val="center"/>
              <w:rPr>
                <w:rFonts w:asciiTheme="minorHAnsi" w:hAnsiTheme="minorHAnsi" w:cstheme="minorHAnsi"/>
                <w:szCs w:val="20"/>
              </w:rPr>
            </w:pPr>
            <w:r w:rsidRPr="005819C4">
              <w:rPr>
                <w:rFonts w:asciiTheme="minorHAnsi" w:hAnsiTheme="minorHAnsi" w:cstheme="minorHAnsi"/>
                <w:sz w:val="20"/>
              </w:rPr>
              <w:t>1.0</w:t>
            </w:r>
          </w:p>
        </w:tc>
        <w:tc>
          <w:tcPr>
            <w:tcW w:w="1259" w:type="pct"/>
            <w:shd w:val="clear" w:color="auto" w:fill="auto"/>
          </w:tcPr>
          <w:p w14:paraId="225C38D7" w14:textId="532F7023" w:rsidR="00BF7B77" w:rsidRPr="005819C4" w:rsidRDefault="003A0293" w:rsidP="004A4772">
            <w:pPr>
              <w:jc w:val="center"/>
              <w:rPr>
                <w:rFonts w:asciiTheme="minorHAnsi" w:hAnsiTheme="minorHAnsi" w:cstheme="minorHAnsi"/>
                <w:szCs w:val="20"/>
              </w:rPr>
            </w:pPr>
            <w:r w:rsidRPr="005819C4">
              <w:rPr>
                <w:rFonts w:asciiTheme="minorHAnsi" w:hAnsiTheme="minorHAnsi" w:cstheme="minorHAnsi"/>
                <w:szCs w:val="20"/>
              </w:rPr>
              <w:t>14</w:t>
            </w:r>
            <w:r w:rsidR="007B662F" w:rsidRPr="005819C4">
              <w:rPr>
                <w:rFonts w:asciiTheme="minorHAnsi" w:hAnsiTheme="minorHAnsi" w:cstheme="minorHAnsi"/>
                <w:szCs w:val="20"/>
              </w:rPr>
              <w:t>/12</w:t>
            </w:r>
            <w:r w:rsidR="00766AB6" w:rsidRPr="005819C4">
              <w:rPr>
                <w:rFonts w:asciiTheme="minorHAnsi" w:hAnsiTheme="minorHAnsi" w:cstheme="minorHAnsi"/>
                <w:szCs w:val="20"/>
              </w:rPr>
              <w:t>/2020</w:t>
            </w:r>
          </w:p>
        </w:tc>
        <w:tc>
          <w:tcPr>
            <w:tcW w:w="1506" w:type="pct"/>
            <w:shd w:val="clear" w:color="auto" w:fill="auto"/>
          </w:tcPr>
          <w:p w14:paraId="46FD60A7" w14:textId="49BB25E7" w:rsidR="00BF7B77" w:rsidRPr="005819C4" w:rsidRDefault="00766AB6" w:rsidP="004A4772">
            <w:pPr>
              <w:rPr>
                <w:rFonts w:asciiTheme="minorHAnsi" w:hAnsiTheme="minorHAnsi" w:cstheme="minorHAnsi"/>
                <w:szCs w:val="20"/>
              </w:rPr>
            </w:pPr>
            <w:r w:rsidRPr="005819C4">
              <w:rPr>
                <w:rFonts w:asciiTheme="minorHAnsi" w:hAnsiTheme="minorHAnsi" w:cstheme="minorHAnsi"/>
                <w:szCs w:val="20"/>
              </w:rPr>
              <w:t>Luis Angel Carrillo García</w:t>
            </w:r>
          </w:p>
        </w:tc>
        <w:tc>
          <w:tcPr>
            <w:tcW w:w="1493" w:type="pct"/>
            <w:shd w:val="clear" w:color="auto" w:fill="auto"/>
          </w:tcPr>
          <w:p w14:paraId="05771B71" w14:textId="63B0F8D3" w:rsidR="00BF7B77" w:rsidRPr="005819C4" w:rsidRDefault="00766AB6" w:rsidP="004A4772">
            <w:pPr>
              <w:jc w:val="both"/>
              <w:rPr>
                <w:rFonts w:asciiTheme="minorHAnsi" w:hAnsiTheme="minorHAnsi" w:cstheme="minorHAnsi"/>
                <w:szCs w:val="20"/>
              </w:rPr>
            </w:pPr>
            <w:r w:rsidRPr="005819C4">
              <w:rPr>
                <w:rFonts w:asciiTheme="minorHAnsi" w:hAnsiTheme="minorHAnsi" w:cstheme="minorHAnsi"/>
                <w:szCs w:val="20"/>
              </w:rPr>
              <w:t>Creación del documento</w:t>
            </w:r>
          </w:p>
        </w:tc>
      </w:tr>
      <w:tr w:rsidR="002F3ADA" w:rsidRPr="005819C4" w14:paraId="29B47F30" w14:textId="77777777" w:rsidTr="002174B9">
        <w:trPr>
          <w:trHeight w:val="256"/>
        </w:trPr>
        <w:tc>
          <w:tcPr>
            <w:tcW w:w="742" w:type="pct"/>
            <w:shd w:val="clear" w:color="auto" w:fill="auto"/>
          </w:tcPr>
          <w:p w14:paraId="7D551F56" w14:textId="0F95E111" w:rsidR="002F3ADA" w:rsidRPr="005819C4" w:rsidRDefault="002F3ADA" w:rsidP="004A4772">
            <w:pPr>
              <w:jc w:val="center"/>
              <w:rPr>
                <w:rFonts w:asciiTheme="minorHAnsi" w:hAnsiTheme="minorHAnsi" w:cstheme="minorHAnsi"/>
                <w:sz w:val="20"/>
              </w:rPr>
            </w:pPr>
            <w:r w:rsidRPr="005819C4">
              <w:rPr>
                <w:rFonts w:asciiTheme="minorHAnsi" w:hAnsiTheme="minorHAnsi" w:cstheme="minorHAnsi"/>
                <w:sz w:val="20"/>
              </w:rPr>
              <w:t>1.1</w:t>
            </w:r>
          </w:p>
        </w:tc>
        <w:tc>
          <w:tcPr>
            <w:tcW w:w="1259" w:type="pct"/>
            <w:shd w:val="clear" w:color="auto" w:fill="auto"/>
          </w:tcPr>
          <w:p w14:paraId="45A02060" w14:textId="10B15757" w:rsidR="002F3ADA" w:rsidRPr="005819C4" w:rsidRDefault="002F3ADA" w:rsidP="004A4772">
            <w:pPr>
              <w:jc w:val="center"/>
              <w:rPr>
                <w:rFonts w:asciiTheme="minorHAnsi" w:hAnsiTheme="minorHAnsi" w:cstheme="minorHAnsi"/>
                <w:szCs w:val="20"/>
              </w:rPr>
            </w:pPr>
            <w:r w:rsidRPr="005819C4">
              <w:rPr>
                <w:rFonts w:asciiTheme="minorHAnsi" w:hAnsiTheme="minorHAnsi" w:cstheme="minorHAnsi"/>
                <w:szCs w:val="20"/>
              </w:rPr>
              <w:t>30/12/2020</w:t>
            </w:r>
          </w:p>
        </w:tc>
        <w:tc>
          <w:tcPr>
            <w:tcW w:w="1506" w:type="pct"/>
            <w:shd w:val="clear" w:color="auto" w:fill="auto"/>
          </w:tcPr>
          <w:p w14:paraId="2B06DFB6" w14:textId="4DE4DEDA" w:rsidR="002F3ADA" w:rsidRPr="005819C4" w:rsidRDefault="002F3ADA" w:rsidP="004A4772">
            <w:pPr>
              <w:rPr>
                <w:rFonts w:asciiTheme="minorHAnsi" w:hAnsiTheme="minorHAnsi" w:cstheme="minorHAnsi"/>
                <w:szCs w:val="20"/>
              </w:rPr>
            </w:pPr>
            <w:r w:rsidRPr="005819C4">
              <w:rPr>
                <w:rFonts w:asciiTheme="minorHAnsi" w:hAnsiTheme="minorHAnsi" w:cstheme="minorHAnsi"/>
                <w:szCs w:val="20"/>
              </w:rPr>
              <w:t>Luis Angel Carrillo García</w:t>
            </w:r>
          </w:p>
        </w:tc>
        <w:tc>
          <w:tcPr>
            <w:tcW w:w="1493" w:type="pct"/>
            <w:shd w:val="clear" w:color="auto" w:fill="auto"/>
          </w:tcPr>
          <w:p w14:paraId="4446B419" w14:textId="77777777" w:rsidR="002F3ADA" w:rsidRPr="005819C4" w:rsidRDefault="002F3ADA" w:rsidP="004A4772">
            <w:pPr>
              <w:jc w:val="both"/>
              <w:rPr>
                <w:rFonts w:asciiTheme="minorHAnsi" w:hAnsiTheme="minorHAnsi" w:cstheme="minorHAnsi"/>
                <w:szCs w:val="20"/>
              </w:rPr>
            </w:pPr>
            <w:r w:rsidRPr="005819C4">
              <w:rPr>
                <w:rFonts w:asciiTheme="minorHAnsi" w:hAnsiTheme="minorHAnsi" w:cstheme="minorHAnsi"/>
                <w:szCs w:val="20"/>
              </w:rPr>
              <w:t>Modificación del documento.</w:t>
            </w:r>
          </w:p>
          <w:p w14:paraId="41C124FB" w14:textId="6664495C" w:rsidR="002F3ADA" w:rsidRPr="005819C4" w:rsidRDefault="002F3ADA" w:rsidP="006163A7">
            <w:pPr>
              <w:pStyle w:val="Sinespaciado"/>
              <w:numPr>
                <w:ilvl w:val="0"/>
                <w:numId w:val="24"/>
              </w:numPr>
            </w:pPr>
            <w:r w:rsidRPr="005819C4">
              <w:rPr>
                <w:rFonts w:asciiTheme="minorHAnsi" w:hAnsiTheme="minorHAnsi" w:cstheme="minorHAnsi"/>
                <w:szCs w:val="20"/>
              </w:rPr>
              <w:t>Se agrega la columna “Origen” a la definición de la UE, para identificar de donde se consumirá la información.</w:t>
            </w:r>
          </w:p>
        </w:tc>
      </w:tr>
      <w:tr w:rsidR="004F4949" w:rsidRPr="005819C4" w14:paraId="3AC9D202" w14:textId="77777777" w:rsidTr="002174B9">
        <w:trPr>
          <w:cnfStyle w:val="000000100000" w:firstRow="0" w:lastRow="0" w:firstColumn="0" w:lastColumn="0" w:oddVBand="0" w:evenVBand="0" w:oddHBand="1" w:evenHBand="0" w:firstRowFirstColumn="0" w:firstRowLastColumn="0" w:lastRowFirstColumn="0" w:lastRowLastColumn="0"/>
          <w:trHeight w:val="256"/>
        </w:trPr>
        <w:tc>
          <w:tcPr>
            <w:tcW w:w="742" w:type="pct"/>
            <w:shd w:val="clear" w:color="auto" w:fill="auto"/>
          </w:tcPr>
          <w:p w14:paraId="4F87FB79" w14:textId="6B8A7822" w:rsidR="004F4949" w:rsidRPr="005819C4" w:rsidRDefault="004F4949" w:rsidP="004A4772">
            <w:pPr>
              <w:jc w:val="center"/>
              <w:rPr>
                <w:rFonts w:asciiTheme="minorHAnsi" w:hAnsiTheme="minorHAnsi" w:cstheme="minorHAnsi"/>
                <w:sz w:val="20"/>
              </w:rPr>
            </w:pPr>
            <w:r w:rsidRPr="005819C4">
              <w:rPr>
                <w:rFonts w:asciiTheme="minorHAnsi" w:hAnsiTheme="minorHAnsi" w:cstheme="minorHAnsi"/>
                <w:sz w:val="20"/>
              </w:rPr>
              <w:t>1.2</w:t>
            </w:r>
          </w:p>
        </w:tc>
        <w:tc>
          <w:tcPr>
            <w:tcW w:w="1259" w:type="pct"/>
            <w:shd w:val="clear" w:color="auto" w:fill="auto"/>
          </w:tcPr>
          <w:p w14:paraId="2EC730DE" w14:textId="7E635D11" w:rsidR="004F4949" w:rsidRPr="005819C4" w:rsidRDefault="004F4949" w:rsidP="004A4772">
            <w:pPr>
              <w:jc w:val="center"/>
              <w:rPr>
                <w:rFonts w:asciiTheme="minorHAnsi" w:hAnsiTheme="minorHAnsi" w:cstheme="minorHAnsi"/>
                <w:szCs w:val="20"/>
              </w:rPr>
            </w:pPr>
            <w:r w:rsidRPr="005819C4">
              <w:rPr>
                <w:rFonts w:asciiTheme="minorHAnsi" w:hAnsiTheme="minorHAnsi" w:cstheme="minorHAnsi"/>
                <w:szCs w:val="20"/>
              </w:rPr>
              <w:t>12/03/2021</w:t>
            </w:r>
          </w:p>
        </w:tc>
        <w:tc>
          <w:tcPr>
            <w:tcW w:w="1506" w:type="pct"/>
            <w:shd w:val="clear" w:color="auto" w:fill="auto"/>
          </w:tcPr>
          <w:p w14:paraId="2AAA7B4F" w14:textId="76FBACFB" w:rsidR="004F4949" w:rsidRPr="005819C4" w:rsidRDefault="004F4949" w:rsidP="004A4772">
            <w:pPr>
              <w:rPr>
                <w:rFonts w:asciiTheme="minorHAnsi" w:hAnsiTheme="minorHAnsi" w:cstheme="minorHAnsi"/>
                <w:szCs w:val="20"/>
              </w:rPr>
            </w:pPr>
            <w:r w:rsidRPr="005819C4">
              <w:rPr>
                <w:rFonts w:asciiTheme="minorHAnsi" w:hAnsiTheme="minorHAnsi" w:cstheme="minorHAnsi"/>
                <w:szCs w:val="20"/>
              </w:rPr>
              <w:t>Eliseo Gijon Romero</w:t>
            </w:r>
          </w:p>
        </w:tc>
        <w:tc>
          <w:tcPr>
            <w:tcW w:w="1493" w:type="pct"/>
            <w:shd w:val="clear" w:color="auto" w:fill="auto"/>
          </w:tcPr>
          <w:p w14:paraId="69494430" w14:textId="2EB37532" w:rsidR="004F4949" w:rsidRPr="005819C4" w:rsidRDefault="004F4949" w:rsidP="004A4772">
            <w:pPr>
              <w:jc w:val="both"/>
              <w:rPr>
                <w:rFonts w:asciiTheme="minorHAnsi" w:hAnsiTheme="minorHAnsi" w:cstheme="minorHAnsi"/>
                <w:szCs w:val="20"/>
              </w:rPr>
            </w:pPr>
            <w:r w:rsidRPr="005819C4">
              <w:rPr>
                <w:rFonts w:asciiTheme="minorHAnsi" w:hAnsiTheme="minorHAnsi" w:cstheme="minorHAnsi"/>
                <w:szCs w:val="20"/>
              </w:rPr>
              <w:t>Se agrega información de Split para Soriana WMS</w:t>
            </w:r>
            <w:r w:rsidR="008A5302" w:rsidRPr="005819C4">
              <w:rPr>
                <w:rFonts w:asciiTheme="minorHAnsi" w:hAnsiTheme="minorHAnsi" w:cstheme="minorHAnsi"/>
                <w:szCs w:val="20"/>
              </w:rPr>
              <w:t>.</w:t>
            </w:r>
          </w:p>
        </w:tc>
      </w:tr>
      <w:tr w:rsidR="000F3FDD" w:rsidRPr="005819C4" w14:paraId="28784214" w14:textId="77777777" w:rsidTr="002174B9">
        <w:trPr>
          <w:trHeight w:val="256"/>
          <w:ins w:id="3" w:author="eliseo gijon romero" w:date="2021-04-07T13:11:00Z"/>
        </w:trPr>
        <w:tc>
          <w:tcPr>
            <w:tcW w:w="742" w:type="pct"/>
            <w:shd w:val="clear" w:color="auto" w:fill="auto"/>
          </w:tcPr>
          <w:p w14:paraId="3FB3CDE0" w14:textId="27218937" w:rsidR="000F3FDD" w:rsidRPr="005819C4" w:rsidRDefault="000F3FDD" w:rsidP="000F3FDD">
            <w:pPr>
              <w:jc w:val="center"/>
              <w:rPr>
                <w:ins w:id="4" w:author="eliseo gijon romero" w:date="2021-04-07T13:11:00Z"/>
                <w:rFonts w:asciiTheme="minorHAnsi" w:hAnsiTheme="minorHAnsi" w:cstheme="minorHAnsi"/>
                <w:sz w:val="20"/>
              </w:rPr>
            </w:pPr>
            <w:ins w:id="5" w:author="eliseo gijon romero" w:date="2021-04-07T13:11:00Z">
              <w:r>
                <w:rPr>
                  <w:rFonts w:asciiTheme="minorHAnsi" w:hAnsiTheme="minorHAnsi" w:cstheme="minorHAnsi"/>
                  <w:sz w:val="20"/>
                </w:rPr>
                <w:t>1.3</w:t>
              </w:r>
            </w:ins>
          </w:p>
        </w:tc>
        <w:tc>
          <w:tcPr>
            <w:tcW w:w="1259" w:type="pct"/>
            <w:shd w:val="clear" w:color="auto" w:fill="auto"/>
          </w:tcPr>
          <w:p w14:paraId="6FEDE7BC" w14:textId="77125E32" w:rsidR="000F3FDD" w:rsidRPr="005819C4" w:rsidRDefault="000F3FDD" w:rsidP="000F3FDD">
            <w:pPr>
              <w:jc w:val="center"/>
              <w:rPr>
                <w:ins w:id="6" w:author="eliseo gijon romero" w:date="2021-04-07T13:11:00Z"/>
                <w:rFonts w:asciiTheme="minorHAnsi" w:hAnsiTheme="minorHAnsi" w:cstheme="minorHAnsi"/>
                <w:szCs w:val="20"/>
              </w:rPr>
            </w:pPr>
            <w:ins w:id="7" w:author="eliseo gijon romero" w:date="2021-04-07T13:11:00Z">
              <w:r w:rsidRPr="005819C4">
                <w:rPr>
                  <w:rFonts w:asciiTheme="minorHAnsi" w:hAnsiTheme="minorHAnsi" w:cstheme="minorHAnsi"/>
                  <w:szCs w:val="20"/>
                </w:rPr>
                <w:t>2</w:t>
              </w:r>
            </w:ins>
            <w:ins w:id="8" w:author="eliseo gijon romero" w:date="2021-04-07T13:13:00Z">
              <w:r>
                <w:rPr>
                  <w:rFonts w:asciiTheme="minorHAnsi" w:hAnsiTheme="minorHAnsi" w:cstheme="minorHAnsi"/>
                  <w:szCs w:val="20"/>
                </w:rPr>
                <w:t>9</w:t>
              </w:r>
            </w:ins>
            <w:ins w:id="9" w:author="eliseo gijon romero" w:date="2021-04-07T13:11:00Z">
              <w:r w:rsidRPr="005819C4">
                <w:rPr>
                  <w:rFonts w:asciiTheme="minorHAnsi" w:hAnsiTheme="minorHAnsi" w:cstheme="minorHAnsi"/>
                  <w:szCs w:val="20"/>
                </w:rPr>
                <w:t>/03/2021</w:t>
              </w:r>
            </w:ins>
          </w:p>
        </w:tc>
        <w:tc>
          <w:tcPr>
            <w:tcW w:w="1506" w:type="pct"/>
            <w:shd w:val="clear" w:color="auto" w:fill="auto"/>
          </w:tcPr>
          <w:p w14:paraId="14DFFD94" w14:textId="3465FF36" w:rsidR="000F3FDD" w:rsidRPr="005819C4" w:rsidRDefault="000F3FDD" w:rsidP="000F3FDD">
            <w:pPr>
              <w:rPr>
                <w:ins w:id="10" w:author="eliseo gijon romero" w:date="2021-04-07T13:11:00Z"/>
                <w:rFonts w:asciiTheme="minorHAnsi" w:hAnsiTheme="minorHAnsi" w:cstheme="minorHAnsi"/>
                <w:szCs w:val="20"/>
              </w:rPr>
            </w:pPr>
            <w:proofErr w:type="spellStart"/>
            <w:ins w:id="11" w:author="eliseo gijon romero" w:date="2021-04-07T13:13:00Z">
              <w:r>
                <w:rPr>
                  <w:rFonts w:asciiTheme="minorHAnsi" w:hAnsiTheme="minorHAnsi" w:cstheme="minorHAnsi"/>
                  <w:szCs w:val="20"/>
                </w:rPr>
                <w:t>Team</w:t>
              </w:r>
              <w:proofErr w:type="spellEnd"/>
              <w:r>
                <w:rPr>
                  <w:rFonts w:asciiTheme="minorHAnsi" w:hAnsiTheme="minorHAnsi" w:cstheme="minorHAnsi"/>
                  <w:szCs w:val="20"/>
                </w:rPr>
                <w:t xml:space="preserve"> Soriana</w:t>
              </w:r>
            </w:ins>
          </w:p>
        </w:tc>
        <w:tc>
          <w:tcPr>
            <w:tcW w:w="1493" w:type="pct"/>
            <w:shd w:val="clear" w:color="auto" w:fill="auto"/>
          </w:tcPr>
          <w:p w14:paraId="700FC7FE" w14:textId="16ECCD1C" w:rsidR="000F3FDD" w:rsidRPr="005819C4" w:rsidRDefault="000F3FDD" w:rsidP="000F3FDD">
            <w:pPr>
              <w:jc w:val="both"/>
              <w:rPr>
                <w:ins w:id="12" w:author="eliseo gijon romero" w:date="2021-04-07T13:11:00Z"/>
                <w:rFonts w:asciiTheme="minorHAnsi" w:hAnsiTheme="minorHAnsi" w:cstheme="minorHAnsi"/>
                <w:szCs w:val="20"/>
              </w:rPr>
            </w:pPr>
            <w:ins w:id="13" w:author="eliseo gijon romero" w:date="2021-04-07T13:13:00Z">
              <w:r>
                <w:rPr>
                  <w:rFonts w:asciiTheme="minorHAnsi" w:hAnsiTheme="minorHAnsi" w:cstheme="minorHAnsi"/>
                  <w:szCs w:val="20"/>
                </w:rPr>
                <w:t xml:space="preserve">Validación del </w:t>
              </w:r>
              <w:proofErr w:type="spellStart"/>
              <w:r>
                <w:rPr>
                  <w:rFonts w:asciiTheme="minorHAnsi" w:hAnsiTheme="minorHAnsi" w:cstheme="minorHAnsi"/>
                  <w:szCs w:val="20"/>
                </w:rPr>
                <w:t>Team</w:t>
              </w:r>
              <w:proofErr w:type="spellEnd"/>
              <w:r>
                <w:rPr>
                  <w:rFonts w:asciiTheme="minorHAnsi" w:hAnsiTheme="minorHAnsi" w:cstheme="minorHAnsi"/>
                  <w:szCs w:val="20"/>
                </w:rPr>
                <w:t xml:space="preserve"> Soriana</w:t>
              </w:r>
            </w:ins>
          </w:p>
        </w:tc>
      </w:tr>
      <w:bookmarkEnd w:id="1"/>
    </w:tbl>
    <w:p w14:paraId="3F2B174B" w14:textId="35BC9033" w:rsidR="006E1C51" w:rsidRPr="005819C4" w:rsidRDefault="006E1C51">
      <w:pPr>
        <w:pStyle w:val="TDC1"/>
        <w:tabs>
          <w:tab w:val="right" w:leader="dot" w:pos="10785"/>
        </w:tabs>
      </w:pPr>
    </w:p>
    <w:p w14:paraId="7329693E" w14:textId="77777777" w:rsidR="006E1C51" w:rsidRPr="005819C4" w:rsidRDefault="006E1C51">
      <w:pPr>
        <w:pStyle w:val="TDC1"/>
        <w:tabs>
          <w:tab w:val="right" w:leader="dot" w:pos="9270"/>
        </w:tabs>
        <w:spacing w:after="0"/>
        <w:rPr>
          <w:sz w:val="20"/>
          <w:szCs w:val="20"/>
        </w:rPr>
      </w:pPr>
    </w:p>
    <w:p w14:paraId="16B756ED" w14:textId="77777777" w:rsidR="006E1C51" w:rsidRPr="005819C4" w:rsidRDefault="00A42230">
      <w:pPr>
        <w:pStyle w:val="TDC1"/>
        <w:tabs>
          <w:tab w:val="right" w:leader="dot" w:pos="9270"/>
        </w:tabs>
        <w:spacing w:after="0"/>
      </w:pPr>
      <w:r w:rsidRPr="005819C4">
        <w:rPr>
          <w:rFonts w:ascii="Times New Roman" w:eastAsia="Times New Roman" w:hAnsi="Times New Roman" w:cs="Times New Roman"/>
          <w:b w:val="0"/>
          <w:sz w:val="20"/>
          <w:szCs w:val="20"/>
        </w:rPr>
        <w:br w:type="page"/>
      </w:r>
    </w:p>
    <w:p w14:paraId="17FCA655" w14:textId="77777777" w:rsidR="00D76D74" w:rsidRPr="005819C4" w:rsidRDefault="00D76D74">
      <w:pPr>
        <w:pStyle w:val="Ttulo1"/>
        <w:numPr>
          <w:ilvl w:val="0"/>
          <w:numId w:val="0"/>
        </w:numPr>
        <w:spacing w:before="0" w:after="80"/>
        <w:rPr>
          <w:rFonts w:ascii="Calibri" w:eastAsia="Calibri" w:hAnsi="Calibri" w:cs="Calibri"/>
          <w:color w:val="000000"/>
          <w:sz w:val="28"/>
          <w:szCs w:val="28"/>
        </w:rPr>
      </w:pPr>
      <w:bookmarkStart w:id="14" w:name="01_PRESENTACIÓN_DEL_PRODUCTO_START"/>
      <w:bookmarkStart w:id="15" w:name="FEMSA_CR01_START"/>
      <w:bookmarkEnd w:id="14"/>
      <w:bookmarkEnd w:id="15"/>
    </w:p>
    <w:p w14:paraId="0212AE1C" w14:textId="501A31FD" w:rsidR="006E1C51" w:rsidRPr="005819C4" w:rsidRDefault="00A42230">
      <w:pPr>
        <w:pStyle w:val="Ttulo1"/>
        <w:numPr>
          <w:ilvl w:val="0"/>
          <w:numId w:val="0"/>
        </w:numPr>
        <w:spacing w:before="0" w:after="80"/>
        <w:rPr>
          <w:color w:val="000000"/>
          <w:sz w:val="44"/>
          <w:szCs w:val="36"/>
          <w:u w:val="single"/>
        </w:rPr>
      </w:pPr>
      <w:bookmarkStart w:id="16" w:name="_Toc66451682"/>
      <w:r w:rsidRPr="005819C4">
        <w:rPr>
          <w:rFonts w:ascii="Calibri" w:eastAsia="Calibri" w:hAnsi="Calibri" w:cs="Calibri"/>
          <w:color w:val="000000"/>
          <w:sz w:val="36"/>
          <w:szCs w:val="28"/>
          <w:u w:val="single"/>
        </w:rPr>
        <w:t xml:space="preserve">1. Presentación del </w:t>
      </w:r>
      <w:commentRangeStart w:id="17"/>
      <w:commentRangeStart w:id="18"/>
      <w:r w:rsidRPr="005819C4">
        <w:rPr>
          <w:rFonts w:ascii="Calibri" w:eastAsia="Calibri" w:hAnsi="Calibri" w:cs="Calibri"/>
          <w:color w:val="000000"/>
          <w:sz w:val="36"/>
          <w:szCs w:val="28"/>
          <w:u w:val="single"/>
        </w:rPr>
        <w:t>Producto</w:t>
      </w:r>
      <w:bookmarkEnd w:id="16"/>
      <w:commentRangeEnd w:id="17"/>
      <w:r w:rsidR="000B1485">
        <w:rPr>
          <w:rStyle w:val="Refdecomentario"/>
          <w:rFonts w:eastAsia="Arial"/>
          <w:b w:val="0"/>
        </w:rPr>
        <w:commentReference w:id="17"/>
      </w:r>
      <w:commentRangeEnd w:id="18"/>
      <w:r w:rsidR="006D25C7">
        <w:rPr>
          <w:rStyle w:val="Refdecomentario"/>
          <w:rFonts w:eastAsia="Arial"/>
          <w:b w:val="0"/>
        </w:rPr>
        <w:commentReference w:id="18"/>
      </w:r>
    </w:p>
    <w:p w14:paraId="2C53E46A" w14:textId="77777777" w:rsidR="006E1C51" w:rsidRPr="005819C4" w:rsidRDefault="00A42230" w:rsidP="004834C4">
      <w:pPr>
        <w:pStyle w:val="Ttulo2"/>
        <w:rPr>
          <w:rFonts w:ascii="Calibri" w:eastAsia="Calibri" w:hAnsi="Calibri" w:cs="Calibri"/>
          <w:i w:val="0"/>
          <w:color w:val="000000"/>
        </w:rPr>
      </w:pPr>
      <w:bookmarkStart w:id="19" w:name="01_OBJETIVO_START"/>
      <w:bookmarkStart w:id="20" w:name="_Toc66451683"/>
      <w:bookmarkEnd w:id="19"/>
      <w:r w:rsidRPr="005819C4">
        <w:rPr>
          <w:rFonts w:ascii="Calibri" w:eastAsia="Calibri" w:hAnsi="Calibri" w:cs="Calibri"/>
          <w:i w:val="0"/>
          <w:color w:val="000000"/>
        </w:rPr>
        <w:t>1.1 Objetivo</w:t>
      </w:r>
      <w:bookmarkEnd w:id="20"/>
    </w:p>
    <w:p w14:paraId="296E912C" w14:textId="5225C0EB" w:rsidR="006E1C51" w:rsidRDefault="003A5AEA" w:rsidP="00034583">
      <w:pPr>
        <w:ind w:left="284" w:right="-33"/>
        <w:rPr>
          <w:ins w:id="21" w:author="eliseo gijon romero" w:date="2021-04-07T13:13:00Z"/>
          <w:rFonts w:ascii="Calibri" w:eastAsia="Calibri" w:hAnsi="Calibri" w:cs="Calibri"/>
          <w:color w:val="000000"/>
          <w:sz w:val="20"/>
          <w:szCs w:val="20"/>
        </w:rPr>
      </w:pPr>
      <w:bookmarkStart w:id="22" w:name="01_OBJETIVO_END"/>
      <w:bookmarkStart w:id="23" w:name="BKM_DA969F10_5C96_4122_ABB1_DF095B1F1CD3"/>
      <w:bookmarkEnd w:id="22"/>
      <w:bookmarkEnd w:id="23"/>
      <w:r w:rsidRPr="005819C4">
        <w:rPr>
          <w:rFonts w:ascii="Calibri" w:eastAsia="Calibri" w:hAnsi="Calibri" w:cs="Calibri"/>
          <w:color w:val="000000"/>
          <w:sz w:val="20"/>
          <w:szCs w:val="20"/>
        </w:rPr>
        <w:t xml:space="preserve">Establecer </w:t>
      </w:r>
      <w:r w:rsidR="00A92494" w:rsidRPr="005819C4">
        <w:rPr>
          <w:rFonts w:ascii="Calibri" w:eastAsia="Calibri" w:hAnsi="Calibri" w:cs="Calibri"/>
          <w:color w:val="000000"/>
          <w:sz w:val="20"/>
          <w:szCs w:val="20"/>
        </w:rPr>
        <w:t>la definición</w:t>
      </w:r>
      <w:r w:rsidR="006A3CB0" w:rsidRPr="005819C4">
        <w:rPr>
          <w:rFonts w:ascii="Calibri" w:eastAsia="Calibri" w:hAnsi="Calibri" w:cs="Calibri"/>
          <w:color w:val="000000"/>
          <w:sz w:val="20"/>
          <w:szCs w:val="20"/>
        </w:rPr>
        <w:t xml:space="preserve"> </w:t>
      </w:r>
      <w:r w:rsidR="00FA2782" w:rsidRPr="005819C4">
        <w:rPr>
          <w:rFonts w:ascii="Calibri" w:eastAsia="Calibri" w:hAnsi="Calibri" w:cs="Calibri"/>
          <w:color w:val="000000"/>
          <w:sz w:val="20"/>
          <w:szCs w:val="20"/>
        </w:rPr>
        <w:t xml:space="preserve">de la estructura de la </w:t>
      </w:r>
      <w:r w:rsidR="00915838" w:rsidRPr="005819C4">
        <w:rPr>
          <w:rFonts w:ascii="Calibri" w:eastAsia="Calibri" w:hAnsi="Calibri" w:cs="Calibri"/>
          <w:color w:val="000000"/>
          <w:sz w:val="20"/>
          <w:szCs w:val="20"/>
        </w:rPr>
        <w:t xml:space="preserve">UE </w:t>
      </w:r>
      <w:r w:rsidR="00FA2782" w:rsidRPr="005819C4">
        <w:rPr>
          <w:rFonts w:ascii="Calibri" w:eastAsia="Calibri" w:hAnsi="Calibri" w:cs="Calibri"/>
          <w:color w:val="000000"/>
          <w:sz w:val="20"/>
          <w:szCs w:val="20"/>
        </w:rPr>
        <w:t>de</w:t>
      </w:r>
      <w:r w:rsidR="00915838" w:rsidRPr="005819C4">
        <w:rPr>
          <w:rFonts w:ascii="Calibri" w:eastAsia="Calibri" w:hAnsi="Calibri" w:cs="Calibri"/>
          <w:color w:val="000000"/>
          <w:sz w:val="20"/>
          <w:szCs w:val="20"/>
        </w:rPr>
        <w:t xml:space="preserve"> las </w:t>
      </w:r>
      <w:proofErr w:type="gramStart"/>
      <w:r w:rsidR="00915838" w:rsidRPr="005819C4">
        <w:rPr>
          <w:rFonts w:ascii="Calibri" w:eastAsia="Calibri" w:hAnsi="Calibri" w:cs="Calibri"/>
          <w:color w:val="000000"/>
          <w:sz w:val="20"/>
          <w:szCs w:val="20"/>
        </w:rPr>
        <w:t>ordenes</w:t>
      </w:r>
      <w:proofErr w:type="gramEnd"/>
      <w:r w:rsidR="00915838" w:rsidRPr="005819C4">
        <w:rPr>
          <w:rFonts w:ascii="Calibri" w:eastAsia="Calibri" w:hAnsi="Calibri" w:cs="Calibri"/>
          <w:color w:val="000000"/>
          <w:sz w:val="20"/>
          <w:szCs w:val="20"/>
        </w:rPr>
        <w:t xml:space="preserve"> generadas desde </w:t>
      </w:r>
      <w:r w:rsidR="006A3CB0" w:rsidRPr="005819C4">
        <w:rPr>
          <w:rFonts w:ascii="Calibri" w:eastAsia="Calibri" w:hAnsi="Calibri" w:cs="Calibri"/>
          <w:color w:val="000000"/>
          <w:sz w:val="20"/>
          <w:szCs w:val="20"/>
        </w:rPr>
        <w:t xml:space="preserve">SETC </w:t>
      </w:r>
      <w:r w:rsidR="00A92494" w:rsidRPr="005819C4">
        <w:rPr>
          <w:rFonts w:ascii="Calibri" w:eastAsia="Calibri" w:hAnsi="Calibri" w:cs="Calibri"/>
          <w:color w:val="000000"/>
          <w:sz w:val="20"/>
          <w:szCs w:val="20"/>
        </w:rPr>
        <w:t>para ser procesadas por el OMS</w:t>
      </w:r>
      <w:r w:rsidR="003A0293" w:rsidRPr="005819C4">
        <w:rPr>
          <w:rFonts w:ascii="Calibri" w:eastAsia="Calibri" w:hAnsi="Calibri" w:cs="Calibri"/>
          <w:color w:val="000000"/>
          <w:sz w:val="20"/>
          <w:szCs w:val="20"/>
        </w:rPr>
        <w:t>.</w:t>
      </w:r>
    </w:p>
    <w:p w14:paraId="7437D665" w14:textId="61390BDA" w:rsidR="006D25C7" w:rsidRPr="005819C4" w:rsidRDefault="006D25C7" w:rsidP="00034583">
      <w:pPr>
        <w:ind w:left="284" w:right="-33"/>
      </w:pPr>
      <w:ins w:id="24" w:author="eliseo gijon romero" w:date="2021-04-07T13:13:00Z">
        <w:r>
          <w:rPr>
            <w:rFonts w:ascii="Calibri" w:eastAsia="Calibri" w:hAnsi="Calibri" w:cs="Calibri"/>
            <w:color w:val="000000"/>
            <w:sz w:val="20"/>
            <w:szCs w:val="20"/>
          </w:rPr>
          <w:t>Cabe menci</w:t>
        </w:r>
        <w:r w:rsidR="00B04B85">
          <w:rPr>
            <w:rFonts w:ascii="Calibri" w:eastAsia="Calibri" w:hAnsi="Calibri" w:cs="Calibri"/>
            <w:color w:val="000000"/>
            <w:sz w:val="20"/>
            <w:szCs w:val="20"/>
          </w:rPr>
          <w:t xml:space="preserve">onar que este documento que se </w:t>
        </w:r>
      </w:ins>
      <w:proofErr w:type="spellStart"/>
      <w:ins w:id="25" w:author="eliseo gijon romero" w:date="2021-04-07T13:16:00Z">
        <w:r w:rsidR="00B04B85">
          <w:rPr>
            <w:rFonts w:ascii="Calibri" w:eastAsia="Calibri" w:hAnsi="Calibri" w:cs="Calibri"/>
            <w:color w:val="000000"/>
            <w:sz w:val="20"/>
            <w:szCs w:val="20"/>
          </w:rPr>
          <w:t>elaboro</w:t>
        </w:r>
      </w:ins>
      <w:proofErr w:type="spellEnd"/>
      <w:ins w:id="26" w:author="eliseo gijon romero" w:date="2021-04-07T13:13:00Z">
        <w:r>
          <w:rPr>
            <w:rFonts w:ascii="Calibri" w:eastAsia="Calibri" w:hAnsi="Calibri" w:cs="Calibri"/>
            <w:color w:val="000000"/>
            <w:sz w:val="20"/>
            <w:szCs w:val="20"/>
          </w:rPr>
          <w:t xml:space="preserve"> para cubrir el requerimiento de </w:t>
        </w:r>
      </w:ins>
      <w:ins w:id="27" w:author="eliseo gijon romero" w:date="2021-04-07T13:14:00Z">
        <w:r>
          <w:rPr>
            <w:rFonts w:ascii="Calibri" w:eastAsia="Calibri" w:hAnsi="Calibri" w:cs="Calibri"/>
            <w:color w:val="000000"/>
            <w:sz w:val="20"/>
            <w:szCs w:val="20"/>
          </w:rPr>
          <w:t>SETC, ahora será extendido para la operación de SORIANA.COM</w:t>
        </w:r>
      </w:ins>
    </w:p>
    <w:p w14:paraId="11C41696" w14:textId="77777777" w:rsidR="006E1C51" w:rsidRPr="005819C4" w:rsidRDefault="00A42230">
      <w:pPr>
        <w:pStyle w:val="Ttulo2"/>
        <w:tabs>
          <w:tab w:val="left" w:pos="860"/>
        </w:tabs>
        <w:rPr>
          <w:rFonts w:ascii="Calibri" w:eastAsia="Calibri" w:hAnsi="Calibri" w:cs="Calibri"/>
          <w:i w:val="0"/>
          <w:color w:val="000000"/>
        </w:rPr>
      </w:pPr>
      <w:bookmarkStart w:id="28" w:name="02_ALCANCE_START"/>
      <w:bookmarkStart w:id="29" w:name="_Toc66451684"/>
      <w:bookmarkEnd w:id="28"/>
      <w:r w:rsidRPr="005819C4">
        <w:rPr>
          <w:rFonts w:ascii="Calibri" w:eastAsia="Calibri" w:hAnsi="Calibri" w:cs="Calibri"/>
          <w:i w:val="0"/>
          <w:color w:val="000000"/>
        </w:rPr>
        <w:t>1.2 Alcance</w:t>
      </w:r>
      <w:bookmarkEnd w:id="29"/>
    </w:p>
    <w:p w14:paraId="27A27827" w14:textId="2E28CAD3" w:rsidR="008406C3" w:rsidRPr="005819C4" w:rsidRDefault="008406C3" w:rsidP="00B57B47">
      <w:pPr>
        <w:pStyle w:val="Prrafodelista"/>
        <w:numPr>
          <w:ilvl w:val="0"/>
          <w:numId w:val="17"/>
        </w:numPr>
        <w:rPr>
          <w:color w:val="000000"/>
        </w:rPr>
      </w:pPr>
      <w:r w:rsidRPr="005819C4">
        <w:rPr>
          <w:rFonts w:ascii="Calibri" w:eastAsia="Calibri" w:hAnsi="Calibri" w:cs="Calibri"/>
          <w:color w:val="000000"/>
        </w:rPr>
        <w:t xml:space="preserve">Definición de estructura </w:t>
      </w:r>
      <w:r w:rsidR="00FA2782" w:rsidRPr="005819C4">
        <w:rPr>
          <w:rFonts w:ascii="Calibri" w:eastAsia="Calibri" w:hAnsi="Calibri" w:cs="Calibri"/>
          <w:color w:val="000000"/>
        </w:rPr>
        <w:t xml:space="preserve">de la </w:t>
      </w:r>
      <w:r w:rsidR="00915838" w:rsidRPr="005819C4">
        <w:rPr>
          <w:rFonts w:ascii="Calibri" w:eastAsia="Calibri" w:hAnsi="Calibri" w:cs="Calibri"/>
          <w:color w:val="000000"/>
        </w:rPr>
        <w:t>UE</w:t>
      </w:r>
      <w:r w:rsidR="003B7975" w:rsidRPr="005819C4">
        <w:rPr>
          <w:rFonts w:ascii="Calibri" w:eastAsia="Calibri" w:hAnsi="Calibri" w:cs="Calibri"/>
          <w:color w:val="000000"/>
        </w:rPr>
        <w:t xml:space="preserve"> para procesar la orden de SETC </w:t>
      </w:r>
      <w:r w:rsidR="00BC7EF3" w:rsidRPr="005819C4">
        <w:rPr>
          <w:rFonts w:ascii="Calibri" w:eastAsia="Calibri" w:hAnsi="Calibri" w:cs="Calibri"/>
          <w:color w:val="000000"/>
        </w:rPr>
        <w:t xml:space="preserve">para realizar el </w:t>
      </w:r>
      <w:r w:rsidR="00FA2782" w:rsidRPr="005819C4">
        <w:rPr>
          <w:rFonts w:ascii="Calibri" w:eastAsia="Calibri" w:hAnsi="Calibri" w:cs="Calibri"/>
          <w:color w:val="000000"/>
        </w:rPr>
        <w:t xml:space="preserve">proceso de </w:t>
      </w:r>
      <w:r w:rsidR="00BC7EF3" w:rsidRPr="005819C4">
        <w:rPr>
          <w:rFonts w:ascii="Calibri" w:eastAsia="Calibri" w:hAnsi="Calibri" w:cs="Calibri"/>
          <w:color w:val="000000"/>
        </w:rPr>
        <w:t>surtido</w:t>
      </w:r>
    </w:p>
    <w:p w14:paraId="28126332" w14:textId="2B51BAF7" w:rsidR="006E1C51" w:rsidRPr="005819C4" w:rsidRDefault="000F1B2C">
      <w:pPr>
        <w:pStyle w:val="Ttulo2"/>
        <w:tabs>
          <w:tab w:val="left" w:pos="860"/>
        </w:tabs>
        <w:rPr>
          <w:rFonts w:ascii="Calibri" w:eastAsia="Calibri" w:hAnsi="Calibri" w:cs="Calibri"/>
          <w:i w:val="0"/>
          <w:color w:val="000000"/>
        </w:rPr>
      </w:pPr>
      <w:bookmarkStart w:id="30" w:name="03_SISTEMAS_INVOLUCRADOS_START"/>
      <w:bookmarkStart w:id="31" w:name="04_NO_CONTEMPLA_START"/>
      <w:bookmarkStart w:id="32" w:name="_Toc66451685"/>
      <w:bookmarkEnd w:id="30"/>
      <w:bookmarkEnd w:id="31"/>
      <w:r w:rsidRPr="005819C4">
        <w:rPr>
          <w:rFonts w:ascii="Calibri" w:eastAsia="Calibri" w:hAnsi="Calibri" w:cs="Calibri"/>
          <w:i w:val="0"/>
          <w:color w:val="000000"/>
        </w:rPr>
        <w:t>1.3</w:t>
      </w:r>
      <w:r w:rsidR="00A42230" w:rsidRPr="005819C4">
        <w:rPr>
          <w:rFonts w:ascii="Calibri" w:eastAsia="Calibri" w:hAnsi="Calibri" w:cs="Calibri"/>
          <w:i w:val="0"/>
          <w:color w:val="000000"/>
        </w:rPr>
        <w:t xml:space="preserve"> </w:t>
      </w:r>
      <w:r w:rsidR="001C4357" w:rsidRPr="005819C4">
        <w:rPr>
          <w:rFonts w:ascii="Calibri" w:eastAsia="Calibri" w:hAnsi="Calibri" w:cs="Calibri"/>
          <w:i w:val="0"/>
          <w:color w:val="000000"/>
        </w:rPr>
        <w:t>Fuera de Alcance</w:t>
      </w:r>
      <w:bookmarkEnd w:id="32"/>
    </w:p>
    <w:p w14:paraId="00E0CE09" w14:textId="690A519F" w:rsidR="002737B2" w:rsidRPr="005819C4" w:rsidRDefault="00915838" w:rsidP="00851A14">
      <w:pPr>
        <w:pStyle w:val="Prrafodelista"/>
        <w:numPr>
          <w:ilvl w:val="0"/>
          <w:numId w:val="18"/>
        </w:numPr>
        <w:rPr>
          <w:rFonts w:ascii="Calibri" w:eastAsia="Calibri" w:hAnsi="Calibri" w:cs="Calibri"/>
          <w:color w:val="000000"/>
        </w:rPr>
      </w:pPr>
      <w:bookmarkStart w:id="33" w:name="04_NO_CONTEMPLA_END"/>
      <w:bookmarkStart w:id="34" w:name="BKM_D12DFB90_9D3C_4222_8CB6_588E9E075580"/>
      <w:bookmarkEnd w:id="33"/>
      <w:bookmarkEnd w:id="34"/>
      <w:r w:rsidRPr="005819C4">
        <w:rPr>
          <w:rFonts w:ascii="Calibri" w:eastAsia="Calibri" w:hAnsi="Calibri" w:cs="Calibri"/>
          <w:color w:val="000000"/>
        </w:rPr>
        <w:t xml:space="preserve">Definición de estructura </w:t>
      </w:r>
      <w:r w:rsidR="00FA2782" w:rsidRPr="005819C4">
        <w:rPr>
          <w:rFonts w:ascii="Calibri" w:eastAsia="Calibri" w:hAnsi="Calibri" w:cs="Calibri"/>
          <w:color w:val="000000"/>
        </w:rPr>
        <w:t xml:space="preserve">de la UE para procesar la orden de </w:t>
      </w:r>
      <w:r w:rsidR="002737B2" w:rsidRPr="005819C4">
        <w:rPr>
          <w:rFonts w:ascii="Calibri" w:eastAsia="Calibri" w:hAnsi="Calibri" w:cs="Calibri"/>
          <w:color w:val="000000"/>
        </w:rPr>
        <w:t>Soriana.com</w:t>
      </w:r>
      <w:r w:rsidRPr="005819C4">
        <w:rPr>
          <w:rFonts w:ascii="Calibri" w:eastAsia="Calibri" w:hAnsi="Calibri" w:cs="Calibri"/>
          <w:color w:val="000000"/>
        </w:rPr>
        <w:t xml:space="preserve"> para realizar el</w:t>
      </w:r>
      <w:r w:rsidR="00FA2782" w:rsidRPr="005819C4">
        <w:rPr>
          <w:rFonts w:ascii="Calibri" w:eastAsia="Calibri" w:hAnsi="Calibri" w:cs="Calibri"/>
          <w:color w:val="000000"/>
        </w:rPr>
        <w:t xml:space="preserve"> proceso de</w:t>
      </w:r>
      <w:r w:rsidRPr="005819C4">
        <w:rPr>
          <w:rFonts w:ascii="Calibri" w:eastAsia="Calibri" w:hAnsi="Calibri" w:cs="Calibri"/>
          <w:color w:val="000000"/>
        </w:rPr>
        <w:t xml:space="preserve"> surtido</w:t>
      </w:r>
    </w:p>
    <w:p w14:paraId="261D5970" w14:textId="0DD1D20F" w:rsidR="006E1C51" w:rsidRPr="005819C4" w:rsidRDefault="000F1B2C" w:rsidP="00C33948">
      <w:pPr>
        <w:pStyle w:val="Ttulo2"/>
        <w:tabs>
          <w:tab w:val="left" w:pos="860"/>
        </w:tabs>
        <w:rPr>
          <w:rFonts w:ascii="Calibri" w:eastAsia="Calibri" w:hAnsi="Calibri" w:cs="Calibri"/>
          <w:i w:val="0"/>
          <w:color w:val="000000"/>
        </w:rPr>
      </w:pPr>
      <w:bookmarkStart w:id="35" w:name="_Toc66451686"/>
      <w:r w:rsidRPr="005819C4">
        <w:rPr>
          <w:rFonts w:ascii="Calibri" w:eastAsia="Calibri" w:hAnsi="Calibri" w:cs="Calibri"/>
          <w:i w:val="0"/>
          <w:color w:val="000000"/>
        </w:rPr>
        <w:t>1.4</w:t>
      </w:r>
      <w:r w:rsidR="00A42230" w:rsidRPr="005819C4">
        <w:rPr>
          <w:rFonts w:ascii="Calibri" w:eastAsia="Calibri" w:hAnsi="Calibri" w:cs="Calibri"/>
          <w:i w:val="0"/>
          <w:color w:val="000000"/>
        </w:rPr>
        <w:t xml:space="preserve"> Definición, Acrónimos y Abreviaturas</w:t>
      </w:r>
      <w:bookmarkEnd w:id="35"/>
    </w:p>
    <w:tbl>
      <w:tblPr>
        <w:tblW w:w="5000" w:type="pct"/>
        <w:tblLook w:val="04A0" w:firstRow="1" w:lastRow="0" w:firstColumn="1" w:lastColumn="0" w:noHBand="0" w:noVBand="1"/>
      </w:tblPr>
      <w:tblGrid>
        <w:gridCol w:w="2309"/>
        <w:gridCol w:w="8342"/>
      </w:tblGrid>
      <w:tr w:rsidR="006E1C51" w:rsidRPr="005819C4" w14:paraId="05F464B6" w14:textId="77777777" w:rsidTr="002174B9">
        <w:trPr>
          <w:trHeight w:val="410"/>
        </w:trPr>
        <w:tc>
          <w:tcPr>
            <w:tcW w:w="1084" w:type="pct"/>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4EFCE731" w14:textId="77777777" w:rsidR="006E1C51" w:rsidRPr="005819C4" w:rsidRDefault="00A42230">
            <w:pPr>
              <w:jc w:val="center"/>
              <w:rPr>
                <w:b/>
                <w:color w:val="000000"/>
                <w:sz w:val="20"/>
                <w:szCs w:val="20"/>
              </w:rPr>
            </w:pPr>
            <w:r w:rsidRPr="005819C4">
              <w:rPr>
                <w:rFonts w:ascii="Calibri" w:eastAsia="Calibri" w:hAnsi="Calibri" w:cs="Calibri"/>
                <w:b/>
                <w:color w:val="FFFFFF"/>
                <w:sz w:val="22"/>
                <w:szCs w:val="22"/>
              </w:rPr>
              <w:t>Abreviación</w:t>
            </w:r>
          </w:p>
        </w:tc>
        <w:tc>
          <w:tcPr>
            <w:tcW w:w="3916" w:type="pct"/>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573E23E8" w14:textId="77777777" w:rsidR="006E1C51" w:rsidRPr="005819C4" w:rsidRDefault="00A42230">
            <w:pPr>
              <w:jc w:val="center"/>
              <w:rPr>
                <w:b/>
                <w:color w:val="000000"/>
                <w:sz w:val="20"/>
                <w:szCs w:val="20"/>
              </w:rPr>
            </w:pPr>
            <w:r w:rsidRPr="005819C4">
              <w:rPr>
                <w:rFonts w:ascii="Calibri" w:eastAsia="Calibri" w:hAnsi="Calibri" w:cs="Calibri"/>
                <w:b/>
                <w:color w:val="FFFFFF"/>
                <w:sz w:val="22"/>
                <w:szCs w:val="22"/>
              </w:rPr>
              <w:t>Descripción</w:t>
            </w:r>
          </w:p>
        </w:tc>
      </w:tr>
      <w:tr w:rsidR="006E1C51" w:rsidRPr="005819C4" w14:paraId="21014762"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BC83D0A" w14:textId="28DD4A88" w:rsidR="006E1C51" w:rsidRPr="005819C4" w:rsidRDefault="001C4357">
            <w:pPr>
              <w:jc w:val="both"/>
              <w:rPr>
                <w:color w:val="000000"/>
                <w:sz w:val="20"/>
                <w:szCs w:val="20"/>
              </w:rPr>
            </w:pPr>
            <w:r w:rsidRPr="005819C4">
              <w:rPr>
                <w:color w:val="000000"/>
                <w:sz w:val="20"/>
                <w:szCs w:val="20"/>
              </w:rPr>
              <w:t>OMS</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1BDA4E79" w14:textId="310F1A36" w:rsidR="006E1C51" w:rsidRPr="005819C4" w:rsidRDefault="001C4357">
            <w:pPr>
              <w:jc w:val="both"/>
              <w:rPr>
                <w:color w:val="000000"/>
                <w:sz w:val="20"/>
                <w:szCs w:val="20"/>
              </w:rPr>
            </w:pPr>
            <w:r w:rsidRPr="005819C4">
              <w:rPr>
                <w:color w:val="000000"/>
                <w:sz w:val="20"/>
                <w:szCs w:val="20"/>
              </w:rPr>
              <w:t>Operations Management Suite</w:t>
            </w:r>
          </w:p>
        </w:tc>
      </w:tr>
      <w:tr w:rsidR="006E1C51" w:rsidRPr="005819C4" w14:paraId="33CFA867"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491C42C2" w14:textId="1386C219" w:rsidR="006E1C51" w:rsidRPr="005819C4" w:rsidRDefault="00F1444E">
            <w:pPr>
              <w:jc w:val="both"/>
              <w:rPr>
                <w:color w:val="000000"/>
                <w:sz w:val="20"/>
                <w:szCs w:val="20"/>
              </w:rPr>
            </w:pPr>
            <w:r w:rsidRPr="005819C4">
              <w:rPr>
                <w:color w:val="000000"/>
                <w:sz w:val="20"/>
                <w:szCs w:val="20"/>
              </w:rPr>
              <w:t>SETC</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C39E33E" w14:textId="1DED955D" w:rsidR="006E1C51" w:rsidRPr="005819C4" w:rsidRDefault="001C4357">
            <w:pPr>
              <w:jc w:val="both"/>
              <w:rPr>
                <w:color w:val="000000"/>
                <w:sz w:val="20"/>
                <w:szCs w:val="20"/>
              </w:rPr>
            </w:pPr>
            <w:proofErr w:type="spellStart"/>
            <w:r w:rsidRPr="005819C4">
              <w:rPr>
                <w:color w:val="000000"/>
                <w:sz w:val="20"/>
                <w:szCs w:val="20"/>
              </w:rPr>
              <w:t>Super</w:t>
            </w:r>
            <w:proofErr w:type="spellEnd"/>
            <w:r w:rsidRPr="005819C4">
              <w:rPr>
                <w:color w:val="000000"/>
                <w:sz w:val="20"/>
                <w:szCs w:val="20"/>
              </w:rPr>
              <w:t xml:space="preserve"> En Tu Casa</w:t>
            </w:r>
          </w:p>
        </w:tc>
      </w:tr>
      <w:tr w:rsidR="00085D0B" w:rsidRPr="005819C4" w14:paraId="5F90B6F9"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79905D8A" w14:textId="40A8E453" w:rsidR="00085D0B" w:rsidRPr="005819C4" w:rsidRDefault="00085D0B">
            <w:pPr>
              <w:jc w:val="both"/>
              <w:rPr>
                <w:color w:val="000000"/>
                <w:sz w:val="20"/>
                <w:szCs w:val="20"/>
              </w:rPr>
            </w:pPr>
            <w:r w:rsidRPr="005819C4">
              <w:rPr>
                <w:color w:val="000000"/>
                <w:sz w:val="20"/>
                <w:szCs w:val="20"/>
              </w:rPr>
              <w:t>UE</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3261734A" w14:textId="6D627CB2" w:rsidR="00085D0B" w:rsidRPr="005819C4" w:rsidRDefault="00085D0B" w:rsidP="008A3999">
            <w:pPr>
              <w:jc w:val="both"/>
              <w:rPr>
                <w:color w:val="000000"/>
                <w:sz w:val="20"/>
                <w:szCs w:val="20"/>
              </w:rPr>
            </w:pPr>
            <w:r w:rsidRPr="005819C4">
              <w:rPr>
                <w:color w:val="000000"/>
                <w:sz w:val="20"/>
                <w:szCs w:val="20"/>
              </w:rPr>
              <w:t>Unidad de Ejecución</w:t>
            </w:r>
            <w:ins w:id="36" w:author="Alcántara Ávila, Humberto" w:date="2021-03-18T16:25:00Z">
              <w:r w:rsidR="008A3999">
                <w:rPr>
                  <w:color w:val="000000"/>
                  <w:sz w:val="20"/>
                  <w:szCs w:val="20"/>
                </w:rPr>
                <w:t xml:space="preserve"> </w:t>
              </w:r>
            </w:ins>
            <w:ins w:id="37" w:author="Alcántara Ávila, Humberto" w:date="2021-03-18T16:26:00Z">
              <w:r w:rsidR="008A3999">
                <w:rPr>
                  <w:color w:val="000000"/>
                  <w:sz w:val="20"/>
                  <w:szCs w:val="20"/>
                </w:rPr>
                <w:t>= Consignación</w:t>
              </w:r>
            </w:ins>
          </w:p>
        </w:tc>
      </w:tr>
      <w:tr w:rsidR="008A5302" w:rsidRPr="005819C4" w14:paraId="59FB98BD"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2559100" w14:textId="298C1F7F" w:rsidR="008A5302" w:rsidRPr="005819C4" w:rsidRDefault="008A5302">
            <w:pPr>
              <w:jc w:val="both"/>
              <w:rPr>
                <w:color w:val="000000"/>
                <w:sz w:val="20"/>
                <w:szCs w:val="20"/>
              </w:rPr>
            </w:pPr>
            <w:r w:rsidRPr="005819C4">
              <w:rPr>
                <w:color w:val="000000"/>
                <w:sz w:val="20"/>
                <w:szCs w:val="20"/>
              </w:rPr>
              <w:t>Geolocalización</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37A898D3" w14:textId="6BEC2A55" w:rsidR="008A5302" w:rsidRPr="005819C4" w:rsidRDefault="008A5302">
            <w:pPr>
              <w:jc w:val="both"/>
              <w:rPr>
                <w:color w:val="000000"/>
                <w:sz w:val="20"/>
                <w:szCs w:val="20"/>
              </w:rPr>
            </w:pPr>
            <w:r w:rsidRPr="005819C4">
              <w:rPr>
                <w:color w:val="000000"/>
                <w:sz w:val="20"/>
                <w:szCs w:val="20"/>
              </w:rPr>
              <w:t>Se refiere a la capacidad de tener la ubicación geográfica real de un objeto o lugar.</w:t>
            </w:r>
          </w:p>
        </w:tc>
      </w:tr>
    </w:tbl>
    <w:p w14:paraId="645AE96A" w14:textId="77D7000E" w:rsidR="006A3CB0" w:rsidRPr="005819C4" w:rsidRDefault="006A3CB0" w:rsidP="006A3CB0">
      <w:pPr>
        <w:spacing w:after="1"/>
        <w:ind w:right="313"/>
        <w:rPr>
          <w:rFonts w:ascii="Calibri" w:eastAsia="Calibri" w:hAnsi="Calibri" w:cs="Calibri"/>
          <w:color w:val="000000"/>
          <w:sz w:val="20"/>
          <w:szCs w:val="20"/>
        </w:rPr>
      </w:pPr>
      <w:bookmarkStart w:id="38" w:name="06_DEFINICIÓN_DE_ACRÓNIMOS_Y_ABREVIATURA"/>
      <w:bookmarkStart w:id="39" w:name="BKM_3ABA848D_7EC1_432F_B905_CE9FEA5519EF"/>
      <w:bookmarkStart w:id="40" w:name="01_PRESENTACIÓN_DEL_PRODUCTO_END"/>
      <w:bookmarkStart w:id="41" w:name="BKM_E2A6C0B4_0FEA_4957_B986_567B6EF3EE54"/>
      <w:bookmarkStart w:id="42" w:name="02_MODELO_ARQUITECTURA_START"/>
      <w:bookmarkStart w:id="43" w:name="03_REFERENCIAS_DE_ESTANDARES_USADOS_END"/>
      <w:bookmarkStart w:id="44" w:name="BKM_35C1D8CF_7435_4D1B_AAB9_F7AA8E11709E"/>
      <w:bookmarkStart w:id="45" w:name="05_SEGURIDAD_START"/>
      <w:bookmarkStart w:id="46" w:name="01_REQUERIMIENTOS_DE_ENTRADA_Y_SALIDA_ST"/>
      <w:bookmarkEnd w:id="38"/>
      <w:bookmarkEnd w:id="39"/>
      <w:bookmarkEnd w:id="40"/>
      <w:bookmarkEnd w:id="41"/>
      <w:bookmarkEnd w:id="42"/>
      <w:bookmarkEnd w:id="43"/>
      <w:bookmarkEnd w:id="44"/>
      <w:bookmarkEnd w:id="45"/>
      <w:bookmarkEnd w:id="46"/>
    </w:p>
    <w:p w14:paraId="0E2A07C2" w14:textId="77777777" w:rsidR="006D1333" w:rsidRPr="005819C4" w:rsidRDefault="006D1333" w:rsidP="006A3CB0">
      <w:pPr>
        <w:spacing w:after="1"/>
        <w:ind w:right="313"/>
        <w:rPr>
          <w:rFonts w:ascii="Calibri" w:eastAsia="Calibri" w:hAnsi="Calibri" w:cs="Calibri"/>
          <w:color w:val="000000"/>
          <w:sz w:val="20"/>
          <w:szCs w:val="20"/>
        </w:rPr>
      </w:pPr>
    </w:p>
    <w:p w14:paraId="6A009A84" w14:textId="17F06D8C" w:rsidR="006A3CB0" w:rsidRPr="005819C4" w:rsidRDefault="000F4570" w:rsidP="004834C4">
      <w:pPr>
        <w:pStyle w:val="Ttulo1"/>
        <w:numPr>
          <w:ilvl w:val="0"/>
          <w:numId w:val="0"/>
        </w:numPr>
        <w:spacing w:before="0" w:after="80"/>
        <w:rPr>
          <w:rFonts w:ascii="Calibri" w:eastAsia="Calibri" w:hAnsi="Calibri" w:cs="Calibri"/>
          <w:color w:val="000000"/>
          <w:sz w:val="36"/>
          <w:szCs w:val="28"/>
          <w:u w:val="single"/>
        </w:rPr>
      </w:pPr>
      <w:bookmarkStart w:id="47" w:name="_Toc66451687"/>
      <w:r w:rsidRPr="005819C4">
        <w:rPr>
          <w:rFonts w:ascii="Calibri" w:eastAsia="Calibri" w:hAnsi="Calibri" w:cs="Calibri"/>
          <w:color w:val="000000"/>
          <w:sz w:val="36"/>
          <w:szCs w:val="28"/>
          <w:u w:val="single"/>
        </w:rPr>
        <w:t>2</w:t>
      </w:r>
      <w:r w:rsidR="006A3CB0" w:rsidRPr="005819C4">
        <w:rPr>
          <w:rFonts w:ascii="Calibri" w:eastAsia="Calibri" w:hAnsi="Calibri" w:cs="Calibri"/>
          <w:color w:val="000000"/>
          <w:sz w:val="36"/>
          <w:szCs w:val="28"/>
          <w:u w:val="single"/>
        </w:rPr>
        <w:t xml:space="preserve">. </w:t>
      </w:r>
      <w:r w:rsidR="009654A0" w:rsidRPr="005819C4">
        <w:rPr>
          <w:rFonts w:ascii="Calibri" w:eastAsia="Calibri" w:hAnsi="Calibri" w:cs="Calibri"/>
          <w:color w:val="000000"/>
          <w:sz w:val="36"/>
          <w:szCs w:val="28"/>
          <w:u w:val="single"/>
        </w:rPr>
        <w:t>UE</w:t>
      </w:r>
      <w:r w:rsidR="006A3CB0" w:rsidRPr="005819C4">
        <w:rPr>
          <w:rFonts w:ascii="Calibri" w:eastAsia="Calibri" w:hAnsi="Calibri" w:cs="Calibri"/>
          <w:color w:val="000000"/>
          <w:sz w:val="36"/>
          <w:szCs w:val="28"/>
          <w:u w:val="single"/>
        </w:rPr>
        <w:t xml:space="preserve"> de Orden</w:t>
      </w:r>
      <w:bookmarkEnd w:id="47"/>
    </w:p>
    <w:p w14:paraId="37BBCC0C" w14:textId="7AFC9714" w:rsidR="000D0F4D" w:rsidRPr="005819C4" w:rsidRDefault="00085D0B"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 xml:space="preserve">Al recibir </w:t>
      </w:r>
      <w:r w:rsidR="00625E31" w:rsidRPr="005819C4">
        <w:rPr>
          <w:rFonts w:ascii="Calibri" w:eastAsia="Calibri" w:hAnsi="Calibri" w:cs="Calibri"/>
          <w:color w:val="000000"/>
          <w:sz w:val="20"/>
          <w:szCs w:val="20"/>
        </w:rPr>
        <w:t xml:space="preserve">las ordenes generadas desde el sistema </w:t>
      </w:r>
      <w:r w:rsidRPr="005819C4">
        <w:rPr>
          <w:rFonts w:ascii="Calibri" w:eastAsia="Calibri" w:hAnsi="Calibri" w:cs="Calibri"/>
          <w:color w:val="000000"/>
          <w:sz w:val="20"/>
          <w:szCs w:val="20"/>
        </w:rPr>
        <w:t xml:space="preserve">SETC, se </w:t>
      </w:r>
      <w:r w:rsidR="000F4570" w:rsidRPr="005819C4">
        <w:rPr>
          <w:rFonts w:ascii="Calibri" w:eastAsia="Calibri" w:hAnsi="Calibri" w:cs="Calibri"/>
          <w:color w:val="000000"/>
          <w:sz w:val="20"/>
          <w:szCs w:val="20"/>
        </w:rPr>
        <w:t>realiza</w:t>
      </w:r>
      <w:r w:rsidRPr="005819C4">
        <w:rPr>
          <w:rFonts w:ascii="Calibri" w:eastAsia="Calibri" w:hAnsi="Calibri" w:cs="Calibri"/>
          <w:color w:val="000000"/>
          <w:sz w:val="20"/>
          <w:szCs w:val="20"/>
        </w:rPr>
        <w:t xml:space="preserve"> el split de la orden,</w:t>
      </w:r>
      <w:r w:rsidR="003B7975" w:rsidRPr="005819C4">
        <w:rPr>
          <w:rFonts w:ascii="Calibri" w:eastAsia="Calibri" w:hAnsi="Calibri" w:cs="Calibri"/>
          <w:color w:val="000000"/>
          <w:sz w:val="20"/>
          <w:szCs w:val="20"/>
        </w:rPr>
        <w:t xml:space="preserve"> el cual en base a esa definición </w:t>
      </w:r>
      <w:r w:rsidR="006D4304" w:rsidRPr="005819C4">
        <w:rPr>
          <w:rFonts w:ascii="Calibri" w:eastAsia="Calibri" w:hAnsi="Calibri" w:cs="Calibri"/>
          <w:color w:val="000000"/>
          <w:sz w:val="20"/>
          <w:szCs w:val="20"/>
        </w:rPr>
        <w:t>generará</w:t>
      </w:r>
      <w:r w:rsidR="003B7975" w:rsidRPr="005819C4">
        <w:rPr>
          <w:rFonts w:ascii="Calibri" w:eastAsia="Calibri" w:hAnsi="Calibri" w:cs="Calibri"/>
          <w:color w:val="000000"/>
          <w:sz w:val="20"/>
          <w:szCs w:val="20"/>
        </w:rPr>
        <w:t xml:space="preserve"> la UE correspondiente para</w:t>
      </w:r>
      <w:r w:rsidR="001439BC" w:rsidRPr="005819C4">
        <w:rPr>
          <w:rFonts w:ascii="Calibri" w:eastAsia="Calibri" w:hAnsi="Calibri" w:cs="Calibri"/>
          <w:color w:val="000000"/>
          <w:sz w:val="20"/>
          <w:szCs w:val="20"/>
        </w:rPr>
        <w:t xml:space="preserve"> realizar el proceso de surtido posteriormente.</w:t>
      </w:r>
    </w:p>
    <w:p w14:paraId="19FB0675" w14:textId="350ED070" w:rsidR="006D1333" w:rsidRPr="005819C4" w:rsidRDefault="006D1333" w:rsidP="006A3CB0">
      <w:pPr>
        <w:spacing w:after="1"/>
        <w:ind w:right="313"/>
        <w:rPr>
          <w:rFonts w:ascii="Calibri" w:eastAsia="Calibri" w:hAnsi="Calibri" w:cs="Calibri"/>
          <w:color w:val="000000"/>
          <w:sz w:val="20"/>
          <w:szCs w:val="20"/>
        </w:rPr>
      </w:pPr>
    </w:p>
    <w:p w14:paraId="7BCE76F6" w14:textId="77ADAC7E" w:rsidR="00085D0B" w:rsidRPr="005819C4" w:rsidRDefault="003B7975" w:rsidP="00543127">
      <w:pPr>
        <w:spacing w:after="1"/>
        <w:ind w:right="313"/>
        <w:jc w:val="center"/>
        <w:rPr>
          <w:rFonts w:ascii="Calibri" w:eastAsia="Calibri" w:hAnsi="Calibri" w:cs="Calibri"/>
          <w:color w:val="000000"/>
          <w:sz w:val="20"/>
          <w:szCs w:val="20"/>
        </w:rPr>
      </w:pPr>
      <w:r w:rsidRPr="005819C4">
        <w:rPr>
          <w:rFonts w:ascii="Calibri" w:eastAsia="Calibri" w:hAnsi="Calibri" w:cs="Calibri"/>
          <w:noProof/>
          <w:color w:val="000000"/>
          <w:sz w:val="20"/>
          <w:szCs w:val="20"/>
        </w:rPr>
        <w:drawing>
          <wp:inline distT="0" distB="0" distL="0" distR="0" wp14:anchorId="49AA1D74" wp14:editId="10D5DDE1">
            <wp:extent cx="4038600" cy="944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944880"/>
                    </a:xfrm>
                    <a:prstGeom prst="rect">
                      <a:avLst/>
                    </a:prstGeom>
                    <a:noFill/>
                    <a:ln>
                      <a:noFill/>
                    </a:ln>
                  </pic:spPr>
                </pic:pic>
              </a:graphicData>
            </a:graphic>
          </wp:inline>
        </w:drawing>
      </w:r>
    </w:p>
    <w:p w14:paraId="7ED2CCC7" w14:textId="21AC36E1" w:rsidR="006D1333" w:rsidRPr="005819C4" w:rsidRDefault="00854265" w:rsidP="0030027D">
      <w:pPr>
        <w:spacing w:after="1"/>
        <w:ind w:right="313"/>
        <w:jc w:val="center"/>
        <w:rPr>
          <w:rFonts w:ascii="Calibri" w:eastAsia="Calibri" w:hAnsi="Calibri" w:cs="Calibri"/>
          <w:color w:val="000000"/>
          <w:sz w:val="20"/>
          <w:szCs w:val="20"/>
        </w:rPr>
      </w:pPr>
      <w:r w:rsidRPr="005819C4">
        <w:rPr>
          <w:rFonts w:ascii="Calibri" w:eastAsia="Calibri" w:hAnsi="Calibri" w:cs="Calibri"/>
          <w:color w:val="000000"/>
          <w:sz w:val="20"/>
          <w:szCs w:val="20"/>
        </w:rPr>
        <w:t xml:space="preserve">Fig.1.0 </w:t>
      </w:r>
      <w:r w:rsidR="009654A0" w:rsidRPr="005819C4">
        <w:rPr>
          <w:rFonts w:ascii="Calibri" w:eastAsia="Calibri" w:hAnsi="Calibri" w:cs="Calibri"/>
          <w:color w:val="000000"/>
          <w:sz w:val="20"/>
          <w:szCs w:val="20"/>
        </w:rPr>
        <w:t>Generación de UE de surtido</w:t>
      </w:r>
    </w:p>
    <w:p w14:paraId="0A5CE6E4" w14:textId="47EA01E3" w:rsidR="006D4304" w:rsidRDefault="006D4304" w:rsidP="00543127">
      <w:pPr>
        <w:spacing w:after="1"/>
        <w:ind w:right="313"/>
        <w:rPr>
          <w:rFonts w:ascii="Calibri" w:eastAsia="Calibri" w:hAnsi="Calibri" w:cs="Calibri"/>
          <w:color w:val="000000"/>
          <w:sz w:val="20"/>
          <w:szCs w:val="20"/>
        </w:rPr>
      </w:pPr>
    </w:p>
    <w:p w14:paraId="66274626" w14:textId="77777777" w:rsidR="00A261AA" w:rsidRDefault="00A261AA" w:rsidP="00A261AA">
      <w:pPr>
        <w:spacing w:after="1"/>
        <w:ind w:right="313"/>
        <w:rPr>
          <w:rFonts w:ascii="Calibri" w:eastAsia="Calibri" w:hAnsi="Calibri" w:cs="Calibri"/>
          <w:color w:val="000000"/>
          <w:sz w:val="20"/>
          <w:szCs w:val="20"/>
        </w:rPr>
      </w:pPr>
      <w:r>
        <w:rPr>
          <w:rFonts w:ascii="Calibri" w:eastAsia="Calibri" w:hAnsi="Calibri" w:cs="Calibri"/>
          <w:color w:val="000000"/>
          <w:sz w:val="20"/>
          <w:szCs w:val="20"/>
        </w:rPr>
        <w:t>Tomemos en cuenta que la información para la UE parte del mensaje base de la orden con el formato SalesForce.</w:t>
      </w:r>
    </w:p>
    <w:p w14:paraId="0BBB0842" w14:textId="77777777" w:rsidR="00A261AA" w:rsidRDefault="00A261AA" w:rsidP="00A261AA">
      <w:pPr>
        <w:spacing w:after="1"/>
        <w:ind w:right="313"/>
        <w:rPr>
          <w:rFonts w:ascii="Calibri" w:eastAsia="Calibri" w:hAnsi="Calibri" w:cs="Calibri"/>
          <w:color w:val="000000"/>
          <w:sz w:val="20"/>
          <w:szCs w:val="20"/>
        </w:rPr>
      </w:pPr>
      <w:r>
        <w:rPr>
          <w:rFonts w:ascii="Calibri" w:eastAsia="Calibri" w:hAnsi="Calibri" w:cs="Calibri"/>
          <w:color w:val="000000"/>
          <w:sz w:val="20"/>
          <w:szCs w:val="20"/>
        </w:rPr>
        <w:t>Que se describe en detalle en el siguiente adjunto de documentos:</w:t>
      </w:r>
    </w:p>
    <w:p w14:paraId="201CD4D4" w14:textId="77777777" w:rsidR="00A261AA" w:rsidRPr="005819C4" w:rsidRDefault="00A261AA" w:rsidP="00543127">
      <w:pPr>
        <w:spacing w:after="1"/>
        <w:ind w:right="313"/>
        <w:rPr>
          <w:rFonts w:ascii="Calibri" w:eastAsia="Calibri" w:hAnsi="Calibri" w:cs="Calibri"/>
          <w:color w:val="000000"/>
          <w:sz w:val="20"/>
          <w:szCs w:val="20"/>
        </w:rPr>
      </w:pPr>
    </w:p>
    <w:p w14:paraId="16892151" w14:textId="77777777" w:rsidR="00EF59B8" w:rsidRDefault="00EF59B8" w:rsidP="00EF59B8">
      <w:pPr>
        <w:rPr>
          <w:b/>
          <w:color w:val="000000"/>
          <w:sz w:val="20"/>
          <w:szCs w:val="20"/>
        </w:rPr>
      </w:pPr>
      <w:r>
        <w:rPr>
          <w:b/>
          <w:color w:val="000000"/>
          <w:sz w:val="20"/>
          <w:szCs w:val="20"/>
        </w:rPr>
        <w:t>Documento original de la Orden SF</w:t>
      </w:r>
    </w:p>
    <w:p w14:paraId="25CFF014" w14:textId="77777777" w:rsidR="00EF59B8" w:rsidRDefault="00EF59B8" w:rsidP="00EF59B8">
      <w:pPr>
        <w:rPr>
          <w:b/>
          <w:color w:val="000000"/>
          <w:sz w:val="20"/>
          <w:szCs w:val="20"/>
        </w:rPr>
      </w:pPr>
      <w:r>
        <w:rPr>
          <w:b/>
          <w:color w:val="000000"/>
          <w:sz w:val="20"/>
          <w:szCs w:val="20"/>
        </w:rPr>
        <w:tab/>
      </w:r>
      <w:bookmarkStart w:id="48" w:name="_MON_1677479240"/>
      <w:bookmarkEnd w:id="48"/>
      <w:r>
        <w:rPr>
          <w:b/>
          <w:color w:val="000000"/>
          <w:sz w:val="20"/>
          <w:szCs w:val="20"/>
        </w:rPr>
        <w:object w:dxaOrig="1517" w:dyaOrig="987" w14:anchorId="227250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95pt;height:49.4pt" o:ole="">
            <v:imagedata r:id="rId17" o:title=""/>
          </v:shape>
          <o:OLEObject Type="Embed" ProgID="Word.Document.12" ShapeID="_x0000_i1025" DrawAspect="Icon" ObjectID="_1683483453" r:id="rId18">
            <o:FieldCodes>\s</o:FieldCodes>
          </o:OLEObject>
        </w:object>
      </w:r>
    </w:p>
    <w:p w14:paraId="75FEEC11" w14:textId="07B46F1D" w:rsidR="004D31EA" w:rsidRPr="005819C4" w:rsidRDefault="004D31EA" w:rsidP="00543127">
      <w:pPr>
        <w:spacing w:after="1"/>
        <w:ind w:right="313"/>
        <w:rPr>
          <w:rFonts w:ascii="Calibri" w:eastAsia="Calibri" w:hAnsi="Calibri" w:cs="Calibri"/>
          <w:color w:val="000000"/>
          <w:sz w:val="20"/>
          <w:szCs w:val="20"/>
        </w:rPr>
      </w:pPr>
    </w:p>
    <w:p w14:paraId="005A816C" w14:textId="77777777" w:rsidR="00CD4CEF" w:rsidRPr="005819C4" w:rsidRDefault="00CD4CEF" w:rsidP="00543127">
      <w:pPr>
        <w:spacing w:after="1"/>
        <w:ind w:right="313"/>
        <w:rPr>
          <w:rFonts w:ascii="Calibri" w:eastAsia="Calibri" w:hAnsi="Calibri" w:cs="Calibri"/>
          <w:color w:val="000000"/>
          <w:sz w:val="20"/>
          <w:szCs w:val="20"/>
        </w:rPr>
      </w:pPr>
    </w:p>
    <w:p w14:paraId="2B23A9AF" w14:textId="77777777" w:rsidR="00CD4CEF" w:rsidRPr="005819C4" w:rsidRDefault="00CD4CEF" w:rsidP="00543127">
      <w:pPr>
        <w:spacing w:after="1"/>
        <w:ind w:right="313"/>
        <w:rPr>
          <w:rFonts w:ascii="Calibri" w:eastAsia="Calibri" w:hAnsi="Calibri" w:cs="Calibri"/>
          <w:color w:val="000000"/>
          <w:sz w:val="20"/>
          <w:szCs w:val="20"/>
        </w:rPr>
      </w:pPr>
    </w:p>
    <w:p w14:paraId="123160D1" w14:textId="77777777" w:rsidR="00CD4CEF" w:rsidRPr="005819C4" w:rsidRDefault="00CD4CEF" w:rsidP="00543127">
      <w:pPr>
        <w:spacing w:after="1"/>
        <w:ind w:right="313"/>
        <w:rPr>
          <w:rFonts w:ascii="Calibri" w:eastAsia="Calibri" w:hAnsi="Calibri" w:cs="Calibri"/>
          <w:color w:val="000000"/>
          <w:sz w:val="20"/>
          <w:szCs w:val="20"/>
        </w:rPr>
      </w:pPr>
    </w:p>
    <w:p w14:paraId="0B5BE34F" w14:textId="77777777" w:rsidR="00CD4CEF" w:rsidRPr="005819C4" w:rsidRDefault="00CD4CEF" w:rsidP="00543127">
      <w:pPr>
        <w:spacing w:after="1"/>
        <w:ind w:right="313"/>
        <w:rPr>
          <w:rFonts w:ascii="Calibri" w:eastAsia="Calibri" w:hAnsi="Calibri" w:cs="Calibri"/>
          <w:color w:val="000000"/>
          <w:sz w:val="20"/>
          <w:szCs w:val="20"/>
        </w:rPr>
      </w:pPr>
    </w:p>
    <w:p w14:paraId="35D522A9" w14:textId="77777777" w:rsidR="00CD4CEF" w:rsidRPr="005819C4" w:rsidRDefault="00CD4CEF" w:rsidP="00543127">
      <w:pPr>
        <w:spacing w:after="1"/>
        <w:ind w:right="313"/>
        <w:rPr>
          <w:rFonts w:ascii="Calibri" w:eastAsia="Calibri" w:hAnsi="Calibri" w:cs="Calibri"/>
          <w:color w:val="000000"/>
          <w:sz w:val="20"/>
          <w:szCs w:val="20"/>
        </w:rPr>
      </w:pPr>
    </w:p>
    <w:p w14:paraId="01D6012E" w14:textId="40FA5F02" w:rsidR="00543127" w:rsidRPr="005819C4" w:rsidRDefault="00980C0C" w:rsidP="00543127">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 xml:space="preserve">La UE deberá contar con la siguiente estructura para ser procesada </w:t>
      </w:r>
      <w:r w:rsidR="00E16881" w:rsidRPr="005819C4">
        <w:rPr>
          <w:rFonts w:ascii="Calibri" w:eastAsia="Calibri" w:hAnsi="Calibri" w:cs="Calibri"/>
          <w:color w:val="000000"/>
          <w:sz w:val="20"/>
          <w:szCs w:val="20"/>
        </w:rPr>
        <w:t>por el OMS</w:t>
      </w:r>
      <w:r w:rsidR="00CD4B12" w:rsidRPr="005819C4">
        <w:rPr>
          <w:rFonts w:ascii="Calibri" w:eastAsia="Calibri" w:hAnsi="Calibri" w:cs="Calibri"/>
          <w:color w:val="000000"/>
          <w:sz w:val="20"/>
          <w:szCs w:val="20"/>
        </w:rPr>
        <w:t xml:space="preserve">. Se agrega la referencia del campo XML de donde se extraerá la información de la orden y la etapa en la cual la información será procesada. </w:t>
      </w:r>
    </w:p>
    <w:p w14:paraId="5899F877" w14:textId="4F9F3CC0" w:rsidR="00E23909" w:rsidRPr="005819C4" w:rsidRDefault="00E23909" w:rsidP="00543127">
      <w:pPr>
        <w:spacing w:after="1"/>
        <w:ind w:right="313"/>
        <w:rPr>
          <w:rFonts w:ascii="Calibri" w:eastAsia="Calibri" w:hAnsi="Calibri" w:cs="Calibri"/>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843"/>
        <w:gridCol w:w="1276"/>
        <w:gridCol w:w="1704"/>
        <w:gridCol w:w="3423"/>
      </w:tblGrid>
      <w:tr w:rsidR="002E279B" w:rsidRPr="005819C4" w14:paraId="0792F371" w14:textId="26F793F2" w:rsidTr="008A5302">
        <w:trPr>
          <w:trHeight w:val="410"/>
        </w:trPr>
        <w:tc>
          <w:tcPr>
            <w:tcW w:w="1129" w:type="pct"/>
            <w:shd w:val="clear" w:color="auto" w:fill="A6A6A6"/>
            <w:tcMar>
              <w:top w:w="0" w:type="dxa"/>
              <w:left w:w="108" w:type="dxa"/>
              <w:bottom w:w="0" w:type="dxa"/>
              <w:right w:w="108" w:type="dxa"/>
            </w:tcMar>
            <w:vAlign w:val="center"/>
          </w:tcPr>
          <w:p w14:paraId="53555995" w14:textId="2C499629" w:rsidR="002E279B" w:rsidRPr="005819C4" w:rsidRDefault="002E279B" w:rsidP="00CD4B12">
            <w:pPr>
              <w:pStyle w:val="Sinespaciado"/>
              <w:rPr>
                <w:color w:val="000000"/>
                <w:sz w:val="20"/>
                <w:szCs w:val="20"/>
              </w:rPr>
            </w:pPr>
            <w:r w:rsidRPr="005819C4">
              <w:t>Datos UE</w:t>
            </w:r>
          </w:p>
        </w:tc>
        <w:tc>
          <w:tcPr>
            <w:tcW w:w="865" w:type="pct"/>
            <w:shd w:val="clear" w:color="auto" w:fill="A6A6A6"/>
            <w:tcMar>
              <w:top w:w="0" w:type="dxa"/>
              <w:left w:w="108" w:type="dxa"/>
              <w:bottom w:w="0" w:type="dxa"/>
              <w:right w:w="108" w:type="dxa"/>
            </w:tcMar>
            <w:vAlign w:val="center"/>
          </w:tcPr>
          <w:p w14:paraId="0C5A8452" w14:textId="5EE7AF0E" w:rsidR="002E279B" w:rsidRPr="005819C4" w:rsidRDefault="002E279B" w:rsidP="00CD4B12">
            <w:pPr>
              <w:pStyle w:val="Sinespaciado"/>
            </w:pPr>
            <w:r w:rsidRPr="005819C4">
              <w:t>Campo JSON</w:t>
            </w:r>
          </w:p>
        </w:tc>
        <w:tc>
          <w:tcPr>
            <w:tcW w:w="599" w:type="pct"/>
            <w:shd w:val="clear" w:color="auto" w:fill="A6A6A6"/>
            <w:vAlign w:val="center"/>
          </w:tcPr>
          <w:p w14:paraId="30E0BBB7" w14:textId="425F191B" w:rsidR="002E279B" w:rsidRPr="005819C4" w:rsidRDefault="002E279B" w:rsidP="00CD4B12">
            <w:pPr>
              <w:pStyle w:val="Sinespaciado"/>
            </w:pPr>
            <w:r w:rsidRPr="005819C4">
              <w:t xml:space="preserve">Campo </w:t>
            </w:r>
            <w:r w:rsidR="00CD4B12" w:rsidRPr="005819C4">
              <w:t xml:space="preserve">Origen </w:t>
            </w:r>
            <w:r w:rsidRPr="005819C4">
              <w:t>XML</w:t>
            </w:r>
          </w:p>
        </w:tc>
        <w:tc>
          <w:tcPr>
            <w:tcW w:w="800" w:type="pct"/>
            <w:shd w:val="clear" w:color="auto" w:fill="A6A6A6"/>
          </w:tcPr>
          <w:p w14:paraId="1C3ADD65" w14:textId="791DDDD4" w:rsidR="002E279B" w:rsidRPr="005819C4" w:rsidRDefault="002E279B" w:rsidP="00CD4B12">
            <w:pPr>
              <w:pStyle w:val="Sinespaciado"/>
            </w:pPr>
            <w:r w:rsidRPr="005819C4">
              <w:t>Etapa</w:t>
            </w:r>
          </w:p>
        </w:tc>
        <w:tc>
          <w:tcPr>
            <w:tcW w:w="1607" w:type="pct"/>
            <w:shd w:val="clear" w:color="auto" w:fill="A6A6A6"/>
            <w:vAlign w:val="center"/>
          </w:tcPr>
          <w:p w14:paraId="1E359D74" w14:textId="2301EF02" w:rsidR="002E279B" w:rsidRPr="005819C4" w:rsidRDefault="002E279B" w:rsidP="00CD4B12">
            <w:pPr>
              <w:pStyle w:val="Sinespaciado"/>
            </w:pPr>
            <w:r w:rsidRPr="005819C4">
              <w:t>Descripción</w:t>
            </w:r>
          </w:p>
        </w:tc>
      </w:tr>
      <w:tr w:rsidR="002E279B" w:rsidRPr="005819C4" w14:paraId="78748AE8" w14:textId="77777777" w:rsidTr="00FA37DF">
        <w:trPr>
          <w:trHeight w:val="297"/>
        </w:trPr>
        <w:tc>
          <w:tcPr>
            <w:tcW w:w="5000" w:type="pct"/>
            <w:gridSpan w:val="5"/>
            <w:shd w:val="clear" w:color="auto" w:fill="BF8F00" w:themeFill="accent4" w:themeFillShade="BF"/>
          </w:tcPr>
          <w:p w14:paraId="742988DD" w14:textId="194C31FA" w:rsidR="002E279B" w:rsidRPr="005819C4" w:rsidRDefault="002E279B" w:rsidP="00CD4B12">
            <w:pPr>
              <w:pStyle w:val="Sinespaciado"/>
              <w:rPr>
                <w:b/>
                <w:color w:val="FFFFFF" w:themeColor="background1"/>
              </w:rPr>
            </w:pPr>
            <w:r w:rsidRPr="005819C4">
              <w:rPr>
                <w:b/>
                <w:color w:val="FFFFFF" w:themeColor="background1"/>
              </w:rPr>
              <w:t>Orden</w:t>
            </w:r>
          </w:p>
        </w:tc>
      </w:tr>
      <w:tr w:rsidR="006F3218" w:rsidRPr="005819C4" w14:paraId="333A27CF" w14:textId="51B4A33E" w:rsidTr="00D433CA">
        <w:trPr>
          <w:trHeight w:val="410"/>
        </w:trPr>
        <w:tc>
          <w:tcPr>
            <w:tcW w:w="1129" w:type="pct"/>
            <w:shd w:val="clear" w:color="auto" w:fill="E2EFD9" w:themeFill="accent6" w:themeFillTint="33"/>
            <w:tcMar>
              <w:top w:w="0" w:type="dxa"/>
              <w:left w:w="108" w:type="dxa"/>
              <w:bottom w:w="0" w:type="dxa"/>
              <w:right w:w="108" w:type="dxa"/>
            </w:tcMar>
            <w:vAlign w:val="center"/>
          </w:tcPr>
          <w:p w14:paraId="2B91EBA0" w14:textId="7A69F53F" w:rsidR="006F3218" w:rsidRPr="005819C4" w:rsidRDefault="006F3218" w:rsidP="00CD4B12">
            <w:pPr>
              <w:pStyle w:val="Sinespaciado"/>
            </w:pPr>
            <w:r w:rsidRPr="005819C4">
              <w:t>Número orden</w:t>
            </w:r>
          </w:p>
        </w:tc>
        <w:tc>
          <w:tcPr>
            <w:tcW w:w="865" w:type="pct"/>
            <w:shd w:val="clear" w:color="auto" w:fill="auto"/>
            <w:tcMar>
              <w:top w:w="0" w:type="dxa"/>
              <w:left w:w="108" w:type="dxa"/>
              <w:bottom w:w="0" w:type="dxa"/>
              <w:right w:w="108" w:type="dxa"/>
            </w:tcMar>
            <w:vAlign w:val="center"/>
          </w:tcPr>
          <w:p w14:paraId="18092E19" w14:textId="3ECB08B9" w:rsidR="006F3218" w:rsidRPr="005819C4" w:rsidRDefault="006F3218" w:rsidP="00CD4B12">
            <w:pPr>
              <w:pStyle w:val="Sinespaciado"/>
            </w:pPr>
            <w:r w:rsidRPr="005819C4">
              <w:t>order-no</w:t>
            </w:r>
          </w:p>
        </w:tc>
        <w:tc>
          <w:tcPr>
            <w:tcW w:w="599" w:type="pct"/>
            <w:vAlign w:val="center"/>
          </w:tcPr>
          <w:p w14:paraId="78649147" w14:textId="6C3DAEB3" w:rsidR="006F3218" w:rsidRPr="005819C4" w:rsidRDefault="006F3218" w:rsidP="00CD4B12">
            <w:pPr>
              <w:pStyle w:val="Sinespaciado"/>
            </w:pPr>
            <w:r w:rsidRPr="005819C4">
              <w:t>&lt;order order-no&gt;</w:t>
            </w:r>
          </w:p>
        </w:tc>
        <w:tc>
          <w:tcPr>
            <w:tcW w:w="800" w:type="pct"/>
            <w:vMerge w:val="restart"/>
            <w:vAlign w:val="center"/>
          </w:tcPr>
          <w:p w14:paraId="3D471256" w14:textId="25EB6FE5" w:rsidR="006F3218" w:rsidRPr="005819C4" w:rsidRDefault="006F3218" w:rsidP="00CD4B12">
            <w:pPr>
              <w:pStyle w:val="Sinespaciado"/>
              <w:rPr>
                <w:color w:val="000000"/>
                <w:sz w:val="20"/>
                <w:szCs w:val="20"/>
              </w:rPr>
            </w:pPr>
            <w:r w:rsidRPr="005819C4">
              <w:rPr>
                <w:color w:val="000000"/>
                <w:sz w:val="20"/>
                <w:szCs w:val="20"/>
              </w:rPr>
              <w:t>Split Ordenes</w:t>
            </w:r>
          </w:p>
        </w:tc>
        <w:tc>
          <w:tcPr>
            <w:tcW w:w="1607" w:type="pct"/>
            <w:vAlign w:val="center"/>
          </w:tcPr>
          <w:p w14:paraId="5C6522BE" w14:textId="474334D9" w:rsidR="006F3218" w:rsidRPr="005819C4" w:rsidRDefault="006F3218" w:rsidP="00CD4B12">
            <w:pPr>
              <w:pStyle w:val="Sinespaciado"/>
            </w:pPr>
            <w:r w:rsidRPr="005819C4">
              <w:t>Contiene el número de la orden maestra generada.</w:t>
            </w:r>
          </w:p>
        </w:tc>
      </w:tr>
      <w:tr w:rsidR="006F3218" w:rsidRPr="005819C4" w14:paraId="58388AC1" w14:textId="5E7A66FF" w:rsidTr="00D433CA">
        <w:tc>
          <w:tcPr>
            <w:tcW w:w="1129" w:type="pct"/>
            <w:shd w:val="clear" w:color="auto" w:fill="E2EFD9" w:themeFill="accent6" w:themeFillTint="33"/>
            <w:tcMar>
              <w:top w:w="0" w:type="dxa"/>
              <w:left w:w="108" w:type="dxa"/>
              <w:bottom w:w="0" w:type="dxa"/>
              <w:right w:w="108" w:type="dxa"/>
            </w:tcMar>
            <w:vAlign w:val="center"/>
          </w:tcPr>
          <w:p w14:paraId="591608EA" w14:textId="68A182B0" w:rsidR="006F3218" w:rsidRPr="005819C4" w:rsidRDefault="006F3218" w:rsidP="00CD4B12">
            <w:pPr>
              <w:pStyle w:val="Sinespaciado"/>
            </w:pPr>
            <w:r w:rsidRPr="005819C4">
              <w:t>Orden</w:t>
            </w:r>
          </w:p>
        </w:tc>
        <w:tc>
          <w:tcPr>
            <w:tcW w:w="865" w:type="pct"/>
            <w:shd w:val="clear" w:color="auto" w:fill="auto"/>
            <w:tcMar>
              <w:top w:w="0" w:type="dxa"/>
              <w:left w:w="108" w:type="dxa"/>
              <w:bottom w:w="0" w:type="dxa"/>
              <w:right w:w="108" w:type="dxa"/>
            </w:tcMar>
            <w:vAlign w:val="center"/>
          </w:tcPr>
          <w:p w14:paraId="46E19C5E" w14:textId="6E83E92B" w:rsidR="006F3218" w:rsidRPr="005819C4" w:rsidRDefault="006F3218" w:rsidP="00CD4B12">
            <w:pPr>
              <w:pStyle w:val="Sinespaciado"/>
            </w:pPr>
            <w:r w:rsidRPr="005819C4">
              <w:t>order</w:t>
            </w:r>
          </w:p>
        </w:tc>
        <w:tc>
          <w:tcPr>
            <w:tcW w:w="599" w:type="pct"/>
            <w:vAlign w:val="center"/>
          </w:tcPr>
          <w:p w14:paraId="67A5537C" w14:textId="1CFA67C9" w:rsidR="006F3218" w:rsidRPr="005819C4" w:rsidRDefault="006F3218" w:rsidP="00CD4B12">
            <w:pPr>
              <w:pStyle w:val="Sinespaciado"/>
            </w:pPr>
            <w:r w:rsidRPr="005819C4">
              <w:t xml:space="preserve">String de la orden </w:t>
            </w:r>
          </w:p>
        </w:tc>
        <w:tc>
          <w:tcPr>
            <w:tcW w:w="800" w:type="pct"/>
            <w:vMerge/>
            <w:vAlign w:val="center"/>
          </w:tcPr>
          <w:p w14:paraId="4635FD54" w14:textId="451147A7" w:rsidR="006F3218" w:rsidRPr="005819C4" w:rsidRDefault="006F3218" w:rsidP="00CD4B12">
            <w:pPr>
              <w:pStyle w:val="Sinespaciado"/>
              <w:rPr>
                <w:color w:val="000000"/>
                <w:sz w:val="20"/>
                <w:szCs w:val="20"/>
              </w:rPr>
            </w:pPr>
          </w:p>
        </w:tc>
        <w:tc>
          <w:tcPr>
            <w:tcW w:w="1607" w:type="pct"/>
            <w:vAlign w:val="center"/>
          </w:tcPr>
          <w:p w14:paraId="2F2EE856" w14:textId="066D9A10" w:rsidR="006F3218" w:rsidRPr="005819C4" w:rsidRDefault="006F3218" w:rsidP="00CD4B12">
            <w:pPr>
              <w:pStyle w:val="Sinespaciado"/>
            </w:pPr>
            <w:r w:rsidRPr="005819C4">
              <w:t>Contiene la estructura completa del  XML de la orden generada con formato Salesforce</w:t>
            </w:r>
          </w:p>
        </w:tc>
      </w:tr>
      <w:tr w:rsidR="006F3218" w:rsidRPr="005819C4" w14:paraId="09DF5BB3" w14:textId="77777777" w:rsidTr="00D433CA">
        <w:tc>
          <w:tcPr>
            <w:tcW w:w="1129" w:type="pct"/>
            <w:shd w:val="clear" w:color="auto" w:fill="E2EFD9" w:themeFill="accent6" w:themeFillTint="33"/>
            <w:tcMar>
              <w:top w:w="0" w:type="dxa"/>
              <w:left w:w="108" w:type="dxa"/>
              <w:bottom w:w="0" w:type="dxa"/>
              <w:right w:w="108" w:type="dxa"/>
            </w:tcMar>
            <w:vAlign w:val="center"/>
          </w:tcPr>
          <w:p w14:paraId="399959AA" w14:textId="1A96BC18" w:rsidR="006F3218" w:rsidRPr="005819C4" w:rsidRDefault="006F3218" w:rsidP="00CD4B12">
            <w:pPr>
              <w:pStyle w:val="Sinespaciado"/>
            </w:pPr>
            <w:r w:rsidRPr="005819C4">
              <w:t>Número de tienda</w:t>
            </w:r>
          </w:p>
        </w:tc>
        <w:tc>
          <w:tcPr>
            <w:tcW w:w="865" w:type="pct"/>
            <w:shd w:val="clear" w:color="auto" w:fill="auto"/>
            <w:tcMar>
              <w:top w:w="0" w:type="dxa"/>
              <w:left w:w="108" w:type="dxa"/>
              <w:bottom w:w="0" w:type="dxa"/>
              <w:right w:w="108" w:type="dxa"/>
            </w:tcMar>
            <w:vAlign w:val="center"/>
          </w:tcPr>
          <w:p w14:paraId="4B11A779" w14:textId="588A2146" w:rsidR="006F3218" w:rsidRPr="005819C4" w:rsidRDefault="006F3218" w:rsidP="00CD4B12">
            <w:pPr>
              <w:pStyle w:val="Sinespaciado"/>
            </w:pPr>
            <w:r w:rsidRPr="005819C4">
              <w:t>store-</w:t>
            </w:r>
            <w:proofErr w:type="spellStart"/>
            <w:r w:rsidRPr="005819C4">
              <w:t>num</w:t>
            </w:r>
            <w:proofErr w:type="spellEnd"/>
          </w:p>
        </w:tc>
        <w:tc>
          <w:tcPr>
            <w:tcW w:w="599" w:type="pct"/>
            <w:vAlign w:val="center"/>
          </w:tcPr>
          <w:p w14:paraId="00A061FD" w14:textId="69C4FF32" w:rsidR="006F3218" w:rsidRPr="005819C4" w:rsidRDefault="006F3218" w:rsidP="00CD4B12">
            <w:pPr>
              <w:pStyle w:val="Sinespaciado"/>
            </w:pPr>
            <w:r w:rsidRPr="005819C4">
              <w:t>&lt;store-number&gt;</w:t>
            </w:r>
          </w:p>
        </w:tc>
        <w:tc>
          <w:tcPr>
            <w:tcW w:w="800" w:type="pct"/>
            <w:vMerge/>
            <w:vAlign w:val="center"/>
          </w:tcPr>
          <w:p w14:paraId="7BAB8CA1" w14:textId="77777777" w:rsidR="006F3218" w:rsidRPr="005819C4" w:rsidRDefault="006F3218" w:rsidP="00CD4B12">
            <w:pPr>
              <w:pStyle w:val="Sinespaciado"/>
              <w:rPr>
                <w:color w:val="000000"/>
                <w:sz w:val="20"/>
                <w:szCs w:val="20"/>
              </w:rPr>
            </w:pPr>
          </w:p>
        </w:tc>
        <w:tc>
          <w:tcPr>
            <w:tcW w:w="1607" w:type="pct"/>
            <w:vAlign w:val="center"/>
          </w:tcPr>
          <w:p w14:paraId="7F52A931" w14:textId="20446A37" w:rsidR="006F3218" w:rsidRPr="005819C4" w:rsidRDefault="006F3218" w:rsidP="00CD4B12">
            <w:pPr>
              <w:pStyle w:val="Sinespaciado"/>
            </w:pPr>
            <w:r w:rsidRPr="005819C4">
              <w:t xml:space="preserve">Contiene el número de la </w:t>
            </w:r>
            <w:commentRangeStart w:id="49"/>
            <w:commentRangeStart w:id="50"/>
            <w:r w:rsidRPr="005819C4">
              <w:t>tienda</w:t>
            </w:r>
            <w:commentRangeEnd w:id="49"/>
            <w:r w:rsidR="00131110">
              <w:rPr>
                <w:rStyle w:val="Refdecomentario"/>
                <w:rFonts w:eastAsia="Calibri"/>
              </w:rPr>
              <w:commentReference w:id="49"/>
            </w:r>
            <w:commentRangeEnd w:id="50"/>
            <w:r w:rsidR="00DC496A">
              <w:rPr>
                <w:rStyle w:val="Refdecomentario"/>
                <w:rFonts w:eastAsia="Calibri"/>
              </w:rPr>
              <w:commentReference w:id="50"/>
            </w:r>
            <w:del w:id="51" w:author="Alcántara Ávila, Humberto" w:date="2021-03-18T16:29:00Z">
              <w:r w:rsidRPr="005819C4" w:rsidDel="00131110">
                <w:delText xml:space="preserve"> </w:delText>
              </w:r>
            </w:del>
          </w:p>
        </w:tc>
      </w:tr>
      <w:tr w:rsidR="006F3218" w:rsidRPr="005819C4" w14:paraId="52E98516" w14:textId="77777777" w:rsidTr="00D433CA">
        <w:tc>
          <w:tcPr>
            <w:tcW w:w="1129" w:type="pct"/>
            <w:shd w:val="clear" w:color="auto" w:fill="E2EFD9" w:themeFill="accent6" w:themeFillTint="33"/>
            <w:tcMar>
              <w:top w:w="0" w:type="dxa"/>
              <w:left w:w="108" w:type="dxa"/>
              <w:bottom w:w="0" w:type="dxa"/>
              <w:right w:w="108" w:type="dxa"/>
            </w:tcMar>
            <w:vAlign w:val="center"/>
          </w:tcPr>
          <w:p w14:paraId="4677DD6D" w14:textId="345DC21D" w:rsidR="006F3218" w:rsidRPr="005819C4" w:rsidRDefault="006F3218" w:rsidP="00CD4B12">
            <w:pPr>
              <w:pStyle w:val="Sinespaciado"/>
            </w:pPr>
            <w:r w:rsidRPr="005819C4">
              <w:t>Número de UE</w:t>
            </w:r>
          </w:p>
        </w:tc>
        <w:tc>
          <w:tcPr>
            <w:tcW w:w="865" w:type="pct"/>
            <w:shd w:val="clear" w:color="auto" w:fill="auto"/>
            <w:tcMar>
              <w:top w:w="0" w:type="dxa"/>
              <w:left w:w="108" w:type="dxa"/>
              <w:bottom w:w="0" w:type="dxa"/>
              <w:right w:w="108" w:type="dxa"/>
            </w:tcMar>
            <w:vAlign w:val="center"/>
          </w:tcPr>
          <w:p w14:paraId="7F766C5F" w14:textId="3605F8C3" w:rsidR="006F3218" w:rsidRPr="005819C4" w:rsidRDefault="006F3218" w:rsidP="00CD4B12">
            <w:pPr>
              <w:pStyle w:val="Sinespaciado"/>
            </w:pPr>
            <w:r w:rsidRPr="005819C4">
              <w:t>ue-no</w:t>
            </w:r>
          </w:p>
        </w:tc>
        <w:tc>
          <w:tcPr>
            <w:tcW w:w="599" w:type="pct"/>
            <w:vAlign w:val="center"/>
          </w:tcPr>
          <w:p w14:paraId="4367445F" w14:textId="31F935C4" w:rsidR="006F3218" w:rsidRPr="005819C4" w:rsidRDefault="006F3218" w:rsidP="00CD4B12">
            <w:pPr>
              <w:pStyle w:val="Sinespaciado"/>
            </w:pPr>
            <w:r w:rsidRPr="005819C4">
              <w:t>N/A</w:t>
            </w:r>
          </w:p>
        </w:tc>
        <w:tc>
          <w:tcPr>
            <w:tcW w:w="800" w:type="pct"/>
            <w:vMerge/>
            <w:vAlign w:val="center"/>
          </w:tcPr>
          <w:p w14:paraId="2D659027" w14:textId="77777777" w:rsidR="006F3218" w:rsidRPr="005819C4" w:rsidRDefault="006F3218" w:rsidP="00CD4B12">
            <w:pPr>
              <w:pStyle w:val="Sinespaciado"/>
              <w:rPr>
                <w:color w:val="000000"/>
                <w:sz w:val="20"/>
                <w:szCs w:val="20"/>
              </w:rPr>
            </w:pPr>
          </w:p>
        </w:tc>
        <w:tc>
          <w:tcPr>
            <w:tcW w:w="1607" w:type="pct"/>
            <w:vAlign w:val="center"/>
          </w:tcPr>
          <w:p w14:paraId="54D324C8" w14:textId="77777777" w:rsidR="005D00FA" w:rsidRPr="005819C4" w:rsidRDefault="006F3218" w:rsidP="005D00FA">
            <w:pPr>
              <w:pStyle w:val="Sinespaciado"/>
            </w:pPr>
            <w:r w:rsidRPr="005819C4">
              <w:t>Contiene el número de la unidad de ejecución generada.</w:t>
            </w:r>
          </w:p>
          <w:p w14:paraId="7D28672D" w14:textId="4336F45B" w:rsidR="006F3218" w:rsidRPr="005819C4" w:rsidRDefault="006F3218" w:rsidP="005D00FA">
            <w:pPr>
              <w:pStyle w:val="Sinespaciado"/>
            </w:pPr>
            <w:r w:rsidRPr="005819C4">
              <w:t xml:space="preserve">Este dato se genera de acuerdo a la ‘N’ cantidad de UE resultantes de la orden para ser </w:t>
            </w:r>
            <w:commentRangeStart w:id="52"/>
            <w:commentRangeStart w:id="53"/>
            <w:r w:rsidRPr="005819C4">
              <w:t>surtidas</w:t>
            </w:r>
            <w:commentRangeEnd w:id="52"/>
            <w:r w:rsidR="00EE0B3D">
              <w:rPr>
                <w:rStyle w:val="Refdecomentario"/>
                <w:rFonts w:eastAsia="Calibri"/>
              </w:rPr>
              <w:commentReference w:id="52"/>
            </w:r>
            <w:commentRangeEnd w:id="53"/>
            <w:r w:rsidR="00DC496A">
              <w:rPr>
                <w:rStyle w:val="Refdecomentario"/>
                <w:rFonts w:eastAsia="Calibri"/>
              </w:rPr>
              <w:commentReference w:id="53"/>
            </w:r>
            <w:r w:rsidRPr="005819C4">
              <w:t>.</w:t>
            </w:r>
          </w:p>
        </w:tc>
      </w:tr>
      <w:tr w:rsidR="006F3218" w:rsidRPr="005819C4" w14:paraId="01E7CB58" w14:textId="77777777" w:rsidTr="00D433CA">
        <w:tc>
          <w:tcPr>
            <w:tcW w:w="1129" w:type="pct"/>
            <w:shd w:val="clear" w:color="auto" w:fill="E2EFD9" w:themeFill="accent6" w:themeFillTint="33"/>
            <w:tcMar>
              <w:top w:w="0" w:type="dxa"/>
              <w:left w:w="108" w:type="dxa"/>
              <w:bottom w:w="0" w:type="dxa"/>
              <w:right w:w="108" w:type="dxa"/>
            </w:tcMar>
            <w:vAlign w:val="center"/>
          </w:tcPr>
          <w:p w14:paraId="6A5121BE" w14:textId="215D797B" w:rsidR="006F3218" w:rsidRPr="005819C4" w:rsidRDefault="006F3218" w:rsidP="00CD4B12">
            <w:pPr>
              <w:pStyle w:val="Sinespaciado"/>
            </w:pPr>
            <w:r w:rsidRPr="005819C4">
              <w:t>Estatus de UE</w:t>
            </w:r>
          </w:p>
        </w:tc>
        <w:tc>
          <w:tcPr>
            <w:tcW w:w="865" w:type="pct"/>
            <w:shd w:val="clear" w:color="auto" w:fill="auto"/>
            <w:tcMar>
              <w:top w:w="0" w:type="dxa"/>
              <w:left w:w="108" w:type="dxa"/>
              <w:bottom w:w="0" w:type="dxa"/>
              <w:right w:w="108" w:type="dxa"/>
            </w:tcMar>
            <w:vAlign w:val="center"/>
          </w:tcPr>
          <w:p w14:paraId="45887673" w14:textId="3CF8472F" w:rsidR="006F3218" w:rsidRPr="005819C4" w:rsidRDefault="006F3218" w:rsidP="00CD4B12">
            <w:pPr>
              <w:pStyle w:val="Sinespaciado"/>
            </w:pPr>
            <w:r w:rsidRPr="005819C4">
              <w:t>status-ue</w:t>
            </w:r>
          </w:p>
        </w:tc>
        <w:tc>
          <w:tcPr>
            <w:tcW w:w="599" w:type="pct"/>
            <w:vAlign w:val="center"/>
          </w:tcPr>
          <w:p w14:paraId="5FAA12D0" w14:textId="7AE4AAD3" w:rsidR="006F3218" w:rsidRPr="005819C4" w:rsidRDefault="006F3218" w:rsidP="00CD4B12">
            <w:pPr>
              <w:pStyle w:val="Sinespaciado"/>
            </w:pPr>
            <w:r w:rsidRPr="005819C4">
              <w:t>N/A</w:t>
            </w:r>
          </w:p>
        </w:tc>
        <w:tc>
          <w:tcPr>
            <w:tcW w:w="800" w:type="pct"/>
            <w:vMerge/>
            <w:vAlign w:val="center"/>
          </w:tcPr>
          <w:p w14:paraId="438C03DA" w14:textId="77777777" w:rsidR="006F3218" w:rsidRPr="005819C4" w:rsidRDefault="006F3218" w:rsidP="00CD4B12">
            <w:pPr>
              <w:pStyle w:val="Sinespaciado"/>
              <w:rPr>
                <w:color w:val="000000"/>
                <w:sz w:val="20"/>
                <w:szCs w:val="20"/>
              </w:rPr>
            </w:pPr>
          </w:p>
        </w:tc>
        <w:tc>
          <w:tcPr>
            <w:tcW w:w="1607" w:type="pct"/>
            <w:vAlign w:val="center"/>
          </w:tcPr>
          <w:p w14:paraId="19A1A2AB" w14:textId="77777777" w:rsidR="006F3218" w:rsidRPr="005819C4" w:rsidRDefault="006F3218" w:rsidP="00CD4B12">
            <w:pPr>
              <w:pStyle w:val="Sinespaciado"/>
              <w:rPr>
                <w:color w:val="000000"/>
                <w:sz w:val="20"/>
                <w:szCs w:val="20"/>
              </w:rPr>
            </w:pPr>
            <w:r w:rsidRPr="005819C4">
              <w:rPr>
                <w:color w:val="000000"/>
                <w:sz w:val="20"/>
                <w:szCs w:val="20"/>
              </w:rPr>
              <w:t>Contiene el estatus de la unidad de ejecución. Este dato es resultante del procesamiento de la UE.</w:t>
            </w:r>
          </w:p>
          <w:p w14:paraId="68EA3E14" w14:textId="771A5141" w:rsidR="008F7EAA" w:rsidRPr="005819C4" w:rsidRDefault="008F7EAA" w:rsidP="00CD4B12">
            <w:pPr>
              <w:pStyle w:val="Sinespaciado"/>
              <w:rPr>
                <w:color w:val="000000"/>
                <w:sz w:val="20"/>
                <w:szCs w:val="20"/>
              </w:rPr>
            </w:pPr>
            <w:r w:rsidRPr="005819C4">
              <w:rPr>
                <w:color w:val="000000"/>
                <w:sz w:val="20"/>
                <w:szCs w:val="20"/>
              </w:rPr>
              <w:t xml:space="preserve">0 – </w:t>
            </w:r>
            <w:commentRangeStart w:id="54"/>
            <w:r w:rsidRPr="005819C4">
              <w:rPr>
                <w:color w:val="000000"/>
                <w:sz w:val="20"/>
                <w:szCs w:val="20"/>
              </w:rPr>
              <w:t>Split</w:t>
            </w:r>
            <w:commentRangeEnd w:id="54"/>
            <w:r w:rsidR="00DF4C7C">
              <w:rPr>
                <w:rStyle w:val="Refdecomentario"/>
                <w:rFonts w:eastAsia="Calibri"/>
              </w:rPr>
              <w:commentReference w:id="54"/>
            </w:r>
          </w:p>
          <w:p w14:paraId="60064EF2" w14:textId="73D9716F" w:rsidR="008F7EAA" w:rsidRPr="005819C4" w:rsidRDefault="008F7EAA" w:rsidP="00CD4B12">
            <w:pPr>
              <w:pStyle w:val="Sinespaciado"/>
              <w:rPr>
                <w:color w:val="000000"/>
                <w:sz w:val="20"/>
                <w:szCs w:val="20"/>
              </w:rPr>
            </w:pPr>
            <w:r w:rsidRPr="005819C4">
              <w:rPr>
                <w:color w:val="000000"/>
                <w:sz w:val="20"/>
                <w:szCs w:val="20"/>
              </w:rPr>
              <w:t>1 – surtido</w:t>
            </w:r>
          </w:p>
          <w:p w14:paraId="09B80CA9" w14:textId="39017B6A" w:rsidR="008F7EAA" w:rsidRPr="005819C4" w:rsidRDefault="008F7EAA" w:rsidP="00CD4B12">
            <w:pPr>
              <w:pStyle w:val="Sinespaciado"/>
              <w:rPr>
                <w:color w:val="000000"/>
                <w:sz w:val="20"/>
                <w:szCs w:val="20"/>
              </w:rPr>
            </w:pPr>
            <w:r w:rsidRPr="005819C4">
              <w:rPr>
                <w:color w:val="000000"/>
                <w:sz w:val="20"/>
                <w:szCs w:val="20"/>
              </w:rPr>
              <w:t>2 – picking</w:t>
            </w:r>
          </w:p>
          <w:p w14:paraId="155C3E60" w14:textId="31DD56EE" w:rsidR="008F7EAA" w:rsidRPr="005819C4" w:rsidRDefault="008F7EAA" w:rsidP="00CD4B12">
            <w:pPr>
              <w:pStyle w:val="Sinespaciado"/>
              <w:rPr>
                <w:color w:val="000000"/>
                <w:sz w:val="20"/>
                <w:szCs w:val="20"/>
              </w:rPr>
            </w:pPr>
            <w:r w:rsidRPr="005819C4">
              <w:rPr>
                <w:color w:val="000000"/>
                <w:sz w:val="20"/>
                <w:szCs w:val="20"/>
              </w:rPr>
              <w:t>3 – cobro</w:t>
            </w:r>
          </w:p>
          <w:p w14:paraId="180EA487" w14:textId="77777777" w:rsidR="008F7EAA" w:rsidRPr="005819C4" w:rsidRDefault="008F7EAA" w:rsidP="008F7EAA">
            <w:pPr>
              <w:pStyle w:val="Sinespaciado"/>
              <w:rPr>
                <w:color w:val="000000"/>
                <w:sz w:val="20"/>
                <w:szCs w:val="20"/>
              </w:rPr>
            </w:pPr>
            <w:r w:rsidRPr="005819C4">
              <w:rPr>
                <w:color w:val="000000"/>
                <w:sz w:val="20"/>
                <w:szCs w:val="20"/>
              </w:rPr>
              <w:t>4 – empaque</w:t>
            </w:r>
          </w:p>
          <w:p w14:paraId="04CA9D1F" w14:textId="3B39C882" w:rsidR="008F7EAA" w:rsidRPr="005819C4" w:rsidRDefault="008F7EAA" w:rsidP="008F7EAA">
            <w:pPr>
              <w:pStyle w:val="Sinespaciado"/>
              <w:rPr>
                <w:color w:val="000000"/>
                <w:sz w:val="20"/>
                <w:szCs w:val="20"/>
              </w:rPr>
            </w:pPr>
            <w:r w:rsidRPr="005819C4">
              <w:rPr>
                <w:color w:val="000000"/>
                <w:sz w:val="20"/>
                <w:szCs w:val="20"/>
              </w:rPr>
              <w:t>5 – transporte</w:t>
            </w:r>
          </w:p>
          <w:p w14:paraId="1F35005B" w14:textId="4C05B336" w:rsidR="008F7EAA" w:rsidRPr="005819C4" w:rsidRDefault="008F7EAA" w:rsidP="00360181">
            <w:pPr>
              <w:pStyle w:val="Sinespaciado"/>
              <w:rPr>
                <w:color w:val="000000"/>
                <w:sz w:val="20"/>
                <w:szCs w:val="20"/>
              </w:rPr>
            </w:pPr>
            <w:r w:rsidRPr="005819C4">
              <w:rPr>
                <w:color w:val="000000"/>
                <w:sz w:val="20"/>
                <w:szCs w:val="20"/>
              </w:rPr>
              <w:t>6 – entrega</w:t>
            </w:r>
          </w:p>
        </w:tc>
      </w:tr>
      <w:tr w:rsidR="006F3218" w:rsidRPr="005819C4" w14:paraId="38E0B42D" w14:textId="77777777" w:rsidTr="00D433CA">
        <w:tc>
          <w:tcPr>
            <w:tcW w:w="1129" w:type="pct"/>
            <w:shd w:val="clear" w:color="auto" w:fill="E2EFD9" w:themeFill="accent6" w:themeFillTint="33"/>
            <w:tcMar>
              <w:top w:w="0" w:type="dxa"/>
              <w:left w:w="108" w:type="dxa"/>
              <w:bottom w:w="0" w:type="dxa"/>
              <w:right w:w="108" w:type="dxa"/>
            </w:tcMar>
            <w:vAlign w:val="center"/>
          </w:tcPr>
          <w:p w14:paraId="4B3A6DC3" w14:textId="6BFA6C13" w:rsidR="006F3218" w:rsidRPr="005819C4" w:rsidRDefault="006F3218" w:rsidP="00CD4B12">
            <w:pPr>
              <w:pStyle w:val="Sinespaciado"/>
              <w:rPr>
                <w:color w:val="000000"/>
                <w:sz w:val="20"/>
                <w:szCs w:val="20"/>
              </w:rPr>
            </w:pPr>
            <w:r w:rsidRPr="005819C4">
              <w:rPr>
                <w:color w:val="000000"/>
                <w:sz w:val="20"/>
                <w:szCs w:val="20"/>
              </w:rPr>
              <w:t>Fecha/Hora de creación</w:t>
            </w:r>
          </w:p>
        </w:tc>
        <w:tc>
          <w:tcPr>
            <w:tcW w:w="865" w:type="pct"/>
            <w:shd w:val="clear" w:color="auto" w:fill="auto"/>
            <w:tcMar>
              <w:top w:w="0" w:type="dxa"/>
              <w:left w:w="108" w:type="dxa"/>
              <w:bottom w:w="0" w:type="dxa"/>
              <w:right w:w="108" w:type="dxa"/>
            </w:tcMar>
            <w:vAlign w:val="center"/>
          </w:tcPr>
          <w:p w14:paraId="1B91AB02" w14:textId="43361020" w:rsidR="006F3218" w:rsidRPr="005819C4" w:rsidRDefault="006F3218" w:rsidP="00CD4B12">
            <w:pPr>
              <w:pStyle w:val="Sinespaciado"/>
              <w:rPr>
                <w:color w:val="000000"/>
                <w:sz w:val="20"/>
                <w:szCs w:val="20"/>
              </w:rPr>
            </w:pPr>
            <w:r w:rsidRPr="005819C4">
              <w:rPr>
                <w:color w:val="000000"/>
                <w:sz w:val="20"/>
                <w:szCs w:val="20"/>
              </w:rPr>
              <w:t>order-date</w:t>
            </w:r>
          </w:p>
        </w:tc>
        <w:tc>
          <w:tcPr>
            <w:tcW w:w="599" w:type="pct"/>
            <w:vAlign w:val="center"/>
          </w:tcPr>
          <w:p w14:paraId="2087079B" w14:textId="56948FEB" w:rsidR="006F3218" w:rsidRPr="005819C4" w:rsidRDefault="006F3218" w:rsidP="00CD4B12">
            <w:pPr>
              <w:pStyle w:val="Sinespaciado"/>
              <w:rPr>
                <w:color w:val="000000"/>
                <w:sz w:val="20"/>
                <w:szCs w:val="20"/>
              </w:rPr>
            </w:pPr>
            <w:r w:rsidRPr="005819C4">
              <w:rPr>
                <w:color w:val="000000"/>
                <w:sz w:val="20"/>
                <w:szCs w:val="20"/>
              </w:rPr>
              <w:t>&lt;order-date&gt;</w:t>
            </w:r>
          </w:p>
        </w:tc>
        <w:tc>
          <w:tcPr>
            <w:tcW w:w="800" w:type="pct"/>
            <w:vMerge/>
            <w:vAlign w:val="center"/>
          </w:tcPr>
          <w:p w14:paraId="60F39182" w14:textId="77777777" w:rsidR="006F3218" w:rsidRPr="005819C4" w:rsidRDefault="006F3218" w:rsidP="00CD4B12">
            <w:pPr>
              <w:pStyle w:val="Sinespaciado"/>
              <w:rPr>
                <w:color w:val="000000"/>
                <w:sz w:val="20"/>
                <w:szCs w:val="20"/>
              </w:rPr>
            </w:pPr>
          </w:p>
        </w:tc>
        <w:tc>
          <w:tcPr>
            <w:tcW w:w="1607" w:type="pct"/>
            <w:vAlign w:val="center"/>
          </w:tcPr>
          <w:p w14:paraId="3E5A250C" w14:textId="6D7C9F2E" w:rsidR="006F3218" w:rsidRPr="005819C4" w:rsidRDefault="006F3218" w:rsidP="00CD4B12">
            <w:pPr>
              <w:pStyle w:val="Sinespaciado"/>
              <w:rPr>
                <w:color w:val="000000"/>
                <w:sz w:val="20"/>
                <w:szCs w:val="20"/>
              </w:rPr>
            </w:pPr>
            <w:r w:rsidRPr="005819C4">
              <w:rPr>
                <w:color w:val="000000"/>
                <w:sz w:val="20"/>
                <w:szCs w:val="20"/>
              </w:rPr>
              <w:t>Contiene la fecha y hora de creación de la orden</w:t>
            </w:r>
          </w:p>
        </w:tc>
      </w:tr>
      <w:tr w:rsidR="006F3218" w:rsidRPr="005819C4" w14:paraId="416415A7" w14:textId="77777777" w:rsidTr="00D433CA">
        <w:tc>
          <w:tcPr>
            <w:tcW w:w="1129" w:type="pct"/>
            <w:shd w:val="clear" w:color="auto" w:fill="E2EFD9" w:themeFill="accent6" w:themeFillTint="33"/>
            <w:tcMar>
              <w:top w:w="0" w:type="dxa"/>
              <w:left w:w="108" w:type="dxa"/>
              <w:bottom w:w="0" w:type="dxa"/>
              <w:right w:w="108" w:type="dxa"/>
            </w:tcMar>
            <w:vAlign w:val="center"/>
          </w:tcPr>
          <w:p w14:paraId="11767766" w14:textId="78B42D0B" w:rsidR="006F3218" w:rsidRPr="005819C4" w:rsidRDefault="006F3218" w:rsidP="00CD4B12">
            <w:pPr>
              <w:pStyle w:val="Sinespaciado"/>
              <w:rPr>
                <w:color w:val="000000"/>
                <w:sz w:val="20"/>
                <w:szCs w:val="20"/>
              </w:rPr>
            </w:pPr>
            <w:r w:rsidRPr="005819C4">
              <w:rPr>
                <w:color w:val="000000"/>
                <w:sz w:val="20"/>
                <w:szCs w:val="20"/>
              </w:rPr>
              <w:t>Fecha/Hora de entrega</w:t>
            </w:r>
            <w:ins w:id="55" w:author="Alcántara Ávila, Humberto" w:date="2021-03-18T16:42:00Z">
              <w:r w:rsidR="00B51E09">
                <w:rPr>
                  <w:color w:val="000000"/>
                  <w:sz w:val="20"/>
                  <w:szCs w:val="20"/>
                </w:rPr>
                <w:t xml:space="preserve"> compromiso</w:t>
              </w:r>
            </w:ins>
          </w:p>
        </w:tc>
        <w:tc>
          <w:tcPr>
            <w:tcW w:w="865" w:type="pct"/>
            <w:shd w:val="clear" w:color="auto" w:fill="FFF2CC" w:themeFill="accent4" w:themeFillTint="33"/>
            <w:tcMar>
              <w:top w:w="0" w:type="dxa"/>
              <w:left w:w="108" w:type="dxa"/>
              <w:bottom w:w="0" w:type="dxa"/>
              <w:right w:w="108" w:type="dxa"/>
            </w:tcMar>
            <w:vAlign w:val="center"/>
          </w:tcPr>
          <w:p w14:paraId="08CF32BD" w14:textId="625E4720" w:rsidR="006F3218" w:rsidRPr="005819C4" w:rsidRDefault="006F3218" w:rsidP="00CD4B12">
            <w:pPr>
              <w:pStyle w:val="Sinespaciado"/>
              <w:rPr>
                <w:color w:val="000000"/>
                <w:sz w:val="20"/>
                <w:szCs w:val="20"/>
              </w:rPr>
            </w:pPr>
            <w:r w:rsidRPr="005819C4">
              <w:rPr>
                <w:color w:val="000000"/>
                <w:sz w:val="20"/>
                <w:szCs w:val="20"/>
              </w:rPr>
              <w:t>order-delivery-date</w:t>
            </w:r>
          </w:p>
        </w:tc>
        <w:tc>
          <w:tcPr>
            <w:tcW w:w="599" w:type="pct"/>
            <w:shd w:val="clear" w:color="auto" w:fill="FFF2CC" w:themeFill="accent4" w:themeFillTint="33"/>
            <w:vAlign w:val="center"/>
          </w:tcPr>
          <w:p w14:paraId="3FC9465D" w14:textId="70DA92C1" w:rsidR="006F3218" w:rsidRPr="005819C4" w:rsidRDefault="006F3218" w:rsidP="00CD4B12">
            <w:pPr>
              <w:pStyle w:val="Sinespaciado"/>
              <w:rPr>
                <w:color w:val="000000"/>
                <w:sz w:val="20"/>
                <w:szCs w:val="20"/>
              </w:rPr>
            </w:pPr>
            <w:r w:rsidRPr="005819C4">
              <w:rPr>
                <w:color w:val="000000"/>
                <w:sz w:val="20"/>
                <w:szCs w:val="20"/>
              </w:rPr>
              <w:t>Dato obtenido desde la estructura de Salesforce</w:t>
            </w:r>
          </w:p>
        </w:tc>
        <w:tc>
          <w:tcPr>
            <w:tcW w:w="800" w:type="pct"/>
            <w:vMerge/>
            <w:vAlign w:val="center"/>
          </w:tcPr>
          <w:p w14:paraId="6573784A" w14:textId="77777777" w:rsidR="006F3218" w:rsidRPr="005819C4" w:rsidRDefault="006F3218" w:rsidP="00CD4B12">
            <w:pPr>
              <w:pStyle w:val="Sinespaciado"/>
              <w:rPr>
                <w:color w:val="000000"/>
                <w:sz w:val="20"/>
                <w:szCs w:val="20"/>
              </w:rPr>
            </w:pPr>
          </w:p>
        </w:tc>
        <w:tc>
          <w:tcPr>
            <w:tcW w:w="1607" w:type="pct"/>
            <w:shd w:val="clear" w:color="auto" w:fill="FFF2CC" w:themeFill="accent4" w:themeFillTint="33"/>
            <w:vAlign w:val="center"/>
          </w:tcPr>
          <w:p w14:paraId="0FDA365C" w14:textId="3A57C363" w:rsidR="006F3218" w:rsidRPr="005819C4" w:rsidRDefault="006F3218" w:rsidP="00C123F3">
            <w:pPr>
              <w:pStyle w:val="Sinespaciado"/>
              <w:rPr>
                <w:color w:val="000000"/>
                <w:sz w:val="20"/>
                <w:szCs w:val="20"/>
              </w:rPr>
            </w:pPr>
            <w:r w:rsidRPr="005819C4">
              <w:rPr>
                <w:color w:val="000000"/>
                <w:sz w:val="20"/>
                <w:szCs w:val="20"/>
                <w:shd w:val="clear" w:color="auto" w:fill="FFF2CC" w:themeFill="accent4" w:themeFillTint="33"/>
              </w:rPr>
              <w:t>Contiene</w:t>
            </w:r>
            <w:r w:rsidRPr="005819C4">
              <w:rPr>
                <w:color w:val="000000"/>
                <w:sz w:val="20"/>
                <w:szCs w:val="20"/>
              </w:rPr>
              <w:t xml:space="preserve"> la fecha y</w:t>
            </w:r>
            <w:r w:rsidR="00800A65" w:rsidRPr="005819C4">
              <w:rPr>
                <w:color w:val="000000"/>
                <w:sz w:val="20"/>
                <w:szCs w:val="20"/>
              </w:rPr>
              <w:t xml:space="preserve"> hora</w:t>
            </w:r>
            <w:r w:rsidR="00C123F3" w:rsidRPr="005819C4">
              <w:rPr>
                <w:color w:val="000000"/>
                <w:sz w:val="20"/>
                <w:szCs w:val="20"/>
              </w:rPr>
              <w:t xml:space="preserve"> </w:t>
            </w:r>
            <w:r w:rsidR="00BF0A36" w:rsidRPr="005819C4">
              <w:rPr>
                <w:color w:val="000000"/>
                <w:sz w:val="20"/>
                <w:szCs w:val="20"/>
              </w:rPr>
              <w:t>compromiso de</w:t>
            </w:r>
            <w:r w:rsidR="00800A65" w:rsidRPr="005819C4">
              <w:rPr>
                <w:color w:val="000000"/>
                <w:sz w:val="20"/>
                <w:szCs w:val="20"/>
              </w:rPr>
              <w:t xml:space="preserve"> entrega de la </w:t>
            </w:r>
            <w:commentRangeStart w:id="56"/>
            <w:commentRangeStart w:id="57"/>
            <w:r w:rsidR="00800A65" w:rsidRPr="005819C4">
              <w:rPr>
                <w:color w:val="000000"/>
                <w:sz w:val="20"/>
                <w:szCs w:val="20"/>
              </w:rPr>
              <w:t>orden</w:t>
            </w:r>
            <w:commentRangeEnd w:id="56"/>
            <w:r w:rsidR="00853098">
              <w:rPr>
                <w:rStyle w:val="Refdecomentario"/>
                <w:rFonts w:eastAsia="Calibri"/>
              </w:rPr>
              <w:commentReference w:id="56"/>
            </w:r>
            <w:commentRangeEnd w:id="57"/>
            <w:r w:rsidR="00DC496A">
              <w:rPr>
                <w:rStyle w:val="Refdecomentario"/>
                <w:rFonts w:eastAsia="Calibri"/>
              </w:rPr>
              <w:commentReference w:id="57"/>
            </w:r>
            <w:r w:rsidR="00800A65" w:rsidRPr="005819C4">
              <w:rPr>
                <w:color w:val="000000"/>
                <w:sz w:val="20"/>
                <w:szCs w:val="20"/>
              </w:rPr>
              <w:t>.</w:t>
            </w:r>
          </w:p>
        </w:tc>
      </w:tr>
      <w:tr w:rsidR="006F3218" w:rsidRPr="005819C4" w14:paraId="3753822A" w14:textId="77777777" w:rsidTr="00D433CA">
        <w:tc>
          <w:tcPr>
            <w:tcW w:w="1129" w:type="pct"/>
            <w:shd w:val="clear" w:color="auto" w:fill="E2EFD9" w:themeFill="accent6" w:themeFillTint="33"/>
            <w:tcMar>
              <w:top w:w="0" w:type="dxa"/>
              <w:left w:w="108" w:type="dxa"/>
              <w:bottom w:w="0" w:type="dxa"/>
              <w:right w:w="108" w:type="dxa"/>
            </w:tcMar>
            <w:vAlign w:val="center"/>
          </w:tcPr>
          <w:p w14:paraId="217FB3B1" w14:textId="47B13574" w:rsidR="006F3218" w:rsidRPr="005819C4" w:rsidRDefault="006F3218" w:rsidP="00CD4B12">
            <w:pPr>
              <w:pStyle w:val="Sinespaciado"/>
              <w:rPr>
                <w:color w:val="000000"/>
                <w:sz w:val="20"/>
                <w:szCs w:val="20"/>
              </w:rPr>
            </w:pPr>
            <w:r w:rsidRPr="005819C4">
              <w:rPr>
                <w:color w:val="000000"/>
                <w:sz w:val="20"/>
                <w:szCs w:val="20"/>
              </w:rPr>
              <w:t>Origen</w:t>
            </w:r>
            <w:ins w:id="58" w:author="Alcántara Ávila, Humberto" w:date="2021-03-18T16:46:00Z">
              <w:r w:rsidR="002830F5">
                <w:rPr>
                  <w:color w:val="000000"/>
                  <w:sz w:val="20"/>
                  <w:szCs w:val="20"/>
                </w:rPr>
                <w:t xml:space="preserve"> de Venta</w:t>
              </w:r>
            </w:ins>
          </w:p>
        </w:tc>
        <w:tc>
          <w:tcPr>
            <w:tcW w:w="865" w:type="pct"/>
            <w:shd w:val="clear" w:color="auto" w:fill="auto"/>
            <w:tcMar>
              <w:top w:w="0" w:type="dxa"/>
              <w:left w:w="108" w:type="dxa"/>
              <w:bottom w:w="0" w:type="dxa"/>
              <w:right w:w="108" w:type="dxa"/>
            </w:tcMar>
            <w:vAlign w:val="center"/>
          </w:tcPr>
          <w:p w14:paraId="3B1D3EC1" w14:textId="6771FD4C" w:rsidR="006F3218" w:rsidRPr="005819C4" w:rsidRDefault="006F3218" w:rsidP="00CD4B12">
            <w:pPr>
              <w:pStyle w:val="Sinespaciado"/>
              <w:rPr>
                <w:color w:val="000000"/>
                <w:sz w:val="20"/>
                <w:szCs w:val="20"/>
              </w:rPr>
            </w:pPr>
            <w:r w:rsidRPr="005819C4">
              <w:rPr>
                <w:color w:val="000000"/>
                <w:sz w:val="20"/>
                <w:szCs w:val="20"/>
              </w:rPr>
              <w:t>created-by</w:t>
            </w:r>
          </w:p>
        </w:tc>
        <w:tc>
          <w:tcPr>
            <w:tcW w:w="599" w:type="pct"/>
            <w:vAlign w:val="center"/>
          </w:tcPr>
          <w:p w14:paraId="55BC432D" w14:textId="4778DF86" w:rsidR="006F3218" w:rsidRPr="005819C4" w:rsidRDefault="006F3218" w:rsidP="00CD4B12">
            <w:pPr>
              <w:pStyle w:val="Sinespaciado"/>
              <w:rPr>
                <w:color w:val="000000"/>
                <w:sz w:val="20"/>
                <w:szCs w:val="20"/>
              </w:rPr>
            </w:pPr>
            <w:r w:rsidRPr="005819C4">
              <w:rPr>
                <w:color w:val="000000"/>
                <w:sz w:val="20"/>
                <w:szCs w:val="20"/>
              </w:rPr>
              <w:t>&lt;created-by&gt;</w:t>
            </w:r>
          </w:p>
        </w:tc>
        <w:tc>
          <w:tcPr>
            <w:tcW w:w="800" w:type="pct"/>
            <w:vMerge/>
            <w:vAlign w:val="center"/>
          </w:tcPr>
          <w:p w14:paraId="7439BF25" w14:textId="77777777" w:rsidR="006F3218" w:rsidRPr="005819C4" w:rsidRDefault="006F3218" w:rsidP="00CD4B12">
            <w:pPr>
              <w:pStyle w:val="Sinespaciado"/>
              <w:rPr>
                <w:color w:val="000000"/>
                <w:sz w:val="20"/>
                <w:szCs w:val="20"/>
              </w:rPr>
            </w:pPr>
          </w:p>
        </w:tc>
        <w:tc>
          <w:tcPr>
            <w:tcW w:w="1607" w:type="pct"/>
            <w:shd w:val="clear" w:color="auto" w:fill="auto"/>
            <w:vAlign w:val="center"/>
          </w:tcPr>
          <w:p w14:paraId="6BFD4774" w14:textId="19DAA6B2" w:rsidR="006F3218" w:rsidRPr="005819C4" w:rsidRDefault="006F3218" w:rsidP="00CD4B12">
            <w:pPr>
              <w:pStyle w:val="Sinespaciado"/>
              <w:rPr>
                <w:color w:val="000000"/>
                <w:sz w:val="20"/>
                <w:szCs w:val="20"/>
              </w:rPr>
            </w:pPr>
            <w:r w:rsidRPr="005819C4">
              <w:rPr>
                <w:color w:val="000000"/>
                <w:sz w:val="20"/>
                <w:szCs w:val="20"/>
              </w:rPr>
              <w:t>Contiene el origen de donde se generó la orden (Internet/Android/IOS/Call Center/Teléfono)</w:t>
            </w:r>
          </w:p>
        </w:tc>
      </w:tr>
      <w:tr w:rsidR="006F3218" w:rsidRPr="005819C4" w14:paraId="554A335E" w14:textId="77777777" w:rsidTr="00D433CA">
        <w:tc>
          <w:tcPr>
            <w:tcW w:w="1129" w:type="pct"/>
            <w:shd w:val="clear" w:color="auto" w:fill="E2EFD9" w:themeFill="accent6" w:themeFillTint="33"/>
            <w:tcMar>
              <w:top w:w="0" w:type="dxa"/>
              <w:left w:w="108" w:type="dxa"/>
              <w:bottom w:w="0" w:type="dxa"/>
              <w:right w:w="108" w:type="dxa"/>
            </w:tcMar>
            <w:vAlign w:val="center"/>
          </w:tcPr>
          <w:p w14:paraId="4F2E3901" w14:textId="094CA0B8" w:rsidR="006F3218" w:rsidRPr="005819C4" w:rsidRDefault="006F3218" w:rsidP="00CD4B12">
            <w:pPr>
              <w:pStyle w:val="Sinespaciado"/>
              <w:rPr>
                <w:color w:val="000000"/>
                <w:sz w:val="20"/>
                <w:szCs w:val="20"/>
              </w:rPr>
            </w:pPr>
            <w:r w:rsidRPr="005819C4">
              <w:rPr>
                <w:color w:val="000000"/>
                <w:sz w:val="20"/>
                <w:szCs w:val="20"/>
              </w:rPr>
              <w:t>Tipo de entrega</w:t>
            </w:r>
          </w:p>
        </w:tc>
        <w:tc>
          <w:tcPr>
            <w:tcW w:w="865" w:type="pct"/>
            <w:shd w:val="clear" w:color="auto" w:fill="auto"/>
            <w:tcMar>
              <w:top w:w="0" w:type="dxa"/>
              <w:left w:w="108" w:type="dxa"/>
              <w:bottom w:w="0" w:type="dxa"/>
              <w:right w:w="108" w:type="dxa"/>
            </w:tcMar>
            <w:vAlign w:val="center"/>
          </w:tcPr>
          <w:p w14:paraId="3B4DAE76" w14:textId="01DE501E" w:rsidR="006F3218" w:rsidRPr="005819C4" w:rsidRDefault="006F3218" w:rsidP="00CD4B12">
            <w:pPr>
              <w:pStyle w:val="Sinespaciado"/>
              <w:rPr>
                <w:color w:val="000000"/>
                <w:sz w:val="20"/>
                <w:szCs w:val="20"/>
              </w:rPr>
            </w:pPr>
            <w:r w:rsidRPr="005819C4">
              <w:rPr>
                <w:color w:val="000000"/>
                <w:sz w:val="20"/>
                <w:szCs w:val="20"/>
              </w:rPr>
              <w:t>delivery-type</w:t>
            </w:r>
          </w:p>
        </w:tc>
        <w:tc>
          <w:tcPr>
            <w:tcW w:w="599" w:type="pct"/>
            <w:shd w:val="clear" w:color="auto" w:fill="auto"/>
            <w:vAlign w:val="center"/>
          </w:tcPr>
          <w:p w14:paraId="24ED1768" w14:textId="425D332A" w:rsidR="006F3218" w:rsidRPr="005819C4" w:rsidRDefault="00D05B09" w:rsidP="00CD4B12">
            <w:pPr>
              <w:pStyle w:val="Sinespaciado"/>
              <w:rPr>
                <w:color w:val="000000"/>
                <w:sz w:val="20"/>
                <w:szCs w:val="20"/>
              </w:rPr>
            </w:pPr>
            <w:r w:rsidRPr="005819C4">
              <w:rPr>
                <w:color w:val="000000"/>
                <w:sz w:val="20"/>
                <w:szCs w:val="20"/>
              </w:rPr>
              <w:t>&lt;shipping-method&gt;</w:t>
            </w:r>
          </w:p>
        </w:tc>
        <w:tc>
          <w:tcPr>
            <w:tcW w:w="800" w:type="pct"/>
            <w:vMerge/>
            <w:vAlign w:val="center"/>
          </w:tcPr>
          <w:p w14:paraId="15FAC066" w14:textId="77777777" w:rsidR="006F3218" w:rsidRPr="005819C4" w:rsidRDefault="006F3218" w:rsidP="00CD4B12">
            <w:pPr>
              <w:pStyle w:val="Sinespaciado"/>
              <w:rPr>
                <w:color w:val="000000"/>
                <w:sz w:val="20"/>
                <w:szCs w:val="20"/>
              </w:rPr>
            </w:pPr>
          </w:p>
        </w:tc>
        <w:tc>
          <w:tcPr>
            <w:tcW w:w="1607" w:type="pct"/>
            <w:shd w:val="clear" w:color="auto" w:fill="auto"/>
            <w:vAlign w:val="center"/>
          </w:tcPr>
          <w:p w14:paraId="2E2AA934" w14:textId="6666EF64" w:rsidR="006F3218" w:rsidRPr="005819C4" w:rsidRDefault="006F3218" w:rsidP="00CD4B12">
            <w:pPr>
              <w:pStyle w:val="Sinespaciado"/>
              <w:rPr>
                <w:color w:val="000000"/>
                <w:sz w:val="20"/>
                <w:szCs w:val="20"/>
              </w:rPr>
            </w:pPr>
            <w:r w:rsidRPr="005819C4">
              <w:rPr>
                <w:color w:val="000000"/>
                <w:sz w:val="20"/>
                <w:szCs w:val="20"/>
              </w:rPr>
              <w:t>Contiene el tipo de entrega de la orden (a domicilio/en tienda)</w:t>
            </w:r>
          </w:p>
        </w:tc>
      </w:tr>
      <w:tr w:rsidR="006F3218" w:rsidRPr="005819C4" w14:paraId="0F2E640E" w14:textId="77777777" w:rsidTr="00D433CA">
        <w:trPr>
          <w:trHeight w:val="304"/>
        </w:trPr>
        <w:tc>
          <w:tcPr>
            <w:tcW w:w="1129" w:type="pct"/>
            <w:shd w:val="clear" w:color="auto" w:fill="E2EFD9" w:themeFill="accent6" w:themeFillTint="33"/>
            <w:tcMar>
              <w:top w:w="0" w:type="dxa"/>
              <w:left w:w="108" w:type="dxa"/>
              <w:bottom w:w="0" w:type="dxa"/>
              <w:right w:w="108" w:type="dxa"/>
            </w:tcMar>
            <w:vAlign w:val="center"/>
          </w:tcPr>
          <w:p w14:paraId="261A5D50" w14:textId="663C83F0" w:rsidR="006F3218" w:rsidRPr="005819C4" w:rsidRDefault="006F3218" w:rsidP="00CD4B12">
            <w:pPr>
              <w:pStyle w:val="Sinespaciado"/>
              <w:rPr>
                <w:color w:val="000000"/>
                <w:sz w:val="20"/>
                <w:szCs w:val="20"/>
              </w:rPr>
            </w:pPr>
            <w:r w:rsidRPr="005819C4">
              <w:rPr>
                <w:color w:val="000000"/>
                <w:sz w:val="20"/>
                <w:szCs w:val="20"/>
              </w:rPr>
              <w:t>Tipo de UE</w:t>
            </w:r>
          </w:p>
        </w:tc>
        <w:tc>
          <w:tcPr>
            <w:tcW w:w="865" w:type="pct"/>
            <w:shd w:val="clear" w:color="auto" w:fill="auto"/>
            <w:tcMar>
              <w:top w:w="0" w:type="dxa"/>
              <w:left w:w="108" w:type="dxa"/>
              <w:bottom w:w="0" w:type="dxa"/>
              <w:right w:w="108" w:type="dxa"/>
            </w:tcMar>
            <w:vAlign w:val="center"/>
          </w:tcPr>
          <w:p w14:paraId="5C7A8899" w14:textId="70260D6B" w:rsidR="006F3218" w:rsidRPr="005819C4" w:rsidRDefault="006F3218" w:rsidP="00CD4B12">
            <w:pPr>
              <w:pStyle w:val="Sinespaciado"/>
              <w:rPr>
                <w:color w:val="000000"/>
                <w:sz w:val="20"/>
                <w:szCs w:val="20"/>
              </w:rPr>
            </w:pPr>
            <w:r w:rsidRPr="005819C4">
              <w:rPr>
                <w:color w:val="000000"/>
                <w:sz w:val="20"/>
                <w:szCs w:val="20"/>
              </w:rPr>
              <w:t>ue-type</w:t>
            </w:r>
          </w:p>
        </w:tc>
        <w:tc>
          <w:tcPr>
            <w:tcW w:w="599" w:type="pct"/>
            <w:vAlign w:val="center"/>
          </w:tcPr>
          <w:p w14:paraId="58B14582" w14:textId="3ED6FBD5" w:rsidR="006F3218" w:rsidRPr="005819C4" w:rsidRDefault="006F3218" w:rsidP="00CD4B12">
            <w:pPr>
              <w:pStyle w:val="Sinespaciado"/>
              <w:rPr>
                <w:color w:val="000000"/>
                <w:sz w:val="20"/>
                <w:szCs w:val="20"/>
              </w:rPr>
            </w:pPr>
            <w:r w:rsidRPr="005819C4">
              <w:rPr>
                <w:color w:val="000000"/>
                <w:sz w:val="20"/>
                <w:szCs w:val="20"/>
              </w:rPr>
              <w:t>N/A</w:t>
            </w:r>
          </w:p>
        </w:tc>
        <w:tc>
          <w:tcPr>
            <w:tcW w:w="800" w:type="pct"/>
            <w:vMerge/>
            <w:vAlign w:val="center"/>
          </w:tcPr>
          <w:p w14:paraId="3DE158BE" w14:textId="77777777" w:rsidR="006F3218" w:rsidRPr="005819C4" w:rsidRDefault="006F3218" w:rsidP="00CD4B12">
            <w:pPr>
              <w:pStyle w:val="Sinespaciado"/>
              <w:rPr>
                <w:color w:val="000000"/>
                <w:sz w:val="20"/>
                <w:szCs w:val="20"/>
              </w:rPr>
            </w:pPr>
          </w:p>
        </w:tc>
        <w:tc>
          <w:tcPr>
            <w:tcW w:w="1607" w:type="pct"/>
            <w:shd w:val="clear" w:color="auto" w:fill="auto"/>
            <w:vAlign w:val="center"/>
          </w:tcPr>
          <w:p w14:paraId="63D73ACF" w14:textId="7D74FEF0" w:rsidR="006F3218" w:rsidRPr="005819C4" w:rsidRDefault="006F3218" w:rsidP="000832F7">
            <w:pPr>
              <w:pStyle w:val="Sinespaciado"/>
              <w:rPr>
                <w:color w:val="000000"/>
                <w:sz w:val="20"/>
                <w:szCs w:val="20"/>
              </w:rPr>
            </w:pPr>
            <w:r w:rsidRPr="005819C4">
              <w:rPr>
                <w:color w:val="000000"/>
                <w:sz w:val="20"/>
                <w:szCs w:val="20"/>
              </w:rPr>
              <w:t xml:space="preserve">Contiene el tipo de la unidad de ejecución (SETC, </w:t>
            </w:r>
            <w:ins w:id="59" w:author="Alcántara Ávila, Humberto" w:date="2021-03-18T16:50:00Z">
              <w:r w:rsidR="000832F7">
                <w:rPr>
                  <w:color w:val="000000"/>
                  <w:sz w:val="20"/>
                  <w:szCs w:val="20"/>
                </w:rPr>
                <w:t xml:space="preserve">Mercancías Generales </w:t>
              </w:r>
            </w:ins>
            <w:del w:id="60" w:author="Alcántara Ávila, Humberto" w:date="2021-03-18T16:50:00Z">
              <w:r w:rsidRPr="005819C4" w:rsidDel="000832F7">
                <w:rPr>
                  <w:color w:val="000000"/>
                  <w:sz w:val="20"/>
                  <w:szCs w:val="20"/>
                </w:rPr>
                <w:delText>Soriana.com</w:delText>
              </w:r>
            </w:del>
            <w:r w:rsidRPr="005819C4">
              <w:rPr>
                <w:color w:val="000000"/>
                <w:sz w:val="20"/>
                <w:szCs w:val="20"/>
              </w:rPr>
              <w:t>, etc.) Este dato sirve como referencia para identificar el origen de la UE.</w:t>
            </w:r>
          </w:p>
        </w:tc>
      </w:tr>
      <w:tr w:rsidR="000832F7" w:rsidRPr="005819C4" w14:paraId="29F65945" w14:textId="77777777" w:rsidTr="00D433CA">
        <w:trPr>
          <w:trHeight w:val="304"/>
          <w:ins w:id="61" w:author="Alcántara Ávila, Humberto" w:date="2021-03-18T16:50:00Z"/>
        </w:trPr>
        <w:tc>
          <w:tcPr>
            <w:tcW w:w="1129" w:type="pct"/>
            <w:shd w:val="clear" w:color="auto" w:fill="E2EFD9" w:themeFill="accent6" w:themeFillTint="33"/>
            <w:tcMar>
              <w:top w:w="0" w:type="dxa"/>
              <w:left w:w="108" w:type="dxa"/>
              <w:bottom w:w="0" w:type="dxa"/>
              <w:right w:w="108" w:type="dxa"/>
            </w:tcMar>
            <w:vAlign w:val="center"/>
          </w:tcPr>
          <w:p w14:paraId="1FFE7AD2" w14:textId="520A53DE" w:rsidR="000832F7" w:rsidRDefault="000832F7" w:rsidP="00CD4B12">
            <w:pPr>
              <w:pStyle w:val="Sinespaciado"/>
              <w:rPr>
                <w:ins w:id="62" w:author="Alcántara Ávila, Humberto" w:date="2021-03-18T16:50:00Z"/>
                <w:color w:val="000000"/>
                <w:sz w:val="20"/>
                <w:szCs w:val="20"/>
              </w:rPr>
            </w:pPr>
            <w:ins w:id="63" w:author="Alcántara Ávila, Humberto" w:date="2021-03-18T16:51:00Z">
              <w:r>
                <w:rPr>
                  <w:color w:val="000000"/>
                  <w:sz w:val="20"/>
                  <w:szCs w:val="20"/>
                </w:rPr>
                <w:t xml:space="preserve">Tipo de </w:t>
              </w:r>
              <w:proofErr w:type="spellStart"/>
              <w:r w:rsidR="00A32D9E">
                <w:rPr>
                  <w:color w:val="000000"/>
                  <w:sz w:val="20"/>
                  <w:szCs w:val="20"/>
                </w:rPr>
                <w:t>Almacen</w:t>
              </w:r>
              <w:proofErr w:type="spellEnd"/>
              <w:r w:rsidR="00A32D9E">
                <w:rPr>
                  <w:color w:val="000000"/>
                  <w:sz w:val="20"/>
                  <w:szCs w:val="20"/>
                </w:rPr>
                <w:t xml:space="preserve"> Origen de la UE</w:t>
              </w:r>
            </w:ins>
          </w:p>
        </w:tc>
        <w:tc>
          <w:tcPr>
            <w:tcW w:w="865" w:type="pct"/>
            <w:shd w:val="clear" w:color="auto" w:fill="auto"/>
            <w:tcMar>
              <w:top w:w="0" w:type="dxa"/>
              <w:left w:w="108" w:type="dxa"/>
              <w:bottom w:w="0" w:type="dxa"/>
              <w:right w:w="108" w:type="dxa"/>
            </w:tcMar>
            <w:vAlign w:val="center"/>
          </w:tcPr>
          <w:p w14:paraId="00BA81E4" w14:textId="6E860276" w:rsidR="000832F7" w:rsidRDefault="00490644" w:rsidP="00CD4B12">
            <w:pPr>
              <w:pStyle w:val="Sinespaciado"/>
              <w:rPr>
                <w:ins w:id="64" w:author="Alcántara Ávila, Humberto" w:date="2021-03-18T16:50:00Z"/>
                <w:color w:val="000000"/>
                <w:sz w:val="20"/>
                <w:szCs w:val="20"/>
              </w:rPr>
            </w:pPr>
            <w:proofErr w:type="spellStart"/>
            <w:ins w:id="65" w:author="eliseo gijon romero" w:date="2021-05-06T02:31:00Z">
              <w:r>
                <w:rPr>
                  <w:color w:val="000000"/>
                  <w:sz w:val="20"/>
                  <w:szCs w:val="20"/>
                </w:rPr>
                <w:t>IdOwner</w:t>
              </w:r>
            </w:ins>
            <w:proofErr w:type="spellEnd"/>
          </w:p>
        </w:tc>
        <w:tc>
          <w:tcPr>
            <w:tcW w:w="599" w:type="pct"/>
            <w:vAlign w:val="center"/>
          </w:tcPr>
          <w:p w14:paraId="0E15B2C4" w14:textId="77777777" w:rsidR="000832F7" w:rsidRDefault="000832F7" w:rsidP="00CD4B12">
            <w:pPr>
              <w:pStyle w:val="Sinespaciado"/>
              <w:rPr>
                <w:ins w:id="66" w:author="Alcántara Ávila, Humberto" w:date="2021-03-18T16:50:00Z"/>
                <w:color w:val="000000"/>
                <w:sz w:val="20"/>
                <w:szCs w:val="20"/>
              </w:rPr>
            </w:pPr>
          </w:p>
        </w:tc>
        <w:tc>
          <w:tcPr>
            <w:tcW w:w="800" w:type="pct"/>
            <w:vAlign w:val="center"/>
          </w:tcPr>
          <w:p w14:paraId="7177BFC0" w14:textId="77777777" w:rsidR="000832F7" w:rsidRPr="005819C4" w:rsidRDefault="000832F7" w:rsidP="00CD4B12">
            <w:pPr>
              <w:pStyle w:val="Sinespaciado"/>
              <w:rPr>
                <w:ins w:id="67" w:author="Alcántara Ávila, Humberto" w:date="2021-03-18T16:50:00Z"/>
                <w:color w:val="000000"/>
                <w:sz w:val="20"/>
                <w:szCs w:val="20"/>
              </w:rPr>
            </w:pPr>
          </w:p>
        </w:tc>
        <w:tc>
          <w:tcPr>
            <w:tcW w:w="1607" w:type="pct"/>
            <w:shd w:val="clear" w:color="auto" w:fill="auto"/>
            <w:vAlign w:val="center"/>
          </w:tcPr>
          <w:p w14:paraId="495E904B" w14:textId="4F952B6A" w:rsidR="000832F7" w:rsidRDefault="00A32D9E" w:rsidP="00CD4B12">
            <w:pPr>
              <w:pStyle w:val="Sinespaciado"/>
              <w:rPr>
                <w:ins w:id="68" w:author="Alcántara Ávila, Humberto" w:date="2021-03-18T16:52:00Z"/>
                <w:color w:val="000000"/>
                <w:sz w:val="20"/>
                <w:szCs w:val="20"/>
              </w:rPr>
            </w:pPr>
            <w:ins w:id="69" w:author="Alcántara Ávila, Humberto" w:date="2021-03-18T16:51:00Z">
              <w:r>
                <w:rPr>
                  <w:color w:val="000000"/>
                  <w:sz w:val="20"/>
                  <w:szCs w:val="20"/>
                </w:rPr>
                <w:t xml:space="preserve">Los tipos de Almacenes como referencia </w:t>
              </w:r>
            </w:ins>
            <w:ins w:id="70" w:author="Alcántara Ávila, Humberto" w:date="2021-03-18T16:52:00Z">
              <w:r w:rsidR="00ED6892">
                <w:rPr>
                  <w:color w:val="000000"/>
                  <w:sz w:val="20"/>
                  <w:szCs w:val="20"/>
                </w:rPr>
                <w:t>serían</w:t>
              </w:r>
            </w:ins>
            <w:ins w:id="71" w:author="Alcántara Ávila, Humberto" w:date="2021-03-18T16:51:00Z">
              <w:r>
                <w:rPr>
                  <w:color w:val="000000"/>
                  <w:sz w:val="20"/>
                  <w:szCs w:val="20"/>
                </w:rPr>
                <w:t xml:space="preserve"> </w:t>
              </w:r>
            </w:ins>
            <w:ins w:id="72" w:author="Alcántara Ávila, Humberto" w:date="2021-03-18T16:52:00Z">
              <w:r>
                <w:rPr>
                  <w:color w:val="000000"/>
                  <w:sz w:val="20"/>
                  <w:szCs w:val="20"/>
                </w:rPr>
                <w:t>los siguientes:</w:t>
              </w:r>
            </w:ins>
          </w:p>
          <w:p w14:paraId="4BD275B2" w14:textId="77777777" w:rsidR="00A32D9E" w:rsidRDefault="00A32D9E" w:rsidP="00CD4B12">
            <w:pPr>
              <w:pStyle w:val="Sinespaciado"/>
              <w:rPr>
                <w:ins w:id="73" w:author="Alcántara Ávila, Humberto" w:date="2021-03-18T16:52:00Z"/>
                <w:color w:val="000000"/>
                <w:sz w:val="20"/>
                <w:szCs w:val="20"/>
              </w:rPr>
            </w:pPr>
          </w:p>
          <w:p w14:paraId="1A041716" w14:textId="6AE2D068" w:rsidR="00A32D9E" w:rsidRDefault="00A32D9E" w:rsidP="00CD4B12">
            <w:pPr>
              <w:pStyle w:val="Sinespaciado"/>
              <w:rPr>
                <w:ins w:id="74" w:author="Alcántara Ávila, Humberto" w:date="2021-03-18T16:50:00Z"/>
                <w:color w:val="000000"/>
                <w:sz w:val="20"/>
                <w:szCs w:val="20"/>
              </w:rPr>
            </w:pPr>
            <w:ins w:id="75" w:author="Alcántara Ávila, Humberto" w:date="2021-03-18T16:52:00Z">
              <w:r>
                <w:rPr>
                  <w:color w:val="000000"/>
                  <w:sz w:val="20"/>
                  <w:szCs w:val="20"/>
                </w:rPr>
                <w:t xml:space="preserve">DSV, DST, </w:t>
              </w:r>
              <w:r w:rsidR="00ED6892">
                <w:rPr>
                  <w:color w:val="000000"/>
                  <w:sz w:val="20"/>
                  <w:szCs w:val="20"/>
                </w:rPr>
                <w:t>CEDIS</w:t>
              </w:r>
            </w:ins>
            <w:ins w:id="76" w:author="Alcántara Ávila, Humberto" w:date="2021-03-18T16:53:00Z">
              <w:r w:rsidR="00ED6892">
                <w:rPr>
                  <w:color w:val="000000"/>
                  <w:sz w:val="20"/>
                  <w:szCs w:val="20"/>
                </w:rPr>
                <w:t>, SETC</w:t>
              </w:r>
            </w:ins>
          </w:p>
        </w:tc>
      </w:tr>
      <w:tr w:rsidR="003D127C" w:rsidRPr="005819C4" w14:paraId="62018B8A" w14:textId="77777777" w:rsidTr="00D433CA">
        <w:trPr>
          <w:trHeight w:val="304"/>
        </w:trPr>
        <w:tc>
          <w:tcPr>
            <w:tcW w:w="1129" w:type="pct"/>
            <w:shd w:val="clear" w:color="auto" w:fill="E2EFD9" w:themeFill="accent6" w:themeFillTint="33"/>
            <w:tcMar>
              <w:top w:w="0" w:type="dxa"/>
              <w:left w:w="108" w:type="dxa"/>
              <w:bottom w:w="0" w:type="dxa"/>
              <w:right w:w="108" w:type="dxa"/>
            </w:tcMar>
            <w:vAlign w:val="center"/>
          </w:tcPr>
          <w:p w14:paraId="2D334C9F" w14:textId="6250D2A3" w:rsidR="003D127C" w:rsidRPr="005819C4" w:rsidRDefault="003D127C" w:rsidP="00CD4B12">
            <w:pPr>
              <w:pStyle w:val="Sinespaciado"/>
              <w:rPr>
                <w:color w:val="000000"/>
                <w:sz w:val="20"/>
                <w:szCs w:val="20"/>
              </w:rPr>
            </w:pPr>
            <w:r>
              <w:rPr>
                <w:color w:val="000000"/>
                <w:sz w:val="20"/>
                <w:szCs w:val="20"/>
              </w:rPr>
              <w:lastRenderedPageBreak/>
              <w:t xml:space="preserve">RMA </w:t>
            </w:r>
            <w:proofErr w:type="spellStart"/>
            <w:r>
              <w:rPr>
                <w:color w:val="000000"/>
                <w:sz w:val="20"/>
                <w:szCs w:val="20"/>
              </w:rPr>
              <w:t>flag</w:t>
            </w:r>
            <w:proofErr w:type="spellEnd"/>
          </w:p>
        </w:tc>
        <w:tc>
          <w:tcPr>
            <w:tcW w:w="865" w:type="pct"/>
            <w:shd w:val="clear" w:color="auto" w:fill="auto"/>
            <w:tcMar>
              <w:top w:w="0" w:type="dxa"/>
              <w:left w:w="108" w:type="dxa"/>
              <w:bottom w:w="0" w:type="dxa"/>
              <w:right w:w="108" w:type="dxa"/>
            </w:tcMar>
            <w:vAlign w:val="center"/>
          </w:tcPr>
          <w:p w14:paraId="240F3D3D" w14:textId="2F1D4AFD" w:rsidR="003D127C" w:rsidRPr="005819C4" w:rsidRDefault="003D127C" w:rsidP="00CD4B12">
            <w:pPr>
              <w:pStyle w:val="Sinespaciado"/>
              <w:rPr>
                <w:color w:val="000000"/>
                <w:sz w:val="20"/>
                <w:szCs w:val="20"/>
              </w:rPr>
            </w:pPr>
            <w:r>
              <w:rPr>
                <w:color w:val="000000"/>
                <w:sz w:val="20"/>
                <w:szCs w:val="20"/>
              </w:rPr>
              <w:t>Bit-RMA</w:t>
            </w:r>
          </w:p>
        </w:tc>
        <w:tc>
          <w:tcPr>
            <w:tcW w:w="599" w:type="pct"/>
            <w:vAlign w:val="center"/>
          </w:tcPr>
          <w:p w14:paraId="77AD1FF4" w14:textId="11D29B43" w:rsidR="003D127C" w:rsidRPr="005819C4" w:rsidRDefault="003D127C" w:rsidP="00CD4B12">
            <w:pPr>
              <w:pStyle w:val="Sinespaciado"/>
              <w:rPr>
                <w:color w:val="000000"/>
                <w:sz w:val="20"/>
                <w:szCs w:val="20"/>
              </w:rPr>
            </w:pPr>
            <w:r>
              <w:rPr>
                <w:color w:val="000000"/>
                <w:sz w:val="20"/>
                <w:szCs w:val="20"/>
              </w:rPr>
              <w:t>N/A</w:t>
            </w:r>
          </w:p>
        </w:tc>
        <w:tc>
          <w:tcPr>
            <w:tcW w:w="800" w:type="pct"/>
            <w:vAlign w:val="center"/>
          </w:tcPr>
          <w:p w14:paraId="47AFC8D4" w14:textId="77777777" w:rsidR="003D127C" w:rsidRPr="005819C4" w:rsidRDefault="003D127C" w:rsidP="00CD4B12">
            <w:pPr>
              <w:pStyle w:val="Sinespaciado"/>
              <w:rPr>
                <w:color w:val="000000"/>
                <w:sz w:val="20"/>
                <w:szCs w:val="20"/>
              </w:rPr>
            </w:pPr>
          </w:p>
        </w:tc>
        <w:tc>
          <w:tcPr>
            <w:tcW w:w="1607" w:type="pct"/>
            <w:shd w:val="clear" w:color="auto" w:fill="auto"/>
            <w:vAlign w:val="center"/>
          </w:tcPr>
          <w:p w14:paraId="39206401" w14:textId="77777777" w:rsidR="003D127C" w:rsidRDefault="003D127C" w:rsidP="00CD4B12">
            <w:pPr>
              <w:pStyle w:val="Sinespaciado"/>
              <w:rPr>
                <w:color w:val="000000"/>
                <w:sz w:val="20"/>
                <w:szCs w:val="20"/>
              </w:rPr>
            </w:pPr>
            <w:r>
              <w:rPr>
                <w:color w:val="000000"/>
                <w:sz w:val="20"/>
                <w:szCs w:val="20"/>
              </w:rPr>
              <w:t>Flujos de cancelación, devolución y sustitución.</w:t>
            </w:r>
          </w:p>
          <w:p w14:paraId="3DB84A27" w14:textId="307656A1" w:rsidR="003D127C" w:rsidRPr="005819C4" w:rsidRDefault="003D127C" w:rsidP="003D127C">
            <w:pPr>
              <w:pStyle w:val="Sinespaciado"/>
              <w:rPr>
                <w:color w:val="000000"/>
                <w:sz w:val="20"/>
                <w:szCs w:val="20"/>
              </w:rPr>
            </w:pPr>
            <w:r>
              <w:rPr>
                <w:color w:val="000000"/>
                <w:sz w:val="20"/>
                <w:szCs w:val="20"/>
              </w:rPr>
              <w:t>Falso, verdadero</w:t>
            </w:r>
          </w:p>
        </w:tc>
      </w:tr>
      <w:tr w:rsidR="003D127C" w:rsidRPr="005819C4" w14:paraId="7294A5BD" w14:textId="77777777" w:rsidTr="00D433CA">
        <w:trPr>
          <w:trHeight w:val="304"/>
        </w:trPr>
        <w:tc>
          <w:tcPr>
            <w:tcW w:w="1129" w:type="pct"/>
            <w:shd w:val="clear" w:color="auto" w:fill="E2EFD9" w:themeFill="accent6" w:themeFillTint="33"/>
            <w:tcMar>
              <w:top w:w="0" w:type="dxa"/>
              <w:left w:w="108" w:type="dxa"/>
              <w:bottom w:w="0" w:type="dxa"/>
              <w:right w:w="108" w:type="dxa"/>
            </w:tcMar>
            <w:vAlign w:val="center"/>
          </w:tcPr>
          <w:p w14:paraId="5E3B80EA" w14:textId="4AF53C80" w:rsidR="003D127C" w:rsidRDefault="003D127C" w:rsidP="003D127C">
            <w:pPr>
              <w:pStyle w:val="Sinespaciado"/>
              <w:rPr>
                <w:color w:val="000000"/>
                <w:sz w:val="20"/>
                <w:szCs w:val="20"/>
              </w:rPr>
            </w:pPr>
            <w:r>
              <w:rPr>
                <w:color w:val="000000"/>
                <w:sz w:val="20"/>
                <w:szCs w:val="20"/>
              </w:rPr>
              <w:t>RMA Orden</w:t>
            </w:r>
          </w:p>
        </w:tc>
        <w:tc>
          <w:tcPr>
            <w:tcW w:w="865" w:type="pct"/>
            <w:shd w:val="clear" w:color="auto" w:fill="auto"/>
            <w:tcMar>
              <w:top w:w="0" w:type="dxa"/>
              <w:left w:w="108" w:type="dxa"/>
              <w:bottom w:w="0" w:type="dxa"/>
              <w:right w:w="108" w:type="dxa"/>
            </w:tcMar>
            <w:vAlign w:val="center"/>
          </w:tcPr>
          <w:p w14:paraId="2BCD8B84" w14:textId="21967816" w:rsidR="003D127C" w:rsidRDefault="003D127C" w:rsidP="003D127C">
            <w:pPr>
              <w:pStyle w:val="Sinespaciado"/>
              <w:rPr>
                <w:color w:val="000000"/>
                <w:sz w:val="20"/>
                <w:szCs w:val="20"/>
              </w:rPr>
            </w:pPr>
            <w:r>
              <w:rPr>
                <w:color w:val="000000"/>
                <w:sz w:val="20"/>
                <w:szCs w:val="20"/>
              </w:rPr>
              <w:t>Orden-RMA</w:t>
            </w:r>
          </w:p>
        </w:tc>
        <w:tc>
          <w:tcPr>
            <w:tcW w:w="599" w:type="pct"/>
            <w:vAlign w:val="center"/>
          </w:tcPr>
          <w:p w14:paraId="076E201F" w14:textId="04C52FEF" w:rsidR="003D127C" w:rsidRDefault="003D127C" w:rsidP="003D127C">
            <w:pPr>
              <w:pStyle w:val="Sinespaciado"/>
              <w:rPr>
                <w:color w:val="000000"/>
                <w:sz w:val="20"/>
                <w:szCs w:val="20"/>
              </w:rPr>
            </w:pPr>
            <w:r>
              <w:rPr>
                <w:color w:val="000000"/>
                <w:sz w:val="20"/>
                <w:szCs w:val="20"/>
              </w:rPr>
              <w:t>N/A</w:t>
            </w:r>
          </w:p>
        </w:tc>
        <w:tc>
          <w:tcPr>
            <w:tcW w:w="800" w:type="pct"/>
            <w:vAlign w:val="center"/>
          </w:tcPr>
          <w:p w14:paraId="26D2FE95"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46E624C5" w14:textId="77777777" w:rsidR="003D127C" w:rsidDel="009007FE" w:rsidRDefault="003D127C" w:rsidP="003D127C">
            <w:pPr>
              <w:pStyle w:val="Sinespaciado"/>
              <w:rPr>
                <w:del w:id="77" w:author="Alcántara Ávila, Humberto" w:date="2021-03-18T17:07:00Z"/>
                <w:color w:val="000000"/>
                <w:sz w:val="20"/>
                <w:szCs w:val="20"/>
              </w:rPr>
            </w:pPr>
            <w:r>
              <w:rPr>
                <w:color w:val="000000"/>
                <w:sz w:val="20"/>
                <w:szCs w:val="20"/>
              </w:rPr>
              <w:t xml:space="preserve">Orden que se </w:t>
            </w:r>
            <w:commentRangeStart w:id="78"/>
            <w:commentRangeStart w:id="79"/>
            <w:r>
              <w:rPr>
                <w:color w:val="000000"/>
                <w:sz w:val="20"/>
                <w:szCs w:val="20"/>
              </w:rPr>
              <w:t>cancelo</w:t>
            </w:r>
            <w:commentRangeEnd w:id="78"/>
            <w:r w:rsidR="00FD2BCB">
              <w:rPr>
                <w:rStyle w:val="Refdecomentario"/>
                <w:rFonts w:eastAsia="Calibri"/>
              </w:rPr>
              <w:commentReference w:id="78"/>
            </w:r>
            <w:commentRangeEnd w:id="79"/>
            <w:r w:rsidR="005D6EB8">
              <w:rPr>
                <w:rStyle w:val="Refdecomentario"/>
                <w:rFonts w:eastAsia="Calibri"/>
              </w:rPr>
              <w:commentReference w:id="79"/>
            </w:r>
          </w:p>
          <w:p w14:paraId="077D7240" w14:textId="7312F3D0" w:rsidR="003D127C" w:rsidRDefault="003D127C" w:rsidP="003D127C">
            <w:pPr>
              <w:pStyle w:val="Sinespaciado"/>
              <w:rPr>
                <w:color w:val="000000"/>
                <w:sz w:val="20"/>
                <w:szCs w:val="20"/>
              </w:rPr>
            </w:pPr>
          </w:p>
        </w:tc>
      </w:tr>
      <w:tr w:rsidR="00C54F8C" w:rsidRPr="005819C4" w14:paraId="0FCBD309" w14:textId="77777777" w:rsidTr="00D433CA">
        <w:trPr>
          <w:trHeight w:val="304"/>
          <w:ins w:id="80" w:author="Alcántara Ávila, Humberto" w:date="2021-03-19T16:41:00Z"/>
        </w:trPr>
        <w:tc>
          <w:tcPr>
            <w:tcW w:w="1129" w:type="pct"/>
            <w:shd w:val="clear" w:color="auto" w:fill="E2EFD9" w:themeFill="accent6" w:themeFillTint="33"/>
            <w:tcMar>
              <w:top w:w="0" w:type="dxa"/>
              <w:left w:w="108" w:type="dxa"/>
              <w:bottom w:w="0" w:type="dxa"/>
              <w:right w:w="108" w:type="dxa"/>
            </w:tcMar>
            <w:vAlign w:val="center"/>
          </w:tcPr>
          <w:p w14:paraId="3B40E231" w14:textId="48E5DEDA" w:rsidR="00C54F8C" w:rsidRDefault="00C54F8C">
            <w:pPr>
              <w:pStyle w:val="Sinespaciado"/>
              <w:rPr>
                <w:ins w:id="81" w:author="Alcántara Ávila, Humberto" w:date="2021-03-19T16:41:00Z"/>
                <w:color w:val="000000"/>
                <w:sz w:val="20"/>
                <w:szCs w:val="20"/>
              </w:rPr>
            </w:pPr>
            <w:ins w:id="82" w:author="Alcántara Ávila, Humberto" w:date="2021-03-19T16:42:00Z">
              <w:r>
                <w:rPr>
                  <w:color w:val="000000"/>
                  <w:sz w:val="20"/>
                  <w:szCs w:val="20"/>
                </w:rPr>
                <w:t>BIG T.</w:t>
              </w:r>
              <w:del w:id="83" w:author="eliseo gijon romero" w:date="2021-04-07T13:42:00Z">
                <w:r w:rsidDel="005D6EB8">
                  <w:rPr>
                    <w:color w:val="000000"/>
                    <w:sz w:val="20"/>
                    <w:szCs w:val="20"/>
                  </w:rPr>
                  <w:delText xml:space="preserve"> </w:delText>
                </w:r>
              </w:del>
              <w:r>
                <w:rPr>
                  <w:color w:val="000000"/>
                  <w:sz w:val="20"/>
                  <w:szCs w:val="20"/>
                </w:rPr>
                <w:t>FLAG</w:t>
              </w:r>
            </w:ins>
          </w:p>
        </w:tc>
        <w:tc>
          <w:tcPr>
            <w:tcW w:w="865" w:type="pct"/>
            <w:shd w:val="clear" w:color="auto" w:fill="auto"/>
            <w:tcMar>
              <w:top w:w="0" w:type="dxa"/>
              <w:left w:w="108" w:type="dxa"/>
              <w:bottom w:w="0" w:type="dxa"/>
              <w:right w:w="108" w:type="dxa"/>
            </w:tcMar>
            <w:vAlign w:val="center"/>
          </w:tcPr>
          <w:p w14:paraId="43324ABE" w14:textId="3F652E6A" w:rsidR="00C54F8C" w:rsidRDefault="005D6EB8" w:rsidP="003D127C">
            <w:pPr>
              <w:pStyle w:val="Sinespaciado"/>
              <w:rPr>
                <w:ins w:id="84" w:author="Alcántara Ávila, Humberto" w:date="2021-03-19T16:41:00Z"/>
                <w:color w:val="000000"/>
                <w:sz w:val="20"/>
                <w:szCs w:val="20"/>
              </w:rPr>
            </w:pPr>
            <w:ins w:id="85" w:author="eliseo gijon romero" w:date="2021-04-07T13:42:00Z">
              <w:r>
                <w:rPr>
                  <w:color w:val="000000"/>
                  <w:sz w:val="20"/>
                  <w:szCs w:val="20"/>
                </w:rPr>
                <w:t>Big-</w:t>
              </w:r>
            </w:ins>
            <w:ins w:id="86" w:author="eliseo gijon romero" w:date="2021-04-07T13:43:00Z">
              <w:r>
                <w:rPr>
                  <w:color w:val="000000"/>
                  <w:sz w:val="20"/>
                  <w:szCs w:val="20"/>
                </w:rPr>
                <w:t>T-</w:t>
              </w:r>
              <w:proofErr w:type="spellStart"/>
              <w:r>
                <w:rPr>
                  <w:color w:val="000000"/>
                  <w:sz w:val="20"/>
                  <w:szCs w:val="20"/>
                </w:rPr>
                <w:t>Flag</w:t>
              </w:r>
            </w:ins>
            <w:proofErr w:type="spellEnd"/>
          </w:p>
        </w:tc>
        <w:tc>
          <w:tcPr>
            <w:tcW w:w="599" w:type="pct"/>
            <w:vAlign w:val="center"/>
          </w:tcPr>
          <w:p w14:paraId="7B6A25CC" w14:textId="27B27113" w:rsidR="00C54F8C" w:rsidRDefault="005D6EB8" w:rsidP="003D127C">
            <w:pPr>
              <w:pStyle w:val="Sinespaciado"/>
              <w:rPr>
                <w:ins w:id="87" w:author="Alcántara Ávila, Humberto" w:date="2021-03-19T16:41:00Z"/>
                <w:color w:val="000000"/>
                <w:sz w:val="20"/>
                <w:szCs w:val="20"/>
              </w:rPr>
            </w:pPr>
            <w:ins w:id="88" w:author="eliseo gijon romero" w:date="2021-04-07T13:43:00Z">
              <w:r>
                <w:rPr>
                  <w:color w:val="000000"/>
                  <w:sz w:val="20"/>
                  <w:szCs w:val="20"/>
                </w:rPr>
                <w:t>N/A</w:t>
              </w:r>
            </w:ins>
          </w:p>
        </w:tc>
        <w:tc>
          <w:tcPr>
            <w:tcW w:w="800" w:type="pct"/>
            <w:vAlign w:val="center"/>
          </w:tcPr>
          <w:p w14:paraId="32390DF4" w14:textId="77777777" w:rsidR="00C54F8C" w:rsidRPr="005819C4" w:rsidRDefault="00C54F8C" w:rsidP="003D127C">
            <w:pPr>
              <w:pStyle w:val="Sinespaciado"/>
              <w:rPr>
                <w:ins w:id="89" w:author="Alcántara Ávila, Humberto" w:date="2021-03-19T16:41:00Z"/>
                <w:color w:val="000000"/>
                <w:sz w:val="20"/>
                <w:szCs w:val="20"/>
              </w:rPr>
            </w:pPr>
          </w:p>
        </w:tc>
        <w:tc>
          <w:tcPr>
            <w:tcW w:w="1607" w:type="pct"/>
            <w:shd w:val="clear" w:color="auto" w:fill="auto"/>
            <w:vAlign w:val="center"/>
          </w:tcPr>
          <w:p w14:paraId="6BE28363" w14:textId="77777777" w:rsidR="00C54F8C" w:rsidRDefault="005D6EB8" w:rsidP="003D127C">
            <w:pPr>
              <w:pStyle w:val="Sinespaciado"/>
              <w:rPr>
                <w:ins w:id="90" w:author="eliseo gijon romero" w:date="2021-04-07T13:43:00Z"/>
                <w:color w:val="000000"/>
                <w:sz w:val="20"/>
                <w:szCs w:val="20"/>
              </w:rPr>
            </w:pPr>
            <w:ins w:id="91" w:author="eliseo gijon romero" w:date="2021-04-07T13:43:00Z">
              <w:r>
                <w:rPr>
                  <w:color w:val="000000"/>
                  <w:sz w:val="20"/>
                  <w:szCs w:val="20"/>
                </w:rPr>
                <w:t>Indica si el UE contiene productos tipificados como Big Ticket.</w:t>
              </w:r>
            </w:ins>
          </w:p>
          <w:p w14:paraId="51D91372" w14:textId="7E75E174" w:rsidR="005D6EB8" w:rsidRDefault="005D6EB8" w:rsidP="003D127C">
            <w:pPr>
              <w:pStyle w:val="Sinespaciado"/>
              <w:rPr>
                <w:ins w:id="92" w:author="Alcántara Ávila, Humberto" w:date="2021-03-19T16:41:00Z"/>
                <w:color w:val="000000"/>
                <w:sz w:val="20"/>
                <w:szCs w:val="20"/>
              </w:rPr>
            </w:pPr>
            <w:ins w:id="93" w:author="eliseo gijon romero" w:date="2021-04-07T13:43:00Z">
              <w:r>
                <w:rPr>
                  <w:color w:val="000000"/>
                  <w:sz w:val="20"/>
                  <w:szCs w:val="20"/>
                </w:rPr>
                <w:t>Falso, Verdadero</w:t>
              </w:r>
            </w:ins>
          </w:p>
        </w:tc>
      </w:tr>
      <w:tr w:rsidR="003D127C" w:rsidRPr="005819C4" w14:paraId="7428ED29" w14:textId="77777777" w:rsidTr="005D00FA">
        <w:trPr>
          <w:trHeight w:val="304"/>
        </w:trPr>
        <w:tc>
          <w:tcPr>
            <w:tcW w:w="5000" w:type="pct"/>
            <w:gridSpan w:val="5"/>
            <w:shd w:val="clear" w:color="auto" w:fill="2F5496" w:themeFill="accent1" w:themeFillShade="BF"/>
            <w:tcMar>
              <w:top w:w="0" w:type="dxa"/>
              <w:left w:w="108" w:type="dxa"/>
              <w:bottom w:w="0" w:type="dxa"/>
              <w:right w:w="108" w:type="dxa"/>
            </w:tcMar>
            <w:vAlign w:val="center"/>
          </w:tcPr>
          <w:p w14:paraId="669B701D" w14:textId="3040C713" w:rsidR="003D127C" w:rsidRPr="005819C4" w:rsidRDefault="003D127C" w:rsidP="003D127C">
            <w:pPr>
              <w:pStyle w:val="Sinespaciado"/>
              <w:rPr>
                <w:b/>
                <w:color w:val="FFFFFF" w:themeColor="background1"/>
                <w:sz w:val="20"/>
                <w:szCs w:val="20"/>
              </w:rPr>
            </w:pPr>
            <w:r w:rsidRPr="005819C4">
              <w:rPr>
                <w:b/>
                <w:color w:val="FFFFFF" w:themeColor="background1"/>
                <w:sz w:val="20"/>
                <w:szCs w:val="20"/>
              </w:rPr>
              <w:t>Datos del split</w:t>
            </w:r>
          </w:p>
        </w:tc>
      </w:tr>
      <w:tr w:rsidR="003D127C" w:rsidRPr="005819C4" w14:paraId="3EDB425F" w14:textId="77777777" w:rsidTr="00D433CA">
        <w:trPr>
          <w:trHeight w:val="304"/>
        </w:trPr>
        <w:tc>
          <w:tcPr>
            <w:tcW w:w="1129" w:type="pct"/>
            <w:shd w:val="clear" w:color="auto" w:fill="E2EFD9" w:themeFill="accent6" w:themeFillTint="33"/>
            <w:tcMar>
              <w:top w:w="0" w:type="dxa"/>
              <w:left w:w="108" w:type="dxa"/>
              <w:bottom w:w="0" w:type="dxa"/>
              <w:right w:w="108" w:type="dxa"/>
            </w:tcMar>
            <w:vAlign w:val="center"/>
          </w:tcPr>
          <w:p w14:paraId="380243A1" w14:textId="574CDF9F" w:rsidR="003D127C" w:rsidRPr="005819C4" w:rsidRDefault="003D127C" w:rsidP="003D127C">
            <w:pPr>
              <w:pStyle w:val="Sinespaciado"/>
              <w:rPr>
                <w:color w:val="000000"/>
                <w:sz w:val="20"/>
                <w:szCs w:val="20"/>
              </w:rPr>
            </w:pPr>
            <w:r w:rsidRPr="005819C4">
              <w:rPr>
                <w:color w:val="000000"/>
                <w:sz w:val="20"/>
                <w:szCs w:val="20"/>
              </w:rPr>
              <w:t>Causa de Split</w:t>
            </w:r>
          </w:p>
        </w:tc>
        <w:tc>
          <w:tcPr>
            <w:tcW w:w="865" w:type="pct"/>
            <w:shd w:val="clear" w:color="auto" w:fill="D9E2F3" w:themeFill="accent1" w:themeFillTint="33"/>
            <w:tcMar>
              <w:top w:w="0" w:type="dxa"/>
              <w:left w:w="108" w:type="dxa"/>
              <w:bottom w:w="0" w:type="dxa"/>
              <w:right w:w="108" w:type="dxa"/>
            </w:tcMar>
            <w:vAlign w:val="center"/>
          </w:tcPr>
          <w:p w14:paraId="49E93C32" w14:textId="34441A06" w:rsidR="003D127C" w:rsidRPr="005819C4" w:rsidRDefault="003D127C" w:rsidP="003D127C">
            <w:pPr>
              <w:pStyle w:val="Sinespaciado"/>
              <w:rPr>
                <w:color w:val="000000"/>
                <w:sz w:val="20"/>
                <w:szCs w:val="20"/>
              </w:rPr>
            </w:pPr>
            <w:r w:rsidRPr="005819C4">
              <w:rPr>
                <w:color w:val="000000"/>
                <w:sz w:val="20"/>
                <w:szCs w:val="20"/>
              </w:rPr>
              <w:t>Split-Method</w:t>
            </w:r>
          </w:p>
        </w:tc>
        <w:tc>
          <w:tcPr>
            <w:tcW w:w="599" w:type="pct"/>
            <w:shd w:val="clear" w:color="auto" w:fill="D9E2F3" w:themeFill="accent1" w:themeFillTint="33"/>
            <w:vAlign w:val="center"/>
          </w:tcPr>
          <w:p w14:paraId="13B739A9" w14:textId="2541EFF3" w:rsidR="003D127C" w:rsidRPr="005819C4" w:rsidRDefault="003D127C" w:rsidP="003D127C">
            <w:pPr>
              <w:pStyle w:val="Sinespaciado"/>
              <w:rPr>
                <w:color w:val="000000"/>
                <w:sz w:val="20"/>
                <w:szCs w:val="20"/>
              </w:rPr>
            </w:pPr>
            <w:r w:rsidRPr="005819C4">
              <w:rPr>
                <w:color w:val="000000"/>
                <w:sz w:val="20"/>
                <w:szCs w:val="20"/>
              </w:rPr>
              <w:t>N/A</w:t>
            </w:r>
          </w:p>
        </w:tc>
        <w:tc>
          <w:tcPr>
            <w:tcW w:w="800" w:type="pct"/>
            <w:shd w:val="clear" w:color="auto" w:fill="D9E2F3" w:themeFill="accent1" w:themeFillTint="33"/>
            <w:vAlign w:val="center"/>
          </w:tcPr>
          <w:p w14:paraId="772BC6A8" w14:textId="355AE5DC" w:rsidR="003D127C" w:rsidRDefault="003D127C" w:rsidP="003D127C">
            <w:pPr>
              <w:pStyle w:val="Sinespaciado"/>
              <w:rPr>
                <w:color w:val="000000"/>
                <w:sz w:val="20"/>
                <w:szCs w:val="20"/>
              </w:rPr>
            </w:pPr>
            <w:r w:rsidRPr="005819C4">
              <w:rPr>
                <w:color w:val="000000"/>
                <w:sz w:val="20"/>
                <w:szCs w:val="20"/>
              </w:rPr>
              <w:t>Split de Ordenes</w:t>
            </w:r>
          </w:p>
          <w:p w14:paraId="7B30F45F" w14:textId="77777777" w:rsidR="003D127C" w:rsidRPr="003D127C" w:rsidRDefault="003D127C" w:rsidP="003D127C"/>
        </w:tc>
        <w:tc>
          <w:tcPr>
            <w:tcW w:w="1607" w:type="pct"/>
            <w:shd w:val="clear" w:color="auto" w:fill="D9E2F3" w:themeFill="accent1" w:themeFillTint="33"/>
            <w:vAlign w:val="center"/>
          </w:tcPr>
          <w:p w14:paraId="7B56889B" w14:textId="2597EF95" w:rsidR="003D127C" w:rsidRPr="005819C4" w:rsidRDefault="003D127C" w:rsidP="003D127C">
            <w:pPr>
              <w:pStyle w:val="Sinespaciado"/>
              <w:rPr>
                <w:color w:val="000000"/>
                <w:sz w:val="20"/>
                <w:szCs w:val="20"/>
              </w:rPr>
            </w:pPr>
            <w:r w:rsidRPr="005819C4">
              <w:rPr>
                <w:color w:val="000000"/>
                <w:sz w:val="20"/>
                <w:szCs w:val="20"/>
              </w:rPr>
              <w:t>0 – artículos en catálogos de tienda</w:t>
            </w:r>
          </w:p>
          <w:p w14:paraId="1CC1FD59" w14:textId="2B9C72DC" w:rsidR="003D127C" w:rsidRPr="005819C4" w:rsidRDefault="003D127C" w:rsidP="003D127C">
            <w:pPr>
              <w:pStyle w:val="Sinespaciado"/>
              <w:rPr>
                <w:color w:val="000000"/>
                <w:sz w:val="20"/>
                <w:szCs w:val="20"/>
              </w:rPr>
            </w:pPr>
            <w:r w:rsidRPr="005819C4">
              <w:rPr>
                <w:color w:val="000000"/>
                <w:sz w:val="20"/>
                <w:szCs w:val="20"/>
              </w:rPr>
              <w:t>1 – artículos en catálogos extendidos</w:t>
            </w:r>
          </w:p>
          <w:p w14:paraId="31BCF002" w14:textId="77777777" w:rsidR="000154E6" w:rsidRDefault="003D127C" w:rsidP="003D127C">
            <w:pPr>
              <w:pStyle w:val="Sinespaciado"/>
              <w:rPr>
                <w:ins w:id="94" w:author="Alcántara Ávila, Humberto" w:date="2021-03-18T17:24:00Z"/>
                <w:color w:val="000000"/>
                <w:sz w:val="20"/>
                <w:szCs w:val="20"/>
              </w:rPr>
            </w:pPr>
            <w:r w:rsidRPr="005819C4">
              <w:rPr>
                <w:color w:val="000000"/>
                <w:sz w:val="20"/>
                <w:szCs w:val="20"/>
              </w:rPr>
              <w:t xml:space="preserve">2 – artículos </w:t>
            </w:r>
            <w:proofErr w:type="spellStart"/>
            <w:r w:rsidRPr="005819C4">
              <w:rPr>
                <w:color w:val="000000"/>
                <w:sz w:val="20"/>
                <w:szCs w:val="20"/>
              </w:rPr>
              <w:t>BigTicket</w:t>
            </w:r>
            <w:proofErr w:type="spellEnd"/>
            <w:r w:rsidRPr="005819C4">
              <w:rPr>
                <w:color w:val="000000"/>
                <w:sz w:val="20"/>
                <w:szCs w:val="20"/>
              </w:rPr>
              <w:t xml:space="preserve"> (x criterios </w:t>
            </w:r>
            <w:commentRangeStart w:id="95"/>
            <w:commentRangeStart w:id="96"/>
            <w:r w:rsidRPr="005819C4">
              <w:rPr>
                <w:color w:val="000000"/>
                <w:sz w:val="20"/>
                <w:szCs w:val="20"/>
              </w:rPr>
              <w:t>varios</w:t>
            </w:r>
            <w:commentRangeEnd w:id="95"/>
            <w:r w:rsidR="000154E6">
              <w:rPr>
                <w:rStyle w:val="Refdecomentario"/>
                <w:rFonts w:eastAsia="Calibri"/>
              </w:rPr>
              <w:commentReference w:id="95"/>
            </w:r>
            <w:commentRangeEnd w:id="96"/>
            <w:r w:rsidR="005D6EB8">
              <w:rPr>
                <w:rStyle w:val="Refdecomentario"/>
                <w:rFonts w:eastAsia="Calibri"/>
              </w:rPr>
              <w:commentReference w:id="96"/>
            </w:r>
            <w:r w:rsidRPr="005819C4">
              <w:rPr>
                <w:color w:val="000000"/>
                <w:sz w:val="20"/>
                <w:szCs w:val="20"/>
              </w:rPr>
              <w:t>)</w:t>
            </w:r>
            <w:ins w:id="97" w:author="Alcántara Ávila, Humberto" w:date="2021-03-18T17:24:00Z">
              <w:r w:rsidR="000154E6">
                <w:rPr>
                  <w:color w:val="000000"/>
                  <w:sz w:val="20"/>
                  <w:szCs w:val="20"/>
                </w:rPr>
                <w:t xml:space="preserve"> </w:t>
              </w:r>
            </w:ins>
          </w:p>
          <w:bookmarkStart w:id="98" w:name="_MON_1677593365"/>
          <w:bookmarkEnd w:id="98"/>
          <w:p w14:paraId="6571190F" w14:textId="38503D51" w:rsidR="003D127C" w:rsidRPr="005819C4" w:rsidRDefault="00DA31CC" w:rsidP="003D127C">
            <w:pPr>
              <w:pStyle w:val="Sinespaciado"/>
              <w:rPr>
                <w:color w:val="000000"/>
                <w:sz w:val="20"/>
                <w:szCs w:val="20"/>
              </w:rPr>
            </w:pPr>
            <w:ins w:id="99" w:author="Alcántara Ávila, Humberto" w:date="2021-03-18T17:23:00Z">
              <w:r>
                <w:rPr>
                  <w:color w:val="000000"/>
                  <w:sz w:val="20"/>
                  <w:szCs w:val="20"/>
                </w:rPr>
                <w:object w:dxaOrig="1534" w:dyaOrig="997" w14:anchorId="274B58DF">
                  <v:shape id="_x0000_i1026" type="#_x0000_t75" style="width:76.95pt;height:49.75pt" o:ole="">
                    <v:imagedata r:id="rId19" o:title=""/>
                  </v:shape>
                  <o:OLEObject Type="Embed" ProgID="Word.Document.12" ShapeID="_x0000_i1026" DrawAspect="Icon" ObjectID="_1683483454" r:id="rId20">
                    <o:FieldCodes>\s</o:FieldCodes>
                  </o:OLEObject>
                </w:object>
              </w:r>
            </w:ins>
          </w:p>
        </w:tc>
      </w:tr>
      <w:tr w:rsidR="007C0F44" w:rsidRPr="005819C4" w14:paraId="5AAB614B" w14:textId="77777777" w:rsidTr="00D433CA">
        <w:trPr>
          <w:trHeight w:val="304"/>
        </w:trPr>
        <w:tc>
          <w:tcPr>
            <w:tcW w:w="1129" w:type="pct"/>
            <w:shd w:val="clear" w:color="auto" w:fill="E2EFD9" w:themeFill="accent6" w:themeFillTint="33"/>
            <w:tcMar>
              <w:top w:w="0" w:type="dxa"/>
              <w:left w:w="108" w:type="dxa"/>
              <w:bottom w:w="0" w:type="dxa"/>
              <w:right w:w="108" w:type="dxa"/>
            </w:tcMar>
            <w:vAlign w:val="center"/>
          </w:tcPr>
          <w:p w14:paraId="732E417F" w14:textId="03D3786B" w:rsidR="007C0F44" w:rsidRPr="005819C4" w:rsidRDefault="007C0F44" w:rsidP="007C0F44">
            <w:pPr>
              <w:pStyle w:val="Sinespaciado"/>
              <w:rPr>
                <w:color w:val="000000"/>
                <w:sz w:val="20"/>
                <w:szCs w:val="20"/>
              </w:rPr>
            </w:pPr>
            <w:r>
              <w:rPr>
                <w:color w:val="000000"/>
                <w:sz w:val="20"/>
                <w:szCs w:val="20"/>
              </w:rPr>
              <w:t>Tipo del origen</w:t>
            </w:r>
          </w:p>
        </w:tc>
        <w:tc>
          <w:tcPr>
            <w:tcW w:w="865" w:type="pct"/>
            <w:shd w:val="clear" w:color="auto" w:fill="D9E2F3" w:themeFill="accent1" w:themeFillTint="33"/>
            <w:tcMar>
              <w:top w:w="0" w:type="dxa"/>
              <w:left w:w="108" w:type="dxa"/>
              <w:bottom w:w="0" w:type="dxa"/>
              <w:right w:w="108" w:type="dxa"/>
            </w:tcMar>
            <w:vAlign w:val="center"/>
          </w:tcPr>
          <w:p w14:paraId="50939860" w14:textId="3C68C3D1" w:rsidR="007C0F44" w:rsidRPr="005819C4" w:rsidRDefault="007C0F44" w:rsidP="007C0F44">
            <w:pPr>
              <w:pStyle w:val="Sinespaciado"/>
              <w:rPr>
                <w:color w:val="000000"/>
                <w:sz w:val="20"/>
                <w:szCs w:val="20"/>
              </w:rPr>
            </w:pPr>
            <w:proofErr w:type="spellStart"/>
            <w:r>
              <w:rPr>
                <w:rFonts w:ascii="Consolas" w:hAnsi="Consolas" w:cs="Consolas"/>
                <w:color w:val="000000"/>
                <w:sz w:val="19"/>
                <w:szCs w:val="19"/>
              </w:rPr>
              <w:t>OriginType</w:t>
            </w:r>
            <w:proofErr w:type="spellEnd"/>
          </w:p>
        </w:tc>
        <w:tc>
          <w:tcPr>
            <w:tcW w:w="599" w:type="pct"/>
            <w:shd w:val="clear" w:color="auto" w:fill="D9E2F3" w:themeFill="accent1" w:themeFillTint="33"/>
            <w:vAlign w:val="center"/>
          </w:tcPr>
          <w:p w14:paraId="494982CD" w14:textId="1A2CEACA" w:rsidR="007C0F44" w:rsidRPr="005819C4" w:rsidRDefault="007C0F44" w:rsidP="007C0F44">
            <w:pPr>
              <w:pStyle w:val="Sinespaciado"/>
              <w:rPr>
                <w:color w:val="000000"/>
                <w:sz w:val="20"/>
                <w:szCs w:val="20"/>
              </w:rPr>
            </w:pPr>
            <w:r>
              <w:rPr>
                <w:color w:val="000000"/>
                <w:sz w:val="20"/>
                <w:szCs w:val="20"/>
              </w:rPr>
              <w:t>N/A</w:t>
            </w:r>
          </w:p>
        </w:tc>
        <w:tc>
          <w:tcPr>
            <w:tcW w:w="800" w:type="pct"/>
            <w:shd w:val="clear" w:color="auto" w:fill="D9E2F3" w:themeFill="accent1" w:themeFillTint="33"/>
            <w:vAlign w:val="center"/>
          </w:tcPr>
          <w:p w14:paraId="4F2365F7" w14:textId="77777777" w:rsidR="007C0F44" w:rsidRDefault="007C0F44" w:rsidP="007C0F44">
            <w:pPr>
              <w:pStyle w:val="Sinespaciado"/>
              <w:rPr>
                <w:color w:val="000000"/>
                <w:sz w:val="20"/>
                <w:szCs w:val="20"/>
              </w:rPr>
            </w:pPr>
            <w:r w:rsidRPr="005819C4">
              <w:rPr>
                <w:color w:val="000000"/>
                <w:sz w:val="20"/>
                <w:szCs w:val="20"/>
              </w:rPr>
              <w:t>Split de Ordenes</w:t>
            </w:r>
          </w:p>
          <w:p w14:paraId="242BC9D7" w14:textId="77777777" w:rsidR="007C0F44" w:rsidRPr="005819C4" w:rsidRDefault="007C0F44" w:rsidP="007C0F44">
            <w:pPr>
              <w:pStyle w:val="Sinespaciado"/>
              <w:rPr>
                <w:color w:val="000000"/>
                <w:sz w:val="20"/>
                <w:szCs w:val="20"/>
              </w:rPr>
            </w:pPr>
          </w:p>
        </w:tc>
        <w:tc>
          <w:tcPr>
            <w:tcW w:w="1607" w:type="pct"/>
            <w:shd w:val="clear" w:color="auto" w:fill="D9E2F3" w:themeFill="accent1" w:themeFillTint="33"/>
            <w:vAlign w:val="center"/>
          </w:tcPr>
          <w:p w14:paraId="3EEB0F01" w14:textId="7BC06278" w:rsidR="007C0F44" w:rsidRPr="005819C4" w:rsidRDefault="007C0F44" w:rsidP="007C0F44">
            <w:pPr>
              <w:pStyle w:val="Sinespaciado"/>
              <w:rPr>
                <w:color w:val="000000"/>
                <w:sz w:val="20"/>
                <w:szCs w:val="20"/>
              </w:rPr>
            </w:pPr>
            <w:r>
              <w:rPr>
                <w:rFonts w:ascii="Consolas" w:hAnsi="Consolas" w:cs="Consolas"/>
                <w:color w:val="008000"/>
                <w:sz w:val="19"/>
                <w:szCs w:val="19"/>
              </w:rPr>
              <w:t>origen (1-tienda, 2-almacen, 3-codigo postal)</w:t>
            </w:r>
          </w:p>
        </w:tc>
      </w:tr>
      <w:tr w:rsidR="007C0F44" w:rsidRPr="005819C4" w14:paraId="5E9D3111" w14:textId="77777777" w:rsidTr="00D433CA">
        <w:trPr>
          <w:trHeight w:val="304"/>
        </w:trPr>
        <w:tc>
          <w:tcPr>
            <w:tcW w:w="1129" w:type="pct"/>
            <w:shd w:val="clear" w:color="auto" w:fill="E2EFD9" w:themeFill="accent6" w:themeFillTint="33"/>
            <w:tcMar>
              <w:top w:w="0" w:type="dxa"/>
              <w:left w:w="108" w:type="dxa"/>
              <w:bottom w:w="0" w:type="dxa"/>
              <w:right w:w="108" w:type="dxa"/>
            </w:tcMar>
            <w:vAlign w:val="center"/>
          </w:tcPr>
          <w:p w14:paraId="47BED8CA" w14:textId="4500F7FA" w:rsidR="007C0F44" w:rsidRPr="005819C4" w:rsidRDefault="007C0F44" w:rsidP="007C0F44">
            <w:pPr>
              <w:pStyle w:val="Sinespaciado"/>
              <w:rPr>
                <w:color w:val="000000"/>
                <w:sz w:val="20"/>
                <w:szCs w:val="20"/>
              </w:rPr>
            </w:pPr>
            <w:r w:rsidRPr="003D127C">
              <w:rPr>
                <w:color w:val="000000"/>
                <w:sz w:val="18"/>
                <w:szCs w:val="20"/>
              </w:rPr>
              <w:t>Origen (tienda/almacén</w:t>
            </w:r>
            <w:ins w:id="100" w:author="eliseo gijon romero" w:date="2021-04-07T13:46:00Z">
              <w:r>
                <w:rPr>
                  <w:color w:val="000000"/>
                  <w:sz w:val="18"/>
                  <w:szCs w:val="20"/>
                </w:rPr>
                <w:t>/CP</w:t>
              </w:r>
            </w:ins>
            <w:r w:rsidRPr="003D127C">
              <w:rPr>
                <w:color w:val="000000"/>
                <w:sz w:val="18"/>
                <w:szCs w:val="20"/>
              </w:rPr>
              <w:t>)</w:t>
            </w:r>
          </w:p>
        </w:tc>
        <w:tc>
          <w:tcPr>
            <w:tcW w:w="865" w:type="pct"/>
            <w:shd w:val="clear" w:color="auto" w:fill="D9E2F3" w:themeFill="accent1" w:themeFillTint="33"/>
            <w:tcMar>
              <w:top w:w="0" w:type="dxa"/>
              <w:left w:w="108" w:type="dxa"/>
              <w:bottom w:w="0" w:type="dxa"/>
              <w:right w:w="108" w:type="dxa"/>
            </w:tcMar>
          </w:tcPr>
          <w:p w14:paraId="7F8F901A" w14:textId="0767A27E" w:rsidR="007C0F44" w:rsidRPr="005819C4" w:rsidRDefault="007C0F44" w:rsidP="007C0F44">
            <w:pPr>
              <w:pStyle w:val="Sinespaciado"/>
              <w:rPr>
                <w:color w:val="000000"/>
                <w:sz w:val="20"/>
                <w:szCs w:val="20"/>
              </w:rPr>
            </w:pPr>
            <w:del w:id="101" w:author="eliseo gijon romero" w:date="2021-05-06T02:31:00Z">
              <w:r w:rsidRPr="003D127C" w:rsidDel="00490644">
                <w:rPr>
                  <w:color w:val="000000"/>
                  <w:sz w:val="18"/>
                  <w:szCs w:val="20"/>
                </w:rPr>
                <w:delText>item-source</w:delText>
              </w:r>
            </w:del>
            <w:proofErr w:type="spellStart"/>
            <w:ins w:id="102" w:author="eliseo gijon romero" w:date="2021-05-06T02:31:00Z">
              <w:r>
                <w:rPr>
                  <w:color w:val="000000"/>
                  <w:sz w:val="18"/>
                  <w:szCs w:val="20"/>
                </w:rPr>
                <w:t>idSupplier</w:t>
              </w:r>
            </w:ins>
            <w:proofErr w:type="spellEnd"/>
          </w:p>
        </w:tc>
        <w:tc>
          <w:tcPr>
            <w:tcW w:w="599" w:type="pct"/>
            <w:shd w:val="clear" w:color="auto" w:fill="D9E2F3" w:themeFill="accent1" w:themeFillTint="33"/>
            <w:vAlign w:val="center"/>
          </w:tcPr>
          <w:p w14:paraId="419823AA" w14:textId="35C38E04" w:rsidR="007C0F44" w:rsidRPr="005819C4" w:rsidRDefault="007C0F44" w:rsidP="007C0F44">
            <w:pPr>
              <w:pStyle w:val="Sinespaciado"/>
              <w:rPr>
                <w:color w:val="000000"/>
                <w:sz w:val="20"/>
                <w:szCs w:val="20"/>
              </w:rPr>
            </w:pPr>
            <w:r w:rsidRPr="003D127C">
              <w:rPr>
                <w:color w:val="000000"/>
                <w:sz w:val="18"/>
                <w:szCs w:val="20"/>
              </w:rPr>
              <w:t>N/A</w:t>
            </w:r>
          </w:p>
        </w:tc>
        <w:tc>
          <w:tcPr>
            <w:tcW w:w="800" w:type="pct"/>
            <w:shd w:val="clear" w:color="auto" w:fill="D9E2F3" w:themeFill="accent1" w:themeFillTint="33"/>
            <w:vAlign w:val="center"/>
          </w:tcPr>
          <w:p w14:paraId="04C1D325" w14:textId="77777777" w:rsidR="007C0F44" w:rsidRDefault="007C0F44" w:rsidP="007C0F44">
            <w:pPr>
              <w:pStyle w:val="Sinespaciado"/>
              <w:rPr>
                <w:color w:val="000000"/>
                <w:sz w:val="20"/>
                <w:szCs w:val="20"/>
              </w:rPr>
            </w:pPr>
            <w:r w:rsidRPr="005819C4">
              <w:rPr>
                <w:color w:val="000000"/>
                <w:sz w:val="20"/>
                <w:szCs w:val="20"/>
              </w:rPr>
              <w:t>Split de Ordenes</w:t>
            </w:r>
          </w:p>
          <w:p w14:paraId="049D1218" w14:textId="77777777" w:rsidR="007C0F44" w:rsidRPr="005819C4" w:rsidRDefault="007C0F44" w:rsidP="007C0F44">
            <w:pPr>
              <w:pStyle w:val="Sinespaciado"/>
              <w:rPr>
                <w:color w:val="000000"/>
                <w:sz w:val="20"/>
                <w:szCs w:val="20"/>
              </w:rPr>
            </w:pPr>
          </w:p>
        </w:tc>
        <w:tc>
          <w:tcPr>
            <w:tcW w:w="1607" w:type="pct"/>
            <w:shd w:val="clear" w:color="auto" w:fill="D9E2F3" w:themeFill="accent1" w:themeFillTint="33"/>
            <w:vAlign w:val="center"/>
          </w:tcPr>
          <w:p w14:paraId="1B04B7CB" w14:textId="77777777" w:rsidR="007C0F44" w:rsidRDefault="007C0F44" w:rsidP="007C0F44">
            <w:pPr>
              <w:pStyle w:val="Sinespaciado"/>
              <w:rPr>
                <w:ins w:id="103" w:author="Alcántara Ávila, Humberto" w:date="2021-03-18T17:39:00Z"/>
                <w:color w:val="000000"/>
                <w:sz w:val="20"/>
                <w:szCs w:val="20"/>
              </w:rPr>
            </w:pPr>
            <w:r w:rsidRPr="005819C4">
              <w:rPr>
                <w:color w:val="000000"/>
                <w:sz w:val="20"/>
                <w:szCs w:val="20"/>
              </w:rPr>
              <w:t xml:space="preserve">Especifica el almacén/tienda origen desde donde se surtiría el </w:t>
            </w:r>
            <w:commentRangeStart w:id="104"/>
            <w:commentRangeStart w:id="105"/>
            <w:r w:rsidRPr="005819C4">
              <w:rPr>
                <w:color w:val="000000"/>
                <w:sz w:val="20"/>
                <w:szCs w:val="20"/>
              </w:rPr>
              <w:t>artículo</w:t>
            </w:r>
            <w:commentRangeEnd w:id="104"/>
            <w:r>
              <w:rPr>
                <w:rStyle w:val="Refdecomentario"/>
                <w:rFonts w:eastAsia="Calibri"/>
              </w:rPr>
              <w:commentReference w:id="104"/>
            </w:r>
            <w:commentRangeEnd w:id="105"/>
            <w:r>
              <w:rPr>
                <w:rStyle w:val="Refdecomentario"/>
                <w:rFonts w:eastAsia="Calibri"/>
              </w:rPr>
              <w:commentReference w:id="105"/>
            </w:r>
            <w:r w:rsidRPr="005819C4">
              <w:rPr>
                <w:color w:val="000000"/>
                <w:sz w:val="20"/>
                <w:szCs w:val="20"/>
              </w:rPr>
              <w:t>.</w:t>
            </w:r>
          </w:p>
          <w:p w14:paraId="1F0BB473" w14:textId="77777777" w:rsidR="007C0F44" w:rsidRDefault="007C0F44" w:rsidP="007C0F44">
            <w:pPr>
              <w:pStyle w:val="Sinespaciado"/>
              <w:rPr>
                <w:ins w:id="106" w:author="Alcántara Ávila, Humberto" w:date="2021-03-18T17:39:00Z"/>
                <w:color w:val="000000"/>
                <w:sz w:val="20"/>
                <w:szCs w:val="20"/>
              </w:rPr>
            </w:pPr>
          </w:p>
          <w:p w14:paraId="1F16611E" w14:textId="77777777" w:rsidR="007C0F44" w:rsidRDefault="007C0F44" w:rsidP="007C0F44">
            <w:pPr>
              <w:pStyle w:val="Sinespaciado"/>
              <w:rPr>
                <w:ins w:id="107" w:author="Alcántara Ávila, Humberto" w:date="2021-03-18T17:39:00Z"/>
                <w:color w:val="000000"/>
                <w:sz w:val="20"/>
                <w:szCs w:val="20"/>
              </w:rPr>
            </w:pPr>
            <w:ins w:id="108" w:author="Alcántara Ávila, Humberto" w:date="2021-03-18T17:39:00Z">
              <w:r>
                <w:rPr>
                  <w:color w:val="000000"/>
                  <w:sz w:val="20"/>
                  <w:szCs w:val="20"/>
                </w:rPr>
                <w:t>La información que debe contener este punto son los siguientes valores que hacen referencia al número de identificación y descripción como por ejemplo:</w:t>
              </w:r>
            </w:ins>
          </w:p>
          <w:p w14:paraId="38987E5C" w14:textId="77777777" w:rsidR="007C0F44" w:rsidRDefault="007C0F44" w:rsidP="007C0F44">
            <w:pPr>
              <w:pStyle w:val="Sinespaciado"/>
              <w:rPr>
                <w:ins w:id="109" w:author="Alcántara Ávila, Humberto" w:date="2021-03-18T17:39:00Z"/>
                <w:color w:val="000000"/>
                <w:sz w:val="20"/>
                <w:szCs w:val="20"/>
              </w:rPr>
            </w:pPr>
          </w:p>
          <w:p w14:paraId="4D346DAE" w14:textId="77777777" w:rsidR="007C0F44" w:rsidRDefault="007C0F44" w:rsidP="007C0F44">
            <w:pPr>
              <w:pStyle w:val="Sinespaciado"/>
              <w:rPr>
                <w:ins w:id="110" w:author="Alcántara Ávila, Humberto" w:date="2021-03-18T17:39:00Z"/>
                <w:color w:val="000000"/>
                <w:sz w:val="20"/>
                <w:szCs w:val="20"/>
              </w:rPr>
            </w:pPr>
            <w:ins w:id="111" w:author="Alcántara Ávila, Humberto" w:date="2021-03-18T17:39:00Z">
              <w:r>
                <w:rPr>
                  <w:color w:val="000000"/>
                  <w:sz w:val="20"/>
                  <w:szCs w:val="20"/>
                </w:rPr>
                <w:t>24 Sucursal Cumbres</w:t>
              </w:r>
            </w:ins>
          </w:p>
          <w:p w14:paraId="6F609961" w14:textId="77777777" w:rsidR="007C0F44" w:rsidRDefault="007C0F44" w:rsidP="007C0F44">
            <w:pPr>
              <w:pStyle w:val="Sinespaciado"/>
              <w:rPr>
                <w:ins w:id="112" w:author="Alcántara Ávila, Humberto" w:date="2021-03-18T17:39:00Z"/>
                <w:color w:val="000000"/>
                <w:sz w:val="20"/>
                <w:szCs w:val="20"/>
              </w:rPr>
            </w:pPr>
            <w:ins w:id="113" w:author="Alcántara Ávila, Humberto" w:date="2021-03-18T17:39:00Z">
              <w:r>
                <w:rPr>
                  <w:color w:val="000000"/>
                  <w:sz w:val="20"/>
                  <w:szCs w:val="20"/>
                </w:rPr>
                <w:t>5688 Cedis Mexico</w:t>
              </w:r>
            </w:ins>
          </w:p>
          <w:p w14:paraId="67E91107" w14:textId="77777777" w:rsidR="007C0F44" w:rsidRDefault="007C0F44" w:rsidP="007C0F44">
            <w:pPr>
              <w:pStyle w:val="Sinespaciado"/>
              <w:rPr>
                <w:ins w:id="114" w:author="Alcántara Ávila, Humberto" w:date="2021-03-18T17:39:00Z"/>
                <w:color w:val="000000"/>
                <w:sz w:val="20"/>
                <w:szCs w:val="20"/>
              </w:rPr>
            </w:pPr>
            <w:ins w:id="115" w:author="Alcántara Ávila, Humberto" w:date="2021-03-18T17:39:00Z">
              <w:r>
                <w:rPr>
                  <w:color w:val="000000"/>
                  <w:sz w:val="20"/>
                  <w:szCs w:val="20"/>
                </w:rPr>
                <w:t>14482 Moderno</w:t>
              </w:r>
            </w:ins>
          </w:p>
          <w:p w14:paraId="733F1DDF" w14:textId="77777777" w:rsidR="007C0F44" w:rsidRDefault="007C0F44" w:rsidP="007C0F44">
            <w:pPr>
              <w:pStyle w:val="Sinespaciado"/>
              <w:rPr>
                <w:ins w:id="116" w:author="Alcántara Ávila, Humberto" w:date="2021-03-18T17:39:00Z"/>
                <w:color w:val="000000"/>
                <w:sz w:val="20"/>
                <w:szCs w:val="20"/>
              </w:rPr>
            </w:pPr>
            <w:ins w:id="117" w:author="Alcántara Ávila, Humberto" w:date="2021-03-18T17:39:00Z">
              <w:r>
                <w:rPr>
                  <w:color w:val="000000"/>
                  <w:sz w:val="20"/>
                  <w:szCs w:val="20"/>
                </w:rPr>
                <w:t>395053 Italika</w:t>
              </w:r>
            </w:ins>
          </w:p>
          <w:p w14:paraId="18CBD453" w14:textId="23E2879E" w:rsidR="007C0F44" w:rsidRPr="005819C4" w:rsidRDefault="007C0F44" w:rsidP="007C0F44">
            <w:pPr>
              <w:pStyle w:val="Sinespaciado"/>
              <w:rPr>
                <w:color w:val="000000"/>
                <w:sz w:val="20"/>
                <w:szCs w:val="20"/>
              </w:rPr>
            </w:pPr>
            <w:ins w:id="118" w:author="Alcántara Ávila, Humberto" w:date="2021-03-18T17:39:00Z">
              <w:r>
                <w:rPr>
                  <w:color w:val="000000"/>
                  <w:sz w:val="20"/>
                  <w:szCs w:val="20"/>
                </w:rPr>
                <w:t>………</w:t>
              </w:r>
            </w:ins>
          </w:p>
        </w:tc>
      </w:tr>
      <w:tr w:rsidR="007C0F44" w:rsidRPr="005819C4" w14:paraId="6D27E0C7" w14:textId="77777777" w:rsidTr="00D40D29">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1D2D47CA" w14:textId="58237B8B" w:rsidR="007C0F44" w:rsidRPr="005819C4" w:rsidRDefault="007C0F44" w:rsidP="007C0F44">
            <w:pPr>
              <w:pStyle w:val="Sinespaciado"/>
              <w:rPr>
                <w:b/>
                <w:color w:val="FFFFFF" w:themeColor="background1"/>
                <w:sz w:val="20"/>
                <w:szCs w:val="20"/>
              </w:rPr>
            </w:pPr>
            <w:r w:rsidRPr="005819C4">
              <w:rPr>
                <w:b/>
                <w:color w:val="FFFFFF" w:themeColor="background1"/>
                <w:sz w:val="20"/>
                <w:szCs w:val="20"/>
              </w:rPr>
              <w:t>Datos del surtido</w:t>
            </w:r>
          </w:p>
        </w:tc>
      </w:tr>
      <w:tr w:rsidR="007C0F44" w:rsidRPr="005819C4" w14:paraId="4B91DF33" w14:textId="77777777" w:rsidTr="00D433CA">
        <w:trPr>
          <w:trHeight w:val="304"/>
        </w:trPr>
        <w:tc>
          <w:tcPr>
            <w:tcW w:w="1129" w:type="pct"/>
            <w:shd w:val="clear" w:color="auto" w:fill="E2EFD9" w:themeFill="accent6" w:themeFillTint="33"/>
            <w:tcMar>
              <w:top w:w="0" w:type="dxa"/>
              <w:left w:w="108" w:type="dxa"/>
              <w:bottom w:w="0" w:type="dxa"/>
              <w:right w:w="108" w:type="dxa"/>
            </w:tcMar>
            <w:vAlign w:val="center"/>
          </w:tcPr>
          <w:p w14:paraId="52DDBAFE" w14:textId="4A1B9DC9" w:rsidR="007C0F44" w:rsidRPr="00BA6EED" w:rsidRDefault="007C0F44" w:rsidP="007C0F44">
            <w:pPr>
              <w:pStyle w:val="Sinespaciado"/>
              <w:rPr>
                <w:color w:val="000000"/>
                <w:sz w:val="20"/>
                <w:szCs w:val="20"/>
              </w:rPr>
            </w:pPr>
            <w:r w:rsidRPr="00BA6EED">
              <w:rPr>
                <w:color w:val="000000"/>
                <w:sz w:val="20"/>
                <w:szCs w:val="20"/>
              </w:rPr>
              <w:t xml:space="preserve">¿Es Picking Manual? </w:t>
            </w:r>
          </w:p>
        </w:tc>
        <w:tc>
          <w:tcPr>
            <w:tcW w:w="865" w:type="pct"/>
            <w:shd w:val="clear" w:color="auto" w:fill="auto"/>
            <w:tcMar>
              <w:top w:w="0" w:type="dxa"/>
              <w:left w:w="108" w:type="dxa"/>
              <w:bottom w:w="0" w:type="dxa"/>
              <w:right w:w="108" w:type="dxa"/>
            </w:tcMar>
            <w:vAlign w:val="center"/>
          </w:tcPr>
          <w:p w14:paraId="1F5B7359" w14:textId="28C83ADD" w:rsidR="007C0F44" w:rsidRPr="005819C4" w:rsidRDefault="007C0F44" w:rsidP="007C0F44">
            <w:pPr>
              <w:pStyle w:val="Sinespaciado"/>
              <w:rPr>
                <w:color w:val="000000"/>
                <w:sz w:val="20"/>
                <w:szCs w:val="20"/>
              </w:rPr>
            </w:pPr>
            <w:r w:rsidRPr="005819C4">
              <w:rPr>
                <w:color w:val="000000"/>
                <w:sz w:val="20"/>
                <w:szCs w:val="20"/>
              </w:rPr>
              <w:t>IsPickingManual</w:t>
            </w:r>
          </w:p>
        </w:tc>
        <w:tc>
          <w:tcPr>
            <w:tcW w:w="599" w:type="pct"/>
            <w:shd w:val="clear" w:color="auto" w:fill="auto"/>
            <w:vAlign w:val="center"/>
          </w:tcPr>
          <w:p w14:paraId="1264E557" w14:textId="3732158F" w:rsidR="007C0F44" w:rsidRPr="005819C4" w:rsidRDefault="007C0F44" w:rsidP="007C0F44">
            <w:pPr>
              <w:pStyle w:val="Sinespaciado"/>
              <w:rPr>
                <w:color w:val="000000"/>
                <w:sz w:val="20"/>
                <w:szCs w:val="20"/>
              </w:rPr>
            </w:pPr>
            <w:r w:rsidRPr="005819C4">
              <w:rPr>
                <w:color w:val="000000"/>
                <w:sz w:val="20"/>
                <w:szCs w:val="20"/>
              </w:rPr>
              <w:t>Boolean</w:t>
            </w:r>
          </w:p>
        </w:tc>
        <w:tc>
          <w:tcPr>
            <w:tcW w:w="800" w:type="pct"/>
            <w:vMerge w:val="restart"/>
            <w:shd w:val="clear" w:color="auto" w:fill="auto"/>
            <w:vAlign w:val="center"/>
          </w:tcPr>
          <w:p w14:paraId="43BF0370" w14:textId="7B45A614" w:rsidR="007C0F44" w:rsidRPr="005819C4" w:rsidRDefault="007C0F44" w:rsidP="007C0F44">
            <w:pPr>
              <w:pStyle w:val="Sinespaciado"/>
              <w:rPr>
                <w:color w:val="000000"/>
                <w:sz w:val="20"/>
                <w:szCs w:val="20"/>
              </w:rPr>
            </w:pPr>
            <w:r w:rsidRPr="005819C4">
              <w:rPr>
                <w:color w:val="000000"/>
                <w:sz w:val="20"/>
                <w:szCs w:val="20"/>
              </w:rPr>
              <w:t>Etapa de Surtido</w:t>
            </w:r>
          </w:p>
        </w:tc>
        <w:tc>
          <w:tcPr>
            <w:tcW w:w="1607" w:type="pct"/>
            <w:shd w:val="clear" w:color="auto" w:fill="auto"/>
            <w:vAlign w:val="center"/>
          </w:tcPr>
          <w:p w14:paraId="056D6033" w14:textId="5CAACB3E" w:rsidR="007C0F44" w:rsidRPr="005819C4" w:rsidRDefault="007C0F44" w:rsidP="007C0F44">
            <w:pPr>
              <w:pStyle w:val="Sinespaciado"/>
              <w:rPr>
                <w:color w:val="000000"/>
                <w:sz w:val="20"/>
                <w:szCs w:val="20"/>
              </w:rPr>
            </w:pPr>
            <w:r w:rsidRPr="005819C4">
              <w:rPr>
                <w:color w:val="000000"/>
                <w:sz w:val="20"/>
                <w:szCs w:val="20"/>
              </w:rPr>
              <w:t>Si – true, es un bypass automático</w:t>
            </w:r>
          </w:p>
          <w:p w14:paraId="11F3A872" w14:textId="5EA4A09E" w:rsidR="007C0F44" w:rsidRPr="005819C4" w:rsidRDefault="007C0F44" w:rsidP="007C0F44">
            <w:pPr>
              <w:pStyle w:val="Sinespaciado"/>
              <w:rPr>
                <w:color w:val="000000"/>
                <w:sz w:val="20"/>
                <w:szCs w:val="20"/>
              </w:rPr>
            </w:pPr>
            <w:r w:rsidRPr="005819C4">
              <w:rPr>
                <w:color w:val="000000"/>
                <w:sz w:val="20"/>
                <w:szCs w:val="20"/>
              </w:rPr>
              <w:t>No – false, se requiere consumo de servicio de TyC.</w:t>
            </w:r>
          </w:p>
        </w:tc>
      </w:tr>
      <w:tr w:rsidR="007C0F44" w:rsidRPr="005819C4" w14:paraId="72F0A2A4" w14:textId="77777777" w:rsidTr="00D433CA">
        <w:trPr>
          <w:trHeight w:val="304"/>
        </w:trPr>
        <w:tc>
          <w:tcPr>
            <w:tcW w:w="1129" w:type="pct"/>
            <w:shd w:val="clear" w:color="auto" w:fill="E2EFD9" w:themeFill="accent6" w:themeFillTint="33"/>
            <w:tcMar>
              <w:top w:w="0" w:type="dxa"/>
              <w:left w:w="108" w:type="dxa"/>
              <w:bottom w:w="0" w:type="dxa"/>
              <w:right w:w="108" w:type="dxa"/>
            </w:tcMar>
          </w:tcPr>
          <w:p w14:paraId="3F623C00" w14:textId="559AA8DD" w:rsidR="007C0F44" w:rsidRPr="00BA6EED" w:rsidRDefault="007C0F44" w:rsidP="007C0F44">
            <w:pPr>
              <w:pStyle w:val="Sinespaciado"/>
              <w:rPr>
                <w:color w:val="000000"/>
                <w:sz w:val="20"/>
                <w:szCs w:val="20"/>
              </w:rPr>
            </w:pPr>
            <w:r w:rsidRPr="00BA6EED">
              <w:rPr>
                <w:color w:val="000000"/>
                <w:sz w:val="20"/>
                <w:szCs w:val="20"/>
              </w:rPr>
              <w:t>Id Surtidor</w:t>
            </w:r>
          </w:p>
        </w:tc>
        <w:tc>
          <w:tcPr>
            <w:tcW w:w="865" w:type="pct"/>
            <w:shd w:val="clear" w:color="auto" w:fill="auto"/>
            <w:tcMar>
              <w:top w:w="0" w:type="dxa"/>
              <w:left w:w="108" w:type="dxa"/>
              <w:bottom w:w="0" w:type="dxa"/>
              <w:right w:w="108" w:type="dxa"/>
            </w:tcMar>
          </w:tcPr>
          <w:p w14:paraId="36A4B354" w14:textId="294D0359"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Id_Supplier</w:t>
            </w:r>
          </w:p>
        </w:tc>
        <w:tc>
          <w:tcPr>
            <w:tcW w:w="599" w:type="pct"/>
            <w:shd w:val="clear" w:color="auto" w:fill="auto"/>
            <w:vAlign w:val="center"/>
          </w:tcPr>
          <w:p w14:paraId="6780637F" w14:textId="0A8637BD"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4375F200" w14:textId="5D5776FB" w:rsidR="007C0F44" w:rsidRPr="005819C4" w:rsidRDefault="007C0F44" w:rsidP="007C0F44">
            <w:pPr>
              <w:pStyle w:val="Sinespaciado"/>
              <w:rPr>
                <w:color w:val="000000"/>
                <w:sz w:val="20"/>
                <w:szCs w:val="20"/>
              </w:rPr>
            </w:pPr>
          </w:p>
        </w:tc>
        <w:tc>
          <w:tcPr>
            <w:tcW w:w="1607" w:type="pct"/>
            <w:shd w:val="clear" w:color="auto" w:fill="auto"/>
            <w:vAlign w:val="center"/>
          </w:tcPr>
          <w:p w14:paraId="1ED1D54D" w14:textId="74F8B4F1" w:rsidR="007C0F44" w:rsidRPr="005819C4" w:rsidRDefault="007C0F44" w:rsidP="007C0F44">
            <w:pPr>
              <w:pStyle w:val="Sinespaciado"/>
              <w:rPr>
                <w:color w:val="000000"/>
                <w:sz w:val="20"/>
                <w:szCs w:val="20"/>
              </w:rPr>
            </w:pPr>
            <w:r w:rsidRPr="005819C4">
              <w:rPr>
                <w:color w:val="000000"/>
                <w:sz w:val="20"/>
                <w:szCs w:val="20"/>
              </w:rPr>
              <w:t>Id del surtidor asignado a la orden</w:t>
            </w:r>
          </w:p>
        </w:tc>
      </w:tr>
      <w:tr w:rsidR="007C0F44" w:rsidRPr="005819C4" w14:paraId="0249E12C" w14:textId="77777777" w:rsidTr="00FA37DF">
        <w:trPr>
          <w:trHeight w:val="21"/>
        </w:trPr>
        <w:tc>
          <w:tcPr>
            <w:tcW w:w="5000" w:type="pct"/>
            <w:gridSpan w:val="5"/>
            <w:shd w:val="clear" w:color="auto" w:fill="BF8F00" w:themeFill="accent4" w:themeFillShade="BF"/>
            <w:vAlign w:val="center"/>
          </w:tcPr>
          <w:p w14:paraId="4CB97853" w14:textId="580BFE60" w:rsidR="007C0F44" w:rsidRPr="005819C4" w:rsidRDefault="007C0F44" w:rsidP="007C0F44">
            <w:pPr>
              <w:pStyle w:val="Sinespaciado"/>
              <w:rPr>
                <w:b/>
                <w:color w:val="FFFFFF" w:themeColor="background1"/>
                <w:szCs w:val="20"/>
              </w:rPr>
            </w:pPr>
            <w:r w:rsidRPr="005819C4">
              <w:rPr>
                <w:b/>
                <w:color w:val="FFFFFF" w:themeColor="background1"/>
                <w:szCs w:val="20"/>
                <w:shd w:val="clear" w:color="auto" w:fill="BF8F00" w:themeFill="accent4" w:themeFillShade="BF"/>
              </w:rPr>
              <w:t>Artículos</w:t>
            </w:r>
            <w:r w:rsidRPr="005819C4">
              <w:rPr>
                <w:b/>
                <w:color w:val="FFFFFF" w:themeColor="background1"/>
                <w:szCs w:val="20"/>
              </w:rPr>
              <w:t xml:space="preserve"> a surtir</w:t>
            </w:r>
          </w:p>
        </w:tc>
      </w:tr>
      <w:tr w:rsidR="007C0F44" w:rsidRPr="005819C4" w14:paraId="25EDC231" w14:textId="77777777" w:rsidTr="00BB4402">
        <w:trPr>
          <w:trHeight w:val="21"/>
        </w:trPr>
        <w:tc>
          <w:tcPr>
            <w:tcW w:w="1129" w:type="pct"/>
            <w:shd w:val="clear" w:color="auto" w:fill="E2EFD9" w:themeFill="accent6" w:themeFillTint="33"/>
            <w:tcMar>
              <w:top w:w="0" w:type="dxa"/>
              <w:left w:w="108" w:type="dxa"/>
              <w:bottom w:w="0" w:type="dxa"/>
              <w:right w:w="108" w:type="dxa"/>
            </w:tcMar>
            <w:vAlign w:val="center"/>
          </w:tcPr>
          <w:p w14:paraId="1302BFCC" w14:textId="09835A33" w:rsidR="007C0F44" w:rsidRPr="005819C4" w:rsidRDefault="007C0F44" w:rsidP="007C0F44">
            <w:pPr>
              <w:pStyle w:val="Sinespaciado"/>
              <w:rPr>
                <w:color w:val="000000"/>
                <w:sz w:val="20"/>
                <w:szCs w:val="20"/>
              </w:rPr>
            </w:pPr>
            <w:del w:id="119" w:author="Alcántara Ávila, Humberto" w:date="2021-03-18T17:43:00Z">
              <w:r w:rsidRPr="005819C4" w:rsidDel="00C2536D">
                <w:rPr>
                  <w:color w:val="000000"/>
                  <w:sz w:val="20"/>
                  <w:szCs w:val="20"/>
                </w:rPr>
                <w:delText xml:space="preserve">Código </w:delText>
              </w:r>
            </w:del>
            <w:ins w:id="120" w:author="Alcántara Ávila, Humberto" w:date="2021-03-18T17:43:00Z">
              <w:r>
                <w:rPr>
                  <w:color w:val="000000"/>
                  <w:sz w:val="20"/>
                  <w:szCs w:val="20"/>
                </w:rPr>
                <w:t xml:space="preserve">ID </w:t>
              </w:r>
            </w:ins>
            <w:r w:rsidRPr="005819C4">
              <w:rPr>
                <w:color w:val="000000"/>
                <w:sz w:val="20"/>
                <w:szCs w:val="20"/>
              </w:rPr>
              <w:t>de artículo</w:t>
            </w:r>
          </w:p>
        </w:tc>
        <w:tc>
          <w:tcPr>
            <w:tcW w:w="865" w:type="pct"/>
            <w:shd w:val="clear" w:color="auto" w:fill="auto"/>
            <w:tcMar>
              <w:top w:w="0" w:type="dxa"/>
              <w:left w:w="108" w:type="dxa"/>
              <w:bottom w:w="0" w:type="dxa"/>
              <w:right w:w="108" w:type="dxa"/>
            </w:tcMar>
          </w:tcPr>
          <w:p w14:paraId="6B84BAB7" w14:textId="733B2D37" w:rsidR="007C0F44" w:rsidRPr="005819C4" w:rsidRDefault="007C0F44" w:rsidP="007C0F44">
            <w:pPr>
              <w:pStyle w:val="Sinespaciado"/>
              <w:rPr>
                <w:color w:val="000000"/>
                <w:sz w:val="20"/>
                <w:szCs w:val="20"/>
              </w:rPr>
            </w:pPr>
            <w:r w:rsidRPr="005819C4">
              <w:rPr>
                <w:color w:val="000000"/>
                <w:sz w:val="20"/>
                <w:szCs w:val="20"/>
              </w:rPr>
              <w:t>product-id</w:t>
            </w:r>
          </w:p>
        </w:tc>
        <w:tc>
          <w:tcPr>
            <w:tcW w:w="599" w:type="pct"/>
            <w:shd w:val="clear" w:color="auto" w:fill="auto"/>
            <w:vAlign w:val="center"/>
          </w:tcPr>
          <w:p w14:paraId="0C3A9DEB" w14:textId="397E92D9" w:rsidR="007C0F44" w:rsidRPr="005819C4" w:rsidRDefault="007C0F44" w:rsidP="007C0F44">
            <w:pPr>
              <w:pStyle w:val="Sinespaciado"/>
              <w:rPr>
                <w:color w:val="000000"/>
                <w:sz w:val="20"/>
                <w:szCs w:val="20"/>
              </w:rPr>
            </w:pPr>
            <w:r w:rsidRPr="005819C4">
              <w:rPr>
                <w:color w:val="000000"/>
                <w:sz w:val="20"/>
                <w:szCs w:val="20"/>
              </w:rPr>
              <w:t>&lt;product-id&gt;</w:t>
            </w:r>
          </w:p>
        </w:tc>
        <w:tc>
          <w:tcPr>
            <w:tcW w:w="800" w:type="pct"/>
            <w:vMerge w:val="restart"/>
            <w:shd w:val="clear" w:color="auto" w:fill="auto"/>
            <w:vAlign w:val="center"/>
          </w:tcPr>
          <w:p w14:paraId="41720D0E" w14:textId="00165D96" w:rsidR="007C0F44" w:rsidRPr="005819C4" w:rsidRDefault="007C0F44" w:rsidP="007C0F44">
            <w:pPr>
              <w:pStyle w:val="Sinespaciado"/>
              <w:rPr>
                <w:color w:val="000000"/>
                <w:sz w:val="20"/>
                <w:szCs w:val="20"/>
              </w:rPr>
            </w:pPr>
            <w:r w:rsidRPr="005819C4">
              <w:rPr>
                <w:color w:val="000000"/>
                <w:sz w:val="20"/>
                <w:szCs w:val="20"/>
              </w:rPr>
              <w:t>Etapa de Surtido</w:t>
            </w:r>
          </w:p>
        </w:tc>
        <w:tc>
          <w:tcPr>
            <w:tcW w:w="1607" w:type="pct"/>
            <w:shd w:val="clear" w:color="auto" w:fill="auto"/>
            <w:vAlign w:val="center"/>
          </w:tcPr>
          <w:p w14:paraId="5DFBF4DE" w14:textId="5AEBBE8F" w:rsidR="007C0F44" w:rsidRPr="005819C4" w:rsidRDefault="007C0F44" w:rsidP="007C0F44">
            <w:pPr>
              <w:pStyle w:val="Sinespaciado"/>
              <w:rPr>
                <w:color w:val="000000"/>
                <w:sz w:val="20"/>
                <w:szCs w:val="20"/>
              </w:rPr>
            </w:pPr>
            <w:r w:rsidRPr="005819C4">
              <w:rPr>
                <w:color w:val="000000"/>
                <w:sz w:val="20"/>
                <w:szCs w:val="20"/>
              </w:rPr>
              <w:t xml:space="preserve">Contiene el id </w:t>
            </w:r>
            <w:ins w:id="121" w:author="Alcántara Ávila, Humberto" w:date="2021-03-18T17:42:00Z">
              <w:r>
                <w:rPr>
                  <w:color w:val="000000"/>
                  <w:sz w:val="20"/>
                  <w:szCs w:val="20"/>
                </w:rPr>
                <w:t xml:space="preserve">(Material SAP) </w:t>
              </w:r>
            </w:ins>
            <w:r w:rsidRPr="005819C4">
              <w:rPr>
                <w:color w:val="000000"/>
                <w:sz w:val="20"/>
                <w:szCs w:val="20"/>
              </w:rPr>
              <w:t>del artículo a surtir</w:t>
            </w:r>
          </w:p>
        </w:tc>
      </w:tr>
      <w:tr w:rsidR="007C0F44" w:rsidRPr="005819C4" w14:paraId="6DD135EF" w14:textId="77777777" w:rsidTr="00BB4402">
        <w:trPr>
          <w:trHeight w:val="21"/>
        </w:trPr>
        <w:tc>
          <w:tcPr>
            <w:tcW w:w="1129" w:type="pct"/>
            <w:shd w:val="clear" w:color="auto" w:fill="E2EFD9" w:themeFill="accent6" w:themeFillTint="33"/>
            <w:tcMar>
              <w:top w:w="0" w:type="dxa"/>
              <w:left w:w="108" w:type="dxa"/>
              <w:bottom w:w="0" w:type="dxa"/>
              <w:right w:w="108" w:type="dxa"/>
            </w:tcMar>
            <w:vAlign w:val="center"/>
          </w:tcPr>
          <w:p w14:paraId="49D3AD55" w14:textId="6952502C" w:rsidR="007C0F44" w:rsidRPr="005819C4" w:rsidRDefault="007C0F44" w:rsidP="007C0F44">
            <w:pPr>
              <w:pStyle w:val="Sinespaciado"/>
              <w:rPr>
                <w:color w:val="000000"/>
                <w:sz w:val="20"/>
                <w:szCs w:val="20"/>
              </w:rPr>
            </w:pPr>
            <w:r w:rsidRPr="005819C4">
              <w:rPr>
                <w:color w:val="000000"/>
                <w:sz w:val="20"/>
                <w:szCs w:val="20"/>
              </w:rPr>
              <w:t>Código de barras</w:t>
            </w:r>
          </w:p>
        </w:tc>
        <w:tc>
          <w:tcPr>
            <w:tcW w:w="865" w:type="pct"/>
            <w:shd w:val="clear" w:color="auto" w:fill="auto"/>
            <w:tcMar>
              <w:top w:w="0" w:type="dxa"/>
              <w:left w:w="108" w:type="dxa"/>
              <w:bottom w:w="0" w:type="dxa"/>
              <w:right w:w="108" w:type="dxa"/>
            </w:tcMar>
          </w:tcPr>
          <w:p w14:paraId="58AD715D" w14:textId="3FAE6F8F" w:rsidR="007C0F44" w:rsidRPr="005819C4" w:rsidRDefault="007C0F44" w:rsidP="007C0F44">
            <w:pPr>
              <w:pStyle w:val="Sinespaciado"/>
              <w:rPr>
                <w:color w:val="000000"/>
                <w:sz w:val="20"/>
                <w:szCs w:val="20"/>
              </w:rPr>
            </w:pPr>
            <w:r w:rsidRPr="005819C4">
              <w:rPr>
                <w:color w:val="000000"/>
                <w:sz w:val="20"/>
                <w:szCs w:val="20"/>
              </w:rPr>
              <w:t>barcode</w:t>
            </w:r>
          </w:p>
        </w:tc>
        <w:tc>
          <w:tcPr>
            <w:tcW w:w="599" w:type="pct"/>
            <w:shd w:val="clear" w:color="auto" w:fill="auto"/>
            <w:vAlign w:val="center"/>
          </w:tcPr>
          <w:p w14:paraId="19E6AD07" w14:textId="22162338" w:rsidR="007C0F44" w:rsidRPr="005819C4" w:rsidRDefault="007C0F44" w:rsidP="007C0F44">
            <w:pPr>
              <w:pStyle w:val="Sinespaciado"/>
              <w:rPr>
                <w:color w:val="000000"/>
                <w:sz w:val="20"/>
                <w:szCs w:val="20"/>
              </w:rPr>
            </w:pPr>
            <w:r w:rsidRPr="005819C4">
              <w:rPr>
                <w:color w:val="000000"/>
                <w:sz w:val="20"/>
                <w:szCs w:val="20"/>
              </w:rPr>
              <w:t>&lt;product-id&gt;</w:t>
            </w:r>
          </w:p>
        </w:tc>
        <w:tc>
          <w:tcPr>
            <w:tcW w:w="800" w:type="pct"/>
            <w:vMerge/>
            <w:shd w:val="clear" w:color="auto" w:fill="auto"/>
            <w:vAlign w:val="center"/>
          </w:tcPr>
          <w:p w14:paraId="72E89B29"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10E2F4AC" w14:textId="5ABE1495" w:rsidR="007C0F44" w:rsidRPr="005819C4" w:rsidRDefault="007C0F44" w:rsidP="007C0F44">
            <w:pPr>
              <w:pStyle w:val="Sinespaciado"/>
              <w:rPr>
                <w:color w:val="000000"/>
                <w:sz w:val="20"/>
                <w:szCs w:val="20"/>
              </w:rPr>
            </w:pPr>
            <w:r w:rsidRPr="005819C4">
              <w:rPr>
                <w:color w:val="000000"/>
                <w:sz w:val="20"/>
                <w:szCs w:val="20"/>
              </w:rPr>
              <w:t>Contiene el código de barras del artículo a surtir</w:t>
            </w:r>
          </w:p>
        </w:tc>
      </w:tr>
      <w:tr w:rsidR="007C0F44" w:rsidRPr="005819C4" w14:paraId="00DA99FD" w14:textId="77777777" w:rsidTr="00BB4402">
        <w:trPr>
          <w:trHeight w:val="21"/>
        </w:trPr>
        <w:tc>
          <w:tcPr>
            <w:tcW w:w="1129" w:type="pct"/>
            <w:shd w:val="clear" w:color="auto" w:fill="E2EFD9" w:themeFill="accent6" w:themeFillTint="33"/>
            <w:tcMar>
              <w:top w:w="0" w:type="dxa"/>
              <w:left w:w="108" w:type="dxa"/>
              <w:bottom w:w="0" w:type="dxa"/>
              <w:right w:w="108" w:type="dxa"/>
            </w:tcMar>
            <w:vAlign w:val="center"/>
          </w:tcPr>
          <w:p w14:paraId="2252F80E" w14:textId="5DD0AC04" w:rsidR="007C0F44" w:rsidRPr="005819C4" w:rsidRDefault="007C0F44" w:rsidP="007C0F44">
            <w:pPr>
              <w:pStyle w:val="Sinespaciado"/>
              <w:rPr>
                <w:color w:val="000000"/>
                <w:sz w:val="20"/>
                <w:szCs w:val="20"/>
              </w:rPr>
            </w:pPr>
            <w:r w:rsidRPr="005819C4">
              <w:rPr>
                <w:color w:val="000000"/>
                <w:sz w:val="20"/>
                <w:szCs w:val="20"/>
              </w:rPr>
              <w:t>Descripción</w:t>
            </w:r>
          </w:p>
        </w:tc>
        <w:tc>
          <w:tcPr>
            <w:tcW w:w="865" w:type="pct"/>
            <w:shd w:val="clear" w:color="auto" w:fill="auto"/>
            <w:tcMar>
              <w:top w:w="0" w:type="dxa"/>
              <w:left w:w="108" w:type="dxa"/>
              <w:bottom w:w="0" w:type="dxa"/>
              <w:right w:w="108" w:type="dxa"/>
            </w:tcMar>
          </w:tcPr>
          <w:p w14:paraId="640302AE" w14:textId="655FD554" w:rsidR="007C0F44" w:rsidRPr="005819C4" w:rsidRDefault="007C0F44" w:rsidP="007C0F44">
            <w:pPr>
              <w:pStyle w:val="Sinespaciado"/>
              <w:rPr>
                <w:color w:val="000000"/>
                <w:sz w:val="20"/>
                <w:szCs w:val="20"/>
              </w:rPr>
            </w:pPr>
            <w:r w:rsidRPr="005819C4">
              <w:rPr>
                <w:color w:val="000000"/>
                <w:sz w:val="20"/>
                <w:szCs w:val="20"/>
              </w:rPr>
              <w:t>lineitem-text</w:t>
            </w:r>
          </w:p>
        </w:tc>
        <w:tc>
          <w:tcPr>
            <w:tcW w:w="599" w:type="pct"/>
            <w:shd w:val="clear" w:color="auto" w:fill="auto"/>
            <w:vAlign w:val="center"/>
          </w:tcPr>
          <w:p w14:paraId="2FB0EE82" w14:textId="52AA37C4" w:rsidR="007C0F44" w:rsidRPr="005819C4" w:rsidRDefault="007C0F44" w:rsidP="007C0F44">
            <w:pPr>
              <w:pStyle w:val="Sinespaciado"/>
              <w:rPr>
                <w:color w:val="000000"/>
                <w:sz w:val="20"/>
                <w:szCs w:val="20"/>
              </w:rPr>
            </w:pPr>
            <w:r w:rsidRPr="005819C4">
              <w:rPr>
                <w:color w:val="000000"/>
                <w:sz w:val="20"/>
                <w:szCs w:val="20"/>
              </w:rPr>
              <w:t>&lt;product-name&gt;</w:t>
            </w:r>
          </w:p>
        </w:tc>
        <w:tc>
          <w:tcPr>
            <w:tcW w:w="800" w:type="pct"/>
            <w:vMerge/>
            <w:shd w:val="clear" w:color="auto" w:fill="auto"/>
            <w:vAlign w:val="center"/>
          </w:tcPr>
          <w:p w14:paraId="5EF5C773"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628AC5FE" w14:textId="6095694E" w:rsidR="007C0F44" w:rsidRPr="005819C4" w:rsidRDefault="007C0F44" w:rsidP="007C0F44">
            <w:pPr>
              <w:pStyle w:val="Sinespaciado"/>
              <w:rPr>
                <w:color w:val="000000"/>
                <w:sz w:val="20"/>
                <w:szCs w:val="20"/>
              </w:rPr>
            </w:pPr>
            <w:r w:rsidRPr="005819C4">
              <w:rPr>
                <w:color w:val="000000"/>
                <w:sz w:val="20"/>
                <w:szCs w:val="20"/>
              </w:rPr>
              <w:t>Contiene la descripción del artículo a surtir</w:t>
            </w:r>
          </w:p>
        </w:tc>
      </w:tr>
      <w:tr w:rsidR="007C0F44" w:rsidRPr="005819C4" w14:paraId="3EF1EB82" w14:textId="77777777" w:rsidTr="00BB4402">
        <w:trPr>
          <w:trHeight w:val="21"/>
        </w:trPr>
        <w:tc>
          <w:tcPr>
            <w:tcW w:w="1129" w:type="pct"/>
            <w:shd w:val="clear" w:color="auto" w:fill="E2EFD9" w:themeFill="accent6" w:themeFillTint="33"/>
            <w:tcMar>
              <w:top w:w="0" w:type="dxa"/>
              <w:left w:w="108" w:type="dxa"/>
              <w:bottom w:w="0" w:type="dxa"/>
              <w:right w:w="108" w:type="dxa"/>
            </w:tcMar>
            <w:vAlign w:val="center"/>
          </w:tcPr>
          <w:p w14:paraId="0F3E9272" w14:textId="34C3F729" w:rsidR="007C0F44" w:rsidRPr="005819C4" w:rsidRDefault="007C0F44" w:rsidP="007C0F44">
            <w:pPr>
              <w:pStyle w:val="Sinespaciado"/>
              <w:rPr>
                <w:color w:val="000000"/>
                <w:sz w:val="20"/>
                <w:szCs w:val="20"/>
              </w:rPr>
            </w:pPr>
            <w:r w:rsidRPr="005819C4">
              <w:rPr>
                <w:color w:val="000000"/>
                <w:sz w:val="20"/>
                <w:szCs w:val="20"/>
              </w:rPr>
              <w:t>Cantidad pedida</w:t>
            </w:r>
          </w:p>
        </w:tc>
        <w:tc>
          <w:tcPr>
            <w:tcW w:w="865" w:type="pct"/>
            <w:shd w:val="clear" w:color="auto" w:fill="auto"/>
            <w:tcMar>
              <w:top w:w="0" w:type="dxa"/>
              <w:left w:w="108" w:type="dxa"/>
              <w:bottom w:w="0" w:type="dxa"/>
              <w:right w:w="108" w:type="dxa"/>
            </w:tcMar>
          </w:tcPr>
          <w:p w14:paraId="6E84CDB8" w14:textId="337128CA" w:rsidR="007C0F44" w:rsidRPr="005819C4" w:rsidRDefault="007C0F44" w:rsidP="007C0F44">
            <w:pPr>
              <w:pStyle w:val="Sinespaciado"/>
              <w:rPr>
                <w:color w:val="000000"/>
                <w:sz w:val="20"/>
                <w:szCs w:val="20"/>
              </w:rPr>
            </w:pPr>
            <w:r w:rsidRPr="005819C4">
              <w:rPr>
                <w:color w:val="000000"/>
                <w:sz w:val="20"/>
                <w:szCs w:val="20"/>
              </w:rPr>
              <w:t>quantity</w:t>
            </w:r>
          </w:p>
        </w:tc>
        <w:tc>
          <w:tcPr>
            <w:tcW w:w="599" w:type="pct"/>
            <w:shd w:val="clear" w:color="auto" w:fill="auto"/>
            <w:vAlign w:val="center"/>
          </w:tcPr>
          <w:p w14:paraId="6407B420" w14:textId="7B160452" w:rsidR="007C0F44" w:rsidRPr="005819C4" w:rsidRDefault="007C0F44" w:rsidP="007C0F44">
            <w:pPr>
              <w:pStyle w:val="Sinespaciado"/>
              <w:rPr>
                <w:color w:val="000000"/>
                <w:sz w:val="20"/>
                <w:szCs w:val="20"/>
              </w:rPr>
            </w:pPr>
            <w:r w:rsidRPr="005819C4">
              <w:rPr>
                <w:color w:val="000000"/>
                <w:sz w:val="20"/>
                <w:szCs w:val="20"/>
              </w:rPr>
              <w:t>&lt;quantity unit&gt;</w:t>
            </w:r>
          </w:p>
        </w:tc>
        <w:tc>
          <w:tcPr>
            <w:tcW w:w="800" w:type="pct"/>
            <w:vMerge/>
            <w:shd w:val="clear" w:color="auto" w:fill="auto"/>
            <w:vAlign w:val="center"/>
          </w:tcPr>
          <w:p w14:paraId="6BC054C7"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7D4EF6C" w14:textId="15F1791F" w:rsidR="007C0F44" w:rsidRPr="005819C4" w:rsidRDefault="007C0F44" w:rsidP="007C0F44">
            <w:pPr>
              <w:pStyle w:val="Sinespaciado"/>
              <w:rPr>
                <w:color w:val="000000"/>
                <w:sz w:val="20"/>
                <w:szCs w:val="20"/>
              </w:rPr>
            </w:pPr>
            <w:r w:rsidRPr="005819C4">
              <w:rPr>
                <w:color w:val="000000"/>
                <w:sz w:val="20"/>
                <w:szCs w:val="20"/>
              </w:rPr>
              <w:t xml:space="preserve">Contiene la cantidad del artículo a surtir </w:t>
            </w:r>
          </w:p>
        </w:tc>
      </w:tr>
      <w:tr w:rsidR="007C0F44" w:rsidRPr="005819C4" w14:paraId="5A2B3FE8" w14:textId="77777777" w:rsidTr="00BB4402">
        <w:trPr>
          <w:trHeight w:val="21"/>
          <w:ins w:id="122" w:author="Alcántara Ávila, Humberto" w:date="2021-03-18T17:44:00Z"/>
        </w:trPr>
        <w:tc>
          <w:tcPr>
            <w:tcW w:w="1129" w:type="pct"/>
            <w:shd w:val="clear" w:color="auto" w:fill="E2EFD9" w:themeFill="accent6" w:themeFillTint="33"/>
            <w:tcMar>
              <w:top w:w="0" w:type="dxa"/>
              <w:left w:w="108" w:type="dxa"/>
              <w:bottom w:w="0" w:type="dxa"/>
              <w:right w:w="108" w:type="dxa"/>
            </w:tcMar>
            <w:vAlign w:val="center"/>
          </w:tcPr>
          <w:p w14:paraId="10BAE203" w14:textId="021A8D78" w:rsidR="007C0F44" w:rsidRPr="005819C4" w:rsidRDefault="007C0F44" w:rsidP="007C0F44">
            <w:pPr>
              <w:pStyle w:val="Sinespaciado"/>
              <w:rPr>
                <w:ins w:id="123" w:author="Alcántara Ávila, Humberto" w:date="2021-03-18T17:44:00Z"/>
                <w:color w:val="000000"/>
                <w:sz w:val="20"/>
                <w:szCs w:val="20"/>
              </w:rPr>
            </w:pPr>
            <w:ins w:id="124" w:author="Alcántara Ávila, Humberto" w:date="2021-03-18T17:45:00Z">
              <w:r>
                <w:rPr>
                  <w:color w:val="000000"/>
                  <w:sz w:val="20"/>
                  <w:szCs w:val="20"/>
                </w:rPr>
                <w:t>Precio Original</w:t>
              </w:r>
            </w:ins>
          </w:p>
        </w:tc>
        <w:tc>
          <w:tcPr>
            <w:tcW w:w="865" w:type="pct"/>
            <w:shd w:val="clear" w:color="auto" w:fill="auto"/>
            <w:tcMar>
              <w:top w:w="0" w:type="dxa"/>
              <w:left w:w="108" w:type="dxa"/>
              <w:bottom w:w="0" w:type="dxa"/>
              <w:right w:w="108" w:type="dxa"/>
            </w:tcMar>
          </w:tcPr>
          <w:p w14:paraId="6C7D45CF" w14:textId="77777777" w:rsidR="007C0F44" w:rsidRPr="005819C4" w:rsidRDefault="007C0F44" w:rsidP="007C0F44">
            <w:pPr>
              <w:pStyle w:val="Sinespaciado"/>
              <w:rPr>
                <w:ins w:id="125" w:author="Alcántara Ávila, Humberto" w:date="2021-03-18T17:44:00Z"/>
                <w:color w:val="000000"/>
                <w:sz w:val="20"/>
                <w:szCs w:val="20"/>
              </w:rPr>
            </w:pPr>
          </w:p>
        </w:tc>
        <w:tc>
          <w:tcPr>
            <w:tcW w:w="599" w:type="pct"/>
            <w:shd w:val="clear" w:color="auto" w:fill="auto"/>
            <w:vAlign w:val="center"/>
          </w:tcPr>
          <w:p w14:paraId="1CEC034C" w14:textId="77777777" w:rsidR="007C0F44" w:rsidRPr="005819C4" w:rsidRDefault="007C0F44" w:rsidP="007C0F44">
            <w:pPr>
              <w:pStyle w:val="Sinespaciado"/>
              <w:rPr>
                <w:ins w:id="126" w:author="Alcántara Ávila, Humberto" w:date="2021-03-18T17:44:00Z"/>
                <w:color w:val="000000"/>
                <w:sz w:val="20"/>
                <w:szCs w:val="20"/>
              </w:rPr>
            </w:pPr>
          </w:p>
        </w:tc>
        <w:tc>
          <w:tcPr>
            <w:tcW w:w="800" w:type="pct"/>
            <w:vMerge/>
            <w:shd w:val="clear" w:color="auto" w:fill="auto"/>
            <w:vAlign w:val="center"/>
          </w:tcPr>
          <w:p w14:paraId="25474012" w14:textId="77777777" w:rsidR="007C0F44" w:rsidRPr="005819C4" w:rsidRDefault="007C0F44" w:rsidP="007C0F44">
            <w:pPr>
              <w:pStyle w:val="Sinespaciado"/>
              <w:rPr>
                <w:ins w:id="127" w:author="Alcántara Ávila, Humberto" w:date="2021-03-18T17:44:00Z"/>
                <w:color w:val="000000"/>
                <w:sz w:val="20"/>
                <w:szCs w:val="20"/>
              </w:rPr>
            </w:pPr>
          </w:p>
        </w:tc>
        <w:tc>
          <w:tcPr>
            <w:tcW w:w="1607" w:type="pct"/>
            <w:shd w:val="clear" w:color="auto" w:fill="auto"/>
            <w:vAlign w:val="center"/>
          </w:tcPr>
          <w:p w14:paraId="3971B4A0" w14:textId="6536F231" w:rsidR="007C0F44" w:rsidRPr="005819C4" w:rsidRDefault="007C0F44" w:rsidP="007C0F44">
            <w:pPr>
              <w:pStyle w:val="Sinespaciado"/>
              <w:rPr>
                <w:ins w:id="128" w:author="Alcántara Ávila, Humberto" w:date="2021-03-18T17:44:00Z"/>
                <w:color w:val="000000"/>
                <w:sz w:val="20"/>
                <w:szCs w:val="20"/>
              </w:rPr>
            </w:pPr>
            <w:ins w:id="129" w:author="Alcántara Ávila, Humberto" w:date="2021-03-18T17:45:00Z">
              <w:r w:rsidRPr="005819C4">
                <w:rPr>
                  <w:color w:val="000000"/>
                  <w:sz w:val="20"/>
                  <w:szCs w:val="20"/>
                </w:rPr>
                <w:t xml:space="preserve">Contiene el precio </w:t>
              </w:r>
              <w:r>
                <w:rPr>
                  <w:color w:val="000000"/>
                  <w:sz w:val="20"/>
                  <w:szCs w:val="20"/>
                </w:rPr>
                <w:t>original</w:t>
              </w:r>
            </w:ins>
          </w:p>
        </w:tc>
      </w:tr>
      <w:tr w:rsidR="007C0F44" w:rsidRPr="005819C4" w14:paraId="2C34DA81" w14:textId="77777777" w:rsidTr="00BB4402">
        <w:trPr>
          <w:trHeight w:val="21"/>
        </w:trPr>
        <w:tc>
          <w:tcPr>
            <w:tcW w:w="1129" w:type="pct"/>
            <w:shd w:val="clear" w:color="auto" w:fill="E2EFD9" w:themeFill="accent6" w:themeFillTint="33"/>
            <w:tcMar>
              <w:top w:w="0" w:type="dxa"/>
              <w:left w:w="108" w:type="dxa"/>
              <w:bottom w:w="0" w:type="dxa"/>
              <w:right w:w="108" w:type="dxa"/>
            </w:tcMar>
            <w:vAlign w:val="center"/>
          </w:tcPr>
          <w:p w14:paraId="1A3F06B3" w14:textId="46AC0E14" w:rsidR="007C0F44" w:rsidRPr="005819C4" w:rsidRDefault="007C0F44" w:rsidP="007C0F44">
            <w:pPr>
              <w:pStyle w:val="Sinespaciado"/>
              <w:rPr>
                <w:color w:val="000000"/>
                <w:sz w:val="20"/>
                <w:szCs w:val="20"/>
              </w:rPr>
            </w:pPr>
            <w:r w:rsidRPr="005819C4">
              <w:rPr>
                <w:color w:val="000000"/>
                <w:sz w:val="20"/>
                <w:szCs w:val="20"/>
              </w:rPr>
              <w:t>Precio</w:t>
            </w:r>
          </w:p>
        </w:tc>
        <w:tc>
          <w:tcPr>
            <w:tcW w:w="865" w:type="pct"/>
            <w:shd w:val="clear" w:color="auto" w:fill="auto"/>
            <w:tcMar>
              <w:top w:w="0" w:type="dxa"/>
              <w:left w:w="108" w:type="dxa"/>
              <w:bottom w:w="0" w:type="dxa"/>
              <w:right w:w="108" w:type="dxa"/>
            </w:tcMar>
          </w:tcPr>
          <w:p w14:paraId="7EF0B65F" w14:textId="50CF3C9D" w:rsidR="007C0F44" w:rsidRPr="005819C4" w:rsidRDefault="007C0F44" w:rsidP="007C0F44">
            <w:pPr>
              <w:pStyle w:val="Sinespaciado"/>
              <w:rPr>
                <w:color w:val="000000"/>
                <w:sz w:val="20"/>
                <w:szCs w:val="20"/>
              </w:rPr>
            </w:pPr>
            <w:r w:rsidRPr="005819C4">
              <w:rPr>
                <w:color w:val="000000"/>
                <w:sz w:val="20"/>
                <w:szCs w:val="20"/>
              </w:rPr>
              <w:t>price</w:t>
            </w:r>
          </w:p>
        </w:tc>
        <w:tc>
          <w:tcPr>
            <w:tcW w:w="599" w:type="pct"/>
            <w:shd w:val="clear" w:color="auto" w:fill="auto"/>
            <w:vAlign w:val="center"/>
          </w:tcPr>
          <w:p w14:paraId="16D31670" w14:textId="5ECA8967" w:rsidR="007C0F44" w:rsidRPr="005819C4" w:rsidRDefault="007C0F44" w:rsidP="007C0F44">
            <w:pPr>
              <w:pStyle w:val="Sinespaciado"/>
              <w:rPr>
                <w:color w:val="000000"/>
                <w:sz w:val="20"/>
                <w:szCs w:val="20"/>
              </w:rPr>
            </w:pPr>
            <w:r w:rsidRPr="005819C4">
              <w:rPr>
                <w:color w:val="000000"/>
                <w:sz w:val="20"/>
                <w:szCs w:val="20"/>
              </w:rPr>
              <w:t>&lt;net-price&gt;</w:t>
            </w:r>
          </w:p>
        </w:tc>
        <w:tc>
          <w:tcPr>
            <w:tcW w:w="800" w:type="pct"/>
            <w:vMerge/>
            <w:shd w:val="clear" w:color="auto" w:fill="auto"/>
            <w:vAlign w:val="center"/>
          </w:tcPr>
          <w:p w14:paraId="181400FE"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391674D" w14:textId="587135C9" w:rsidR="007C0F44" w:rsidRPr="005819C4" w:rsidRDefault="007C0F44" w:rsidP="007C0F44">
            <w:pPr>
              <w:pStyle w:val="Sinespaciado"/>
              <w:rPr>
                <w:color w:val="000000"/>
                <w:sz w:val="20"/>
                <w:szCs w:val="20"/>
              </w:rPr>
            </w:pPr>
            <w:r w:rsidRPr="005819C4">
              <w:rPr>
                <w:color w:val="000000"/>
                <w:sz w:val="20"/>
                <w:szCs w:val="20"/>
              </w:rPr>
              <w:t>Contiene el precio final</w:t>
            </w:r>
            <w:ins w:id="130" w:author="Alcántara Ávila, Humberto" w:date="2021-03-18T17:46:00Z">
              <w:r>
                <w:rPr>
                  <w:color w:val="000000"/>
                  <w:sz w:val="20"/>
                  <w:szCs w:val="20"/>
                </w:rPr>
                <w:t xml:space="preserve"> o promoción</w:t>
              </w:r>
            </w:ins>
            <w:r w:rsidRPr="005819C4">
              <w:rPr>
                <w:color w:val="000000"/>
                <w:sz w:val="20"/>
                <w:szCs w:val="20"/>
              </w:rPr>
              <w:t xml:space="preserve"> del artículo a surtir</w:t>
            </w:r>
          </w:p>
        </w:tc>
      </w:tr>
      <w:tr w:rsidR="007C0F44" w:rsidRPr="005819C4" w14:paraId="4292E3AD"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3D7D6E8D" w14:textId="3CFB2C50" w:rsidR="007C0F44" w:rsidRPr="005819C4" w:rsidRDefault="007C0F44" w:rsidP="007C0F44">
            <w:pPr>
              <w:pStyle w:val="Sinespaciado"/>
              <w:rPr>
                <w:color w:val="000000"/>
                <w:sz w:val="20"/>
                <w:szCs w:val="20"/>
              </w:rPr>
            </w:pPr>
            <w:r w:rsidRPr="005819C4">
              <w:rPr>
                <w:color w:val="000000"/>
                <w:sz w:val="20"/>
                <w:szCs w:val="20"/>
              </w:rPr>
              <w:t>Observaciones/Notas</w:t>
            </w:r>
          </w:p>
        </w:tc>
        <w:tc>
          <w:tcPr>
            <w:tcW w:w="865" w:type="pct"/>
            <w:shd w:val="clear" w:color="auto" w:fill="auto"/>
            <w:tcMar>
              <w:top w:w="0" w:type="dxa"/>
              <w:left w:w="108" w:type="dxa"/>
              <w:bottom w:w="0" w:type="dxa"/>
              <w:right w:w="108" w:type="dxa"/>
            </w:tcMar>
          </w:tcPr>
          <w:p w14:paraId="1006DA49" w14:textId="0F4205FB" w:rsidR="007C0F44" w:rsidRPr="005819C4" w:rsidRDefault="007C0F44" w:rsidP="007C0F44">
            <w:pPr>
              <w:pStyle w:val="Sinespaciado"/>
              <w:rPr>
                <w:color w:val="000000"/>
                <w:sz w:val="20"/>
                <w:szCs w:val="20"/>
              </w:rPr>
            </w:pPr>
            <w:r w:rsidRPr="005819C4">
              <w:rPr>
                <w:color w:val="000000"/>
                <w:sz w:val="20"/>
                <w:szCs w:val="20"/>
              </w:rPr>
              <w:t>observations</w:t>
            </w:r>
          </w:p>
        </w:tc>
        <w:tc>
          <w:tcPr>
            <w:tcW w:w="599" w:type="pct"/>
            <w:shd w:val="clear" w:color="auto" w:fill="auto"/>
            <w:vAlign w:val="center"/>
          </w:tcPr>
          <w:p w14:paraId="03116496" w14:textId="61706BC1" w:rsidR="007C0F44" w:rsidRPr="005819C4" w:rsidRDefault="007C0F44" w:rsidP="007C0F44">
            <w:pPr>
              <w:pStyle w:val="Sinespaciado"/>
              <w:rPr>
                <w:color w:val="000000"/>
                <w:sz w:val="20"/>
                <w:szCs w:val="20"/>
              </w:rPr>
            </w:pPr>
            <w:r w:rsidRPr="005819C4">
              <w:rPr>
                <w:color w:val="000000"/>
                <w:sz w:val="20"/>
                <w:szCs w:val="20"/>
              </w:rPr>
              <w:t>&lt;lineitem-text&gt;</w:t>
            </w:r>
          </w:p>
        </w:tc>
        <w:tc>
          <w:tcPr>
            <w:tcW w:w="800" w:type="pct"/>
            <w:vMerge/>
            <w:shd w:val="clear" w:color="auto" w:fill="auto"/>
            <w:vAlign w:val="center"/>
          </w:tcPr>
          <w:p w14:paraId="34C9E5AF"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1F0EBCC" w14:textId="5276DB5A" w:rsidR="007C0F44" w:rsidRPr="005819C4" w:rsidRDefault="007C0F44" w:rsidP="007C0F44">
            <w:pPr>
              <w:pStyle w:val="Sinespaciado"/>
              <w:rPr>
                <w:color w:val="000000"/>
                <w:sz w:val="20"/>
                <w:szCs w:val="20"/>
              </w:rPr>
            </w:pPr>
            <w:r w:rsidRPr="005819C4">
              <w:rPr>
                <w:color w:val="000000"/>
                <w:sz w:val="20"/>
                <w:szCs w:val="20"/>
              </w:rPr>
              <w:t>Contiene las observaciones/notas del artículo a surtir</w:t>
            </w:r>
          </w:p>
        </w:tc>
      </w:tr>
      <w:tr w:rsidR="007C0F44" w:rsidRPr="005819C4" w14:paraId="3076BF08"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4D797DC3" w14:textId="6C1F1B23" w:rsidR="007C0F44" w:rsidRPr="005819C4" w:rsidRDefault="007C0F44" w:rsidP="007C0F44">
            <w:pPr>
              <w:pStyle w:val="Sinespaciado"/>
              <w:rPr>
                <w:color w:val="000000"/>
                <w:sz w:val="20"/>
                <w:szCs w:val="20"/>
              </w:rPr>
            </w:pPr>
            <w:r w:rsidRPr="005819C4">
              <w:rPr>
                <w:color w:val="000000"/>
                <w:sz w:val="20"/>
                <w:szCs w:val="20"/>
              </w:rPr>
              <w:lastRenderedPageBreak/>
              <w:t>Unidad de medida</w:t>
            </w:r>
          </w:p>
        </w:tc>
        <w:tc>
          <w:tcPr>
            <w:tcW w:w="865" w:type="pct"/>
            <w:shd w:val="clear" w:color="auto" w:fill="auto"/>
            <w:tcMar>
              <w:top w:w="0" w:type="dxa"/>
              <w:left w:w="108" w:type="dxa"/>
              <w:bottom w:w="0" w:type="dxa"/>
              <w:right w:w="108" w:type="dxa"/>
            </w:tcMar>
          </w:tcPr>
          <w:p w14:paraId="48DA8904" w14:textId="172B018E" w:rsidR="007C0F44" w:rsidRPr="005819C4" w:rsidRDefault="007C0F44" w:rsidP="007C0F44">
            <w:pPr>
              <w:pStyle w:val="Sinespaciado"/>
              <w:rPr>
                <w:color w:val="000000"/>
                <w:sz w:val="20"/>
                <w:szCs w:val="20"/>
              </w:rPr>
            </w:pPr>
            <w:r w:rsidRPr="005819C4">
              <w:rPr>
                <w:color w:val="000000"/>
                <w:sz w:val="20"/>
                <w:szCs w:val="20"/>
              </w:rPr>
              <w:t>unit-measure</w:t>
            </w:r>
          </w:p>
        </w:tc>
        <w:tc>
          <w:tcPr>
            <w:tcW w:w="599" w:type="pct"/>
            <w:shd w:val="clear" w:color="auto" w:fill="auto"/>
            <w:vAlign w:val="center"/>
          </w:tcPr>
          <w:p w14:paraId="0D677EA6" w14:textId="66D27873" w:rsidR="007C0F44" w:rsidRPr="005819C4" w:rsidRDefault="007C0F44" w:rsidP="007C0F44">
            <w:pPr>
              <w:pStyle w:val="Sinespaciado"/>
              <w:rPr>
                <w:color w:val="000000"/>
                <w:sz w:val="20"/>
                <w:szCs w:val="20"/>
              </w:rPr>
            </w:pPr>
            <w:r w:rsidRPr="005819C4">
              <w:rPr>
                <w:color w:val="000000"/>
                <w:sz w:val="20"/>
                <w:szCs w:val="20"/>
              </w:rPr>
              <w:t>&lt;quantity unit&gt;</w:t>
            </w:r>
          </w:p>
        </w:tc>
        <w:tc>
          <w:tcPr>
            <w:tcW w:w="800" w:type="pct"/>
            <w:vMerge/>
            <w:shd w:val="clear" w:color="auto" w:fill="auto"/>
            <w:vAlign w:val="center"/>
          </w:tcPr>
          <w:p w14:paraId="2193BE39"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02C73CDE" w14:textId="7B464F7D" w:rsidR="007C0F44" w:rsidRPr="005819C4" w:rsidRDefault="007C0F44" w:rsidP="007C0F44">
            <w:pPr>
              <w:pStyle w:val="Sinespaciado"/>
              <w:rPr>
                <w:color w:val="000000"/>
                <w:sz w:val="20"/>
                <w:szCs w:val="20"/>
              </w:rPr>
            </w:pPr>
            <w:r w:rsidRPr="005819C4">
              <w:rPr>
                <w:color w:val="000000"/>
                <w:sz w:val="20"/>
                <w:szCs w:val="20"/>
              </w:rPr>
              <w:t>Contiene la unidad de medida del artículo a surtir (kg, pza, etc.)</w:t>
            </w:r>
          </w:p>
        </w:tc>
      </w:tr>
      <w:tr w:rsidR="007C0F44" w:rsidRPr="005819C4" w14:paraId="0B82CB1A" w14:textId="77777777" w:rsidTr="00BB4402">
        <w:trPr>
          <w:trHeight w:val="30"/>
          <w:ins w:id="131" w:author="Alcántara Ávila, Humberto" w:date="2021-03-18T17:47:00Z"/>
        </w:trPr>
        <w:tc>
          <w:tcPr>
            <w:tcW w:w="1129" w:type="pct"/>
            <w:shd w:val="clear" w:color="auto" w:fill="E2EFD9" w:themeFill="accent6" w:themeFillTint="33"/>
            <w:tcMar>
              <w:top w:w="0" w:type="dxa"/>
              <w:left w:w="108" w:type="dxa"/>
              <w:bottom w:w="0" w:type="dxa"/>
              <w:right w:w="108" w:type="dxa"/>
            </w:tcMar>
            <w:vAlign w:val="center"/>
          </w:tcPr>
          <w:p w14:paraId="7669F2A5" w14:textId="29268A9E" w:rsidR="007C0F44" w:rsidRPr="005819C4" w:rsidRDefault="007C0F44" w:rsidP="007C0F44">
            <w:pPr>
              <w:pStyle w:val="Sinespaciado"/>
              <w:rPr>
                <w:ins w:id="132" w:author="Alcántara Ávila, Humberto" w:date="2021-03-18T17:47:00Z"/>
                <w:color w:val="000000"/>
                <w:sz w:val="20"/>
                <w:szCs w:val="20"/>
              </w:rPr>
            </w:pPr>
            <w:ins w:id="133" w:author="Alcántara Ávila, Humberto" w:date="2021-03-18T17:49:00Z">
              <w:r>
                <w:rPr>
                  <w:color w:val="000000"/>
                  <w:sz w:val="20"/>
                  <w:szCs w:val="20"/>
                </w:rPr>
                <w:t xml:space="preserve">Peso </w:t>
              </w:r>
            </w:ins>
            <w:ins w:id="134" w:author="Alcántara Ávila, Humberto" w:date="2021-03-18T17:50:00Z">
              <w:r>
                <w:rPr>
                  <w:color w:val="000000"/>
                  <w:sz w:val="20"/>
                  <w:szCs w:val="20"/>
                </w:rPr>
                <w:t>Asignado</w:t>
              </w:r>
            </w:ins>
          </w:p>
        </w:tc>
        <w:tc>
          <w:tcPr>
            <w:tcW w:w="865" w:type="pct"/>
            <w:shd w:val="clear" w:color="auto" w:fill="auto"/>
            <w:tcMar>
              <w:top w:w="0" w:type="dxa"/>
              <w:left w:w="108" w:type="dxa"/>
              <w:bottom w:w="0" w:type="dxa"/>
              <w:right w:w="108" w:type="dxa"/>
            </w:tcMar>
          </w:tcPr>
          <w:p w14:paraId="598E8F63" w14:textId="1B663C86" w:rsidR="007C0F44" w:rsidRPr="005819C4" w:rsidRDefault="007C0F44" w:rsidP="007C0F44">
            <w:pPr>
              <w:pStyle w:val="Sinespaciado"/>
              <w:rPr>
                <w:ins w:id="135" w:author="Alcántara Ávila, Humberto" w:date="2021-03-18T17:47:00Z"/>
                <w:color w:val="000000"/>
                <w:sz w:val="20"/>
                <w:szCs w:val="20"/>
              </w:rPr>
            </w:pPr>
            <w:ins w:id="136" w:author="eliseo gijon romero" w:date="2021-04-07T13:46:00Z">
              <w:r>
                <w:rPr>
                  <w:color w:val="000000"/>
                  <w:sz w:val="20"/>
                  <w:szCs w:val="20"/>
                </w:rPr>
                <w:t>Assigned-Weight</w:t>
              </w:r>
            </w:ins>
          </w:p>
        </w:tc>
        <w:tc>
          <w:tcPr>
            <w:tcW w:w="599" w:type="pct"/>
            <w:shd w:val="clear" w:color="auto" w:fill="auto"/>
            <w:vAlign w:val="center"/>
          </w:tcPr>
          <w:p w14:paraId="4D1FB516" w14:textId="3C2C938E" w:rsidR="007C0F44" w:rsidRPr="005819C4" w:rsidRDefault="007C0F44" w:rsidP="007C0F44">
            <w:pPr>
              <w:pStyle w:val="Sinespaciado"/>
              <w:rPr>
                <w:ins w:id="137" w:author="Alcántara Ávila, Humberto" w:date="2021-03-18T17:47:00Z"/>
                <w:color w:val="000000"/>
                <w:sz w:val="20"/>
                <w:szCs w:val="20"/>
              </w:rPr>
            </w:pPr>
            <w:ins w:id="138" w:author="eliseo gijon romero" w:date="2021-04-07T13:47:00Z">
              <w:r>
                <w:rPr>
                  <w:color w:val="000000"/>
                  <w:sz w:val="20"/>
                  <w:szCs w:val="20"/>
                </w:rPr>
                <w:t>N/A</w:t>
              </w:r>
            </w:ins>
          </w:p>
        </w:tc>
        <w:tc>
          <w:tcPr>
            <w:tcW w:w="800" w:type="pct"/>
            <w:shd w:val="clear" w:color="auto" w:fill="auto"/>
            <w:vAlign w:val="center"/>
          </w:tcPr>
          <w:p w14:paraId="5472EAF4" w14:textId="77777777" w:rsidR="007C0F44" w:rsidRPr="005819C4" w:rsidRDefault="007C0F44" w:rsidP="007C0F44">
            <w:pPr>
              <w:pStyle w:val="Sinespaciado"/>
              <w:rPr>
                <w:ins w:id="139" w:author="Alcántara Ávila, Humberto" w:date="2021-03-18T17:47:00Z"/>
                <w:color w:val="000000"/>
                <w:sz w:val="20"/>
                <w:szCs w:val="20"/>
              </w:rPr>
            </w:pPr>
          </w:p>
        </w:tc>
        <w:tc>
          <w:tcPr>
            <w:tcW w:w="1607" w:type="pct"/>
            <w:shd w:val="clear" w:color="auto" w:fill="auto"/>
            <w:vAlign w:val="center"/>
          </w:tcPr>
          <w:p w14:paraId="57AC63F0" w14:textId="5C83AD33" w:rsidR="007C0F44" w:rsidRPr="005819C4" w:rsidRDefault="007C0F44" w:rsidP="007C0F44">
            <w:pPr>
              <w:pStyle w:val="Sinespaciado"/>
              <w:rPr>
                <w:ins w:id="140" w:author="Alcántara Ávila, Humberto" w:date="2021-03-18T17:47:00Z"/>
                <w:color w:val="000000"/>
                <w:sz w:val="20"/>
                <w:szCs w:val="20"/>
              </w:rPr>
            </w:pPr>
            <w:ins w:id="141" w:author="Alcántara Ávila, Humberto" w:date="2021-03-18T17:50:00Z">
              <w:r>
                <w:rPr>
                  <w:color w:val="000000"/>
                  <w:sz w:val="20"/>
                  <w:szCs w:val="20"/>
                </w:rPr>
                <w:t xml:space="preserve">Es el peso máximo entre el </w:t>
              </w:r>
            </w:ins>
            <w:ins w:id="142" w:author="Alcántara Ávila, Humberto" w:date="2021-03-18T17:51:00Z">
              <w:r>
                <w:rPr>
                  <w:color w:val="000000"/>
                  <w:sz w:val="20"/>
                  <w:szCs w:val="20"/>
                </w:rPr>
                <w:t xml:space="preserve">Calculado (Peso Vol.) y el </w:t>
              </w:r>
              <w:commentRangeStart w:id="143"/>
              <w:commentRangeStart w:id="144"/>
              <w:r>
                <w:rPr>
                  <w:color w:val="000000"/>
                  <w:sz w:val="20"/>
                  <w:szCs w:val="20"/>
                </w:rPr>
                <w:t>Real</w:t>
              </w:r>
            </w:ins>
            <w:commentRangeEnd w:id="143"/>
            <w:ins w:id="145" w:author="Alcántara Ávila, Humberto" w:date="2021-03-19T16:38:00Z">
              <w:r>
                <w:rPr>
                  <w:rStyle w:val="Refdecomentario"/>
                  <w:rFonts w:eastAsia="Calibri"/>
                </w:rPr>
                <w:commentReference w:id="143"/>
              </w:r>
            </w:ins>
            <w:commentRangeEnd w:id="144"/>
            <w:r>
              <w:rPr>
                <w:rStyle w:val="Refdecomentario"/>
                <w:rFonts w:eastAsia="Calibri"/>
              </w:rPr>
              <w:commentReference w:id="144"/>
            </w:r>
          </w:p>
        </w:tc>
      </w:tr>
      <w:tr w:rsidR="007C0F44" w:rsidRPr="005819C4" w14:paraId="72E93024" w14:textId="77777777" w:rsidTr="00D40D29">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1161E05E" w14:textId="3F60D1CC" w:rsidR="007C0F44" w:rsidRPr="005819C4" w:rsidRDefault="007C0F44" w:rsidP="007C0F44">
            <w:pPr>
              <w:pStyle w:val="Sinespaciado"/>
              <w:rPr>
                <w:b/>
                <w:color w:val="FFFFFF" w:themeColor="background1"/>
                <w:sz w:val="20"/>
                <w:szCs w:val="20"/>
              </w:rPr>
            </w:pPr>
            <w:r w:rsidRPr="005819C4">
              <w:rPr>
                <w:b/>
                <w:color w:val="FFFFFF" w:themeColor="background1"/>
                <w:sz w:val="20"/>
                <w:szCs w:val="20"/>
              </w:rPr>
              <w:t>Confirmación de Picking</w:t>
            </w:r>
          </w:p>
        </w:tc>
      </w:tr>
      <w:tr w:rsidR="007C0F44" w:rsidRPr="005819C4" w14:paraId="64BA131E" w14:textId="77777777" w:rsidTr="00D433CA">
        <w:trPr>
          <w:trHeight w:val="30"/>
        </w:trPr>
        <w:tc>
          <w:tcPr>
            <w:tcW w:w="1129" w:type="pct"/>
            <w:shd w:val="clear" w:color="auto" w:fill="E2EFD9" w:themeFill="accent6" w:themeFillTint="33"/>
            <w:tcMar>
              <w:top w:w="0" w:type="dxa"/>
              <w:left w:w="108" w:type="dxa"/>
              <w:bottom w:w="0" w:type="dxa"/>
              <w:right w:w="108" w:type="dxa"/>
            </w:tcMar>
          </w:tcPr>
          <w:p w14:paraId="1177AB70" w14:textId="28E65478" w:rsidR="007C0F44" w:rsidRPr="005819C4" w:rsidRDefault="007C0F44" w:rsidP="007C0F44">
            <w:pPr>
              <w:pStyle w:val="Sinespaciado"/>
              <w:rPr>
                <w:color w:val="000000"/>
                <w:sz w:val="20"/>
                <w:szCs w:val="20"/>
              </w:rPr>
            </w:pPr>
            <w:r w:rsidRPr="005819C4">
              <w:rPr>
                <w:color w:val="000000"/>
                <w:sz w:val="20"/>
                <w:szCs w:val="20"/>
              </w:rPr>
              <w:t>Fecha Picking</w:t>
            </w:r>
          </w:p>
        </w:tc>
        <w:tc>
          <w:tcPr>
            <w:tcW w:w="865" w:type="pct"/>
            <w:shd w:val="clear" w:color="auto" w:fill="auto"/>
            <w:tcMar>
              <w:top w:w="0" w:type="dxa"/>
              <w:left w:w="108" w:type="dxa"/>
              <w:bottom w:w="0" w:type="dxa"/>
              <w:right w:w="108" w:type="dxa"/>
            </w:tcMar>
          </w:tcPr>
          <w:p w14:paraId="36F89B04" w14:textId="27433B63"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PickingDateEnd</w:t>
            </w:r>
          </w:p>
        </w:tc>
        <w:tc>
          <w:tcPr>
            <w:tcW w:w="599" w:type="pct"/>
            <w:shd w:val="clear" w:color="auto" w:fill="auto"/>
            <w:vAlign w:val="center"/>
          </w:tcPr>
          <w:p w14:paraId="7A5FAC2F" w14:textId="594A1CDB"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435D8F12" w14:textId="78DF455F" w:rsidR="007C0F44" w:rsidRPr="005819C4" w:rsidRDefault="007C0F44" w:rsidP="007C0F44">
            <w:pPr>
              <w:pStyle w:val="Sinespaciado"/>
              <w:rPr>
                <w:color w:val="000000"/>
                <w:sz w:val="20"/>
                <w:szCs w:val="20"/>
              </w:rPr>
            </w:pPr>
            <w:r w:rsidRPr="005819C4">
              <w:rPr>
                <w:color w:val="000000"/>
                <w:sz w:val="20"/>
                <w:szCs w:val="20"/>
              </w:rPr>
              <w:t>Etapa Picking</w:t>
            </w:r>
          </w:p>
        </w:tc>
        <w:tc>
          <w:tcPr>
            <w:tcW w:w="1607" w:type="pct"/>
            <w:vMerge w:val="restart"/>
            <w:shd w:val="clear" w:color="auto" w:fill="auto"/>
            <w:vAlign w:val="center"/>
          </w:tcPr>
          <w:p w14:paraId="77467316" w14:textId="28754819" w:rsidR="007C0F44" w:rsidRPr="005819C4" w:rsidRDefault="007C0F44" w:rsidP="007C0F44">
            <w:pPr>
              <w:pStyle w:val="Sinespaciado"/>
              <w:rPr>
                <w:color w:val="000000"/>
                <w:sz w:val="20"/>
                <w:szCs w:val="20"/>
              </w:rPr>
            </w:pPr>
            <w:r w:rsidRPr="005819C4">
              <w:rPr>
                <w:color w:val="000000"/>
                <w:sz w:val="20"/>
                <w:szCs w:val="20"/>
              </w:rPr>
              <w:t>Fecha y hora en que se confirma el Picking</w:t>
            </w:r>
          </w:p>
        </w:tc>
      </w:tr>
      <w:tr w:rsidR="007C0F44" w:rsidRPr="005819C4" w14:paraId="7969F12D" w14:textId="77777777" w:rsidTr="00D433CA">
        <w:trPr>
          <w:trHeight w:val="30"/>
        </w:trPr>
        <w:tc>
          <w:tcPr>
            <w:tcW w:w="1129" w:type="pct"/>
            <w:shd w:val="clear" w:color="auto" w:fill="E2EFD9" w:themeFill="accent6" w:themeFillTint="33"/>
            <w:tcMar>
              <w:top w:w="0" w:type="dxa"/>
              <w:left w:w="108" w:type="dxa"/>
              <w:bottom w:w="0" w:type="dxa"/>
              <w:right w:w="108" w:type="dxa"/>
            </w:tcMar>
          </w:tcPr>
          <w:p w14:paraId="21C6254B" w14:textId="0B41D9E0" w:rsidR="007C0F44" w:rsidRPr="005819C4" w:rsidRDefault="007C0F44" w:rsidP="007C0F44">
            <w:pPr>
              <w:pStyle w:val="Sinespaciado"/>
              <w:rPr>
                <w:color w:val="000000"/>
                <w:sz w:val="20"/>
                <w:szCs w:val="20"/>
              </w:rPr>
            </w:pPr>
            <w:r w:rsidRPr="005819C4">
              <w:rPr>
                <w:color w:val="000000"/>
                <w:sz w:val="20"/>
                <w:szCs w:val="20"/>
              </w:rPr>
              <w:t>Hora Picking</w:t>
            </w:r>
          </w:p>
        </w:tc>
        <w:tc>
          <w:tcPr>
            <w:tcW w:w="865" w:type="pct"/>
            <w:shd w:val="clear" w:color="auto" w:fill="auto"/>
            <w:tcMar>
              <w:top w:w="0" w:type="dxa"/>
              <w:left w:w="108" w:type="dxa"/>
              <w:bottom w:w="0" w:type="dxa"/>
              <w:right w:w="108" w:type="dxa"/>
            </w:tcMar>
          </w:tcPr>
          <w:p w14:paraId="49917CD8" w14:textId="78501175"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PickingTimeEnd</w:t>
            </w:r>
          </w:p>
        </w:tc>
        <w:tc>
          <w:tcPr>
            <w:tcW w:w="599" w:type="pct"/>
            <w:shd w:val="clear" w:color="auto" w:fill="auto"/>
            <w:vAlign w:val="center"/>
          </w:tcPr>
          <w:p w14:paraId="6D6F590F" w14:textId="32BAA05A"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63B8988C" w14:textId="77777777" w:rsidR="007C0F44" w:rsidRPr="005819C4" w:rsidRDefault="007C0F44" w:rsidP="007C0F44">
            <w:pPr>
              <w:pStyle w:val="Sinespaciado"/>
              <w:rPr>
                <w:color w:val="000000"/>
                <w:sz w:val="20"/>
                <w:szCs w:val="20"/>
              </w:rPr>
            </w:pPr>
          </w:p>
        </w:tc>
        <w:tc>
          <w:tcPr>
            <w:tcW w:w="1607" w:type="pct"/>
            <w:vMerge/>
            <w:shd w:val="clear" w:color="auto" w:fill="auto"/>
            <w:vAlign w:val="center"/>
          </w:tcPr>
          <w:p w14:paraId="3BC115B1" w14:textId="77777777" w:rsidR="007C0F44" w:rsidRPr="005819C4" w:rsidRDefault="007C0F44" w:rsidP="007C0F44">
            <w:pPr>
              <w:pStyle w:val="Sinespaciado"/>
              <w:rPr>
                <w:color w:val="000000"/>
                <w:sz w:val="20"/>
                <w:szCs w:val="20"/>
              </w:rPr>
            </w:pPr>
          </w:p>
        </w:tc>
      </w:tr>
      <w:tr w:rsidR="007C0F44" w:rsidRPr="005819C4" w14:paraId="5F5C77D6" w14:textId="77777777" w:rsidTr="00FA37DF">
        <w:trPr>
          <w:trHeight w:val="30"/>
        </w:trPr>
        <w:tc>
          <w:tcPr>
            <w:tcW w:w="5000" w:type="pct"/>
            <w:gridSpan w:val="5"/>
            <w:shd w:val="clear" w:color="auto" w:fill="BF8F00" w:themeFill="accent4" w:themeFillShade="BF"/>
            <w:vAlign w:val="center"/>
          </w:tcPr>
          <w:p w14:paraId="1CC226F0" w14:textId="3BF55FAF" w:rsidR="007C0F44" w:rsidRPr="005819C4" w:rsidRDefault="007C0F44" w:rsidP="007C0F44">
            <w:pPr>
              <w:pStyle w:val="Sinespaciado"/>
              <w:rPr>
                <w:b/>
                <w:color w:val="FFFFFF" w:themeColor="background1"/>
                <w:szCs w:val="20"/>
              </w:rPr>
            </w:pPr>
            <w:r w:rsidRPr="005819C4">
              <w:rPr>
                <w:b/>
                <w:color w:val="FFFFFF" w:themeColor="background1"/>
                <w:szCs w:val="20"/>
              </w:rPr>
              <w:t>Artículos Surtidos</w:t>
            </w:r>
          </w:p>
        </w:tc>
      </w:tr>
      <w:tr w:rsidR="007C0F44" w:rsidRPr="005819C4" w14:paraId="658B3BF5"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6DF479BC" w14:textId="26007C88" w:rsidR="007C0F44" w:rsidRPr="005819C4" w:rsidRDefault="007C0F44" w:rsidP="007C0F44">
            <w:pPr>
              <w:pStyle w:val="Sinespaciado"/>
              <w:rPr>
                <w:color w:val="000000"/>
                <w:sz w:val="20"/>
                <w:szCs w:val="20"/>
              </w:rPr>
            </w:pPr>
            <w:del w:id="146" w:author="Alcántara Ávila, Humberto" w:date="2021-03-18T17:53:00Z">
              <w:r w:rsidRPr="005819C4" w:rsidDel="00FB419F">
                <w:rPr>
                  <w:color w:val="000000"/>
                  <w:sz w:val="20"/>
                  <w:szCs w:val="20"/>
                </w:rPr>
                <w:delText>Código</w:delText>
              </w:r>
            </w:del>
            <w:ins w:id="147" w:author="Alcántara Ávila, Humberto" w:date="2021-03-18T17:53:00Z">
              <w:r>
                <w:rPr>
                  <w:color w:val="000000"/>
                  <w:sz w:val="20"/>
                  <w:szCs w:val="20"/>
                </w:rPr>
                <w:t>ID</w:t>
              </w:r>
            </w:ins>
            <w:r w:rsidRPr="005819C4">
              <w:rPr>
                <w:color w:val="000000"/>
                <w:sz w:val="20"/>
                <w:szCs w:val="20"/>
              </w:rPr>
              <w:t xml:space="preserve"> de artículo</w:t>
            </w:r>
          </w:p>
        </w:tc>
        <w:tc>
          <w:tcPr>
            <w:tcW w:w="865" w:type="pct"/>
            <w:shd w:val="clear" w:color="auto" w:fill="auto"/>
            <w:tcMar>
              <w:top w:w="0" w:type="dxa"/>
              <w:left w:w="108" w:type="dxa"/>
              <w:bottom w:w="0" w:type="dxa"/>
              <w:right w:w="108" w:type="dxa"/>
            </w:tcMar>
          </w:tcPr>
          <w:p w14:paraId="56EF0374" w14:textId="3F32EDBB" w:rsidR="007C0F44" w:rsidRPr="005819C4" w:rsidRDefault="007C0F44" w:rsidP="007C0F44">
            <w:pPr>
              <w:pStyle w:val="Sinespaciado"/>
              <w:rPr>
                <w:color w:val="000000"/>
                <w:sz w:val="20"/>
                <w:szCs w:val="20"/>
              </w:rPr>
            </w:pPr>
            <w:r w:rsidRPr="005819C4">
              <w:rPr>
                <w:color w:val="000000"/>
                <w:sz w:val="20"/>
                <w:szCs w:val="20"/>
              </w:rPr>
              <w:t>s-product-id</w:t>
            </w:r>
          </w:p>
        </w:tc>
        <w:tc>
          <w:tcPr>
            <w:tcW w:w="599" w:type="pct"/>
            <w:shd w:val="clear" w:color="auto" w:fill="auto"/>
            <w:vAlign w:val="center"/>
          </w:tcPr>
          <w:p w14:paraId="006760F4" w14:textId="6C59E778" w:rsidR="007C0F44" w:rsidRPr="005819C4" w:rsidRDefault="007C0F44" w:rsidP="007C0F44">
            <w:pPr>
              <w:pStyle w:val="Sinespaciado"/>
              <w:rPr>
                <w:color w:val="000000"/>
                <w:sz w:val="20"/>
                <w:szCs w:val="20"/>
              </w:rPr>
            </w:pPr>
            <w:r w:rsidRPr="005819C4">
              <w:rPr>
                <w:color w:val="000000"/>
                <w:sz w:val="20"/>
                <w:szCs w:val="20"/>
              </w:rPr>
              <w:t>&lt;product-id&gt;</w:t>
            </w:r>
          </w:p>
        </w:tc>
        <w:tc>
          <w:tcPr>
            <w:tcW w:w="800" w:type="pct"/>
            <w:vMerge w:val="restart"/>
            <w:shd w:val="clear" w:color="auto" w:fill="auto"/>
            <w:vAlign w:val="center"/>
          </w:tcPr>
          <w:p w14:paraId="406042EF" w14:textId="2E0139E2" w:rsidR="007C0F44" w:rsidRPr="005819C4" w:rsidRDefault="007C0F44" w:rsidP="007C0F44">
            <w:pPr>
              <w:pStyle w:val="Sinespaciado"/>
              <w:rPr>
                <w:color w:val="000000"/>
                <w:sz w:val="20"/>
                <w:szCs w:val="20"/>
              </w:rPr>
            </w:pPr>
            <w:r w:rsidRPr="005819C4">
              <w:rPr>
                <w:color w:val="000000"/>
                <w:sz w:val="20"/>
                <w:szCs w:val="20"/>
              </w:rPr>
              <w:t>Etapa Picking</w:t>
            </w:r>
          </w:p>
        </w:tc>
        <w:tc>
          <w:tcPr>
            <w:tcW w:w="1607" w:type="pct"/>
            <w:shd w:val="clear" w:color="auto" w:fill="auto"/>
            <w:vAlign w:val="center"/>
          </w:tcPr>
          <w:p w14:paraId="2A64512F" w14:textId="46A96363" w:rsidR="007C0F44" w:rsidRPr="005819C4" w:rsidRDefault="007C0F44" w:rsidP="007C0F44">
            <w:pPr>
              <w:pStyle w:val="Sinespaciado"/>
              <w:rPr>
                <w:color w:val="000000"/>
                <w:sz w:val="20"/>
                <w:szCs w:val="20"/>
              </w:rPr>
            </w:pPr>
            <w:r w:rsidRPr="005819C4">
              <w:rPr>
                <w:color w:val="000000"/>
                <w:sz w:val="20"/>
                <w:szCs w:val="20"/>
              </w:rPr>
              <w:t xml:space="preserve">Contiene el id </w:t>
            </w:r>
            <w:ins w:id="148" w:author="Alcántara Ávila, Humberto" w:date="2021-03-18T17:53:00Z">
              <w:r>
                <w:rPr>
                  <w:color w:val="000000"/>
                  <w:sz w:val="20"/>
                  <w:szCs w:val="20"/>
                </w:rPr>
                <w:t xml:space="preserve">(Material SAP) </w:t>
              </w:r>
            </w:ins>
            <w:r w:rsidRPr="005819C4">
              <w:rPr>
                <w:color w:val="000000"/>
                <w:sz w:val="20"/>
                <w:szCs w:val="20"/>
              </w:rPr>
              <w:t>del artículo surtido</w:t>
            </w:r>
          </w:p>
        </w:tc>
      </w:tr>
      <w:tr w:rsidR="007C0F44" w:rsidRPr="005819C4" w14:paraId="4D977FF9"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2826A843" w14:textId="0B33A4DD" w:rsidR="007C0F44" w:rsidRPr="005819C4" w:rsidRDefault="007C0F44" w:rsidP="007C0F44">
            <w:pPr>
              <w:pStyle w:val="Sinespaciado"/>
              <w:rPr>
                <w:color w:val="000000"/>
                <w:sz w:val="20"/>
                <w:szCs w:val="20"/>
              </w:rPr>
            </w:pPr>
            <w:r w:rsidRPr="005819C4">
              <w:rPr>
                <w:color w:val="000000"/>
                <w:sz w:val="20"/>
                <w:szCs w:val="20"/>
              </w:rPr>
              <w:t>Código de barras</w:t>
            </w:r>
          </w:p>
        </w:tc>
        <w:tc>
          <w:tcPr>
            <w:tcW w:w="865" w:type="pct"/>
            <w:shd w:val="clear" w:color="auto" w:fill="auto"/>
            <w:tcMar>
              <w:top w:w="0" w:type="dxa"/>
              <w:left w:w="108" w:type="dxa"/>
              <w:bottom w:w="0" w:type="dxa"/>
              <w:right w:w="108" w:type="dxa"/>
            </w:tcMar>
          </w:tcPr>
          <w:p w14:paraId="6E11CC08" w14:textId="6E36FA18" w:rsidR="007C0F44" w:rsidRPr="005819C4" w:rsidRDefault="007C0F44" w:rsidP="007C0F44">
            <w:pPr>
              <w:pStyle w:val="Sinespaciado"/>
              <w:rPr>
                <w:color w:val="000000"/>
                <w:sz w:val="20"/>
                <w:szCs w:val="20"/>
              </w:rPr>
            </w:pPr>
            <w:r w:rsidRPr="005819C4">
              <w:rPr>
                <w:color w:val="000000"/>
                <w:sz w:val="20"/>
                <w:szCs w:val="20"/>
              </w:rPr>
              <w:t>s-barcode</w:t>
            </w:r>
          </w:p>
        </w:tc>
        <w:tc>
          <w:tcPr>
            <w:tcW w:w="599" w:type="pct"/>
            <w:shd w:val="clear" w:color="auto" w:fill="auto"/>
            <w:vAlign w:val="center"/>
          </w:tcPr>
          <w:p w14:paraId="0E55ED5F" w14:textId="7A71F126" w:rsidR="007C0F44" w:rsidRPr="005819C4" w:rsidRDefault="007C0F44" w:rsidP="007C0F44">
            <w:pPr>
              <w:pStyle w:val="Sinespaciado"/>
              <w:rPr>
                <w:color w:val="000000"/>
                <w:sz w:val="20"/>
                <w:szCs w:val="20"/>
              </w:rPr>
            </w:pPr>
            <w:r w:rsidRPr="005819C4">
              <w:rPr>
                <w:color w:val="000000"/>
                <w:sz w:val="20"/>
                <w:szCs w:val="20"/>
              </w:rPr>
              <w:t>&lt;product-id&gt;</w:t>
            </w:r>
          </w:p>
        </w:tc>
        <w:tc>
          <w:tcPr>
            <w:tcW w:w="800" w:type="pct"/>
            <w:vMerge/>
            <w:shd w:val="clear" w:color="auto" w:fill="auto"/>
            <w:vAlign w:val="center"/>
          </w:tcPr>
          <w:p w14:paraId="0F0A832F"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3BCD49DD" w14:textId="47F4A27D" w:rsidR="007C0F44" w:rsidRPr="005819C4" w:rsidRDefault="007C0F44" w:rsidP="007C0F44">
            <w:pPr>
              <w:pStyle w:val="Sinespaciado"/>
              <w:rPr>
                <w:color w:val="000000"/>
                <w:sz w:val="20"/>
                <w:szCs w:val="20"/>
              </w:rPr>
            </w:pPr>
            <w:r w:rsidRPr="005819C4">
              <w:rPr>
                <w:color w:val="000000"/>
                <w:sz w:val="20"/>
                <w:szCs w:val="20"/>
              </w:rPr>
              <w:t>Contiene el código de barras del artículo surtido</w:t>
            </w:r>
          </w:p>
        </w:tc>
      </w:tr>
      <w:tr w:rsidR="007C0F44" w:rsidRPr="005819C4" w14:paraId="379B3066"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788C4D7F" w14:textId="57487306" w:rsidR="007C0F44" w:rsidRPr="005819C4" w:rsidRDefault="007C0F44" w:rsidP="007C0F44">
            <w:pPr>
              <w:pStyle w:val="Sinespaciado"/>
              <w:rPr>
                <w:color w:val="000000"/>
                <w:sz w:val="20"/>
                <w:szCs w:val="20"/>
              </w:rPr>
            </w:pPr>
            <w:r w:rsidRPr="005819C4">
              <w:rPr>
                <w:color w:val="000000"/>
                <w:sz w:val="20"/>
                <w:szCs w:val="20"/>
              </w:rPr>
              <w:t>Descripción</w:t>
            </w:r>
          </w:p>
        </w:tc>
        <w:tc>
          <w:tcPr>
            <w:tcW w:w="865" w:type="pct"/>
            <w:shd w:val="clear" w:color="auto" w:fill="auto"/>
            <w:tcMar>
              <w:top w:w="0" w:type="dxa"/>
              <w:left w:w="108" w:type="dxa"/>
              <w:bottom w:w="0" w:type="dxa"/>
              <w:right w:w="108" w:type="dxa"/>
            </w:tcMar>
          </w:tcPr>
          <w:p w14:paraId="398601CA" w14:textId="4763CCAA" w:rsidR="007C0F44" w:rsidRPr="005819C4" w:rsidRDefault="007C0F44" w:rsidP="007C0F44">
            <w:pPr>
              <w:pStyle w:val="Sinespaciado"/>
              <w:rPr>
                <w:color w:val="000000"/>
                <w:sz w:val="20"/>
                <w:szCs w:val="20"/>
              </w:rPr>
            </w:pPr>
            <w:r w:rsidRPr="005819C4">
              <w:rPr>
                <w:color w:val="000000"/>
                <w:sz w:val="20"/>
                <w:szCs w:val="20"/>
              </w:rPr>
              <w:t>s-lineitem-text</w:t>
            </w:r>
          </w:p>
        </w:tc>
        <w:tc>
          <w:tcPr>
            <w:tcW w:w="599" w:type="pct"/>
            <w:shd w:val="clear" w:color="auto" w:fill="auto"/>
            <w:vAlign w:val="center"/>
          </w:tcPr>
          <w:p w14:paraId="75FC4199" w14:textId="5011D590" w:rsidR="007C0F44" w:rsidRPr="005819C4" w:rsidRDefault="007C0F44" w:rsidP="007C0F44">
            <w:pPr>
              <w:pStyle w:val="Sinespaciado"/>
              <w:rPr>
                <w:color w:val="000000"/>
                <w:sz w:val="20"/>
                <w:szCs w:val="20"/>
              </w:rPr>
            </w:pPr>
            <w:r w:rsidRPr="005819C4">
              <w:rPr>
                <w:color w:val="000000"/>
                <w:sz w:val="20"/>
                <w:szCs w:val="20"/>
              </w:rPr>
              <w:t>&lt;product-name&gt;</w:t>
            </w:r>
          </w:p>
        </w:tc>
        <w:tc>
          <w:tcPr>
            <w:tcW w:w="800" w:type="pct"/>
            <w:vMerge/>
            <w:shd w:val="clear" w:color="auto" w:fill="auto"/>
            <w:vAlign w:val="center"/>
          </w:tcPr>
          <w:p w14:paraId="2F122D0B"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64FF7793" w14:textId="21575986" w:rsidR="007C0F44" w:rsidRPr="005819C4" w:rsidRDefault="007C0F44" w:rsidP="007C0F44">
            <w:pPr>
              <w:pStyle w:val="Sinespaciado"/>
              <w:rPr>
                <w:color w:val="000000"/>
                <w:sz w:val="20"/>
                <w:szCs w:val="20"/>
              </w:rPr>
            </w:pPr>
            <w:r w:rsidRPr="005819C4">
              <w:rPr>
                <w:color w:val="000000"/>
                <w:sz w:val="20"/>
                <w:szCs w:val="20"/>
              </w:rPr>
              <w:t>Contiene la descripción del artículo surtido</w:t>
            </w:r>
          </w:p>
        </w:tc>
      </w:tr>
      <w:tr w:rsidR="007C0F44" w:rsidRPr="005819C4" w14:paraId="7659AEF7"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40A41764" w14:textId="09A77AEE" w:rsidR="007C0F44" w:rsidRPr="005819C4" w:rsidRDefault="007C0F44" w:rsidP="007C0F44">
            <w:pPr>
              <w:pStyle w:val="Sinespaciado"/>
              <w:rPr>
                <w:color w:val="000000"/>
                <w:sz w:val="20"/>
                <w:szCs w:val="20"/>
              </w:rPr>
            </w:pPr>
            <w:r w:rsidRPr="005819C4">
              <w:rPr>
                <w:color w:val="000000"/>
                <w:sz w:val="20"/>
                <w:szCs w:val="20"/>
              </w:rPr>
              <w:t>Cantidad</w:t>
            </w:r>
            <w:ins w:id="149" w:author="Alcántara Ávila, Humberto" w:date="2021-03-18T17:56:00Z">
              <w:r>
                <w:rPr>
                  <w:color w:val="000000"/>
                  <w:sz w:val="20"/>
                  <w:szCs w:val="20"/>
                </w:rPr>
                <w:t xml:space="preserve"> Surtida</w:t>
              </w:r>
            </w:ins>
            <w:del w:id="150" w:author="Alcántara Ávila, Humberto" w:date="2021-03-18T17:56:00Z">
              <w:r w:rsidRPr="005819C4" w:rsidDel="0084763A">
                <w:rPr>
                  <w:color w:val="000000"/>
                  <w:sz w:val="20"/>
                  <w:szCs w:val="20"/>
                </w:rPr>
                <w:delText xml:space="preserve"> pedida</w:delText>
              </w:r>
            </w:del>
          </w:p>
        </w:tc>
        <w:tc>
          <w:tcPr>
            <w:tcW w:w="865" w:type="pct"/>
            <w:shd w:val="clear" w:color="auto" w:fill="auto"/>
            <w:tcMar>
              <w:top w:w="0" w:type="dxa"/>
              <w:left w:w="108" w:type="dxa"/>
              <w:bottom w:w="0" w:type="dxa"/>
              <w:right w:w="108" w:type="dxa"/>
            </w:tcMar>
          </w:tcPr>
          <w:p w14:paraId="72222613" w14:textId="606DF49E" w:rsidR="007C0F44" w:rsidRPr="005819C4" w:rsidRDefault="007C0F44" w:rsidP="007C0F44">
            <w:pPr>
              <w:pStyle w:val="Sinespaciado"/>
              <w:rPr>
                <w:color w:val="000000"/>
                <w:sz w:val="20"/>
                <w:szCs w:val="20"/>
              </w:rPr>
            </w:pPr>
            <w:r w:rsidRPr="005819C4">
              <w:rPr>
                <w:color w:val="000000"/>
                <w:sz w:val="20"/>
                <w:szCs w:val="20"/>
              </w:rPr>
              <w:t>s-quantity</w:t>
            </w:r>
          </w:p>
        </w:tc>
        <w:tc>
          <w:tcPr>
            <w:tcW w:w="599" w:type="pct"/>
            <w:shd w:val="clear" w:color="auto" w:fill="auto"/>
            <w:vAlign w:val="center"/>
          </w:tcPr>
          <w:p w14:paraId="27B9BA0B" w14:textId="573ACF9A" w:rsidR="007C0F44" w:rsidRPr="005819C4" w:rsidRDefault="007C0F44" w:rsidP="007C0F44">
            <w:pPr>
              <w:pStyle w:val="Sinespaciado"/>
              <w:rPr>
                <w:color w:val="000000"/>
                <w:sz w:val="20"/>
                <w:szCs w:val="20"/>
              </w:rPr>
            </w:pPr>
            <w:r w:rsidRPr="005819C4">
              <w:rPr>
                <w:color w:val="000000"/>
                <w:sz w:val="20"/>
                <w:szCs w:val="20"/>
              </w:rPr>
              <w:t>&lt;quantity unit&gt;</w:t>
            </w:r>
          </w:p>
        </w:tc>
        <w:tc>
          <w:tcPr>
            <w:tcW w:w="800" w:type="pct"/>
            <w:vMerge/>
            <w:shd w:val="clear" w:color="auto" w:fill="auto"/>
            <w:vAlign w:val="center"/>
          </w:tcPr>
          <w:p w14:paraId="05BBAA1B"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231BA36F" w14:textId="6756BDC9" w:rsidR="007C0F44" w:rsidRPr="005819C4" w:rsidRDefault="007C0F44" w:rsidP="007C0F44">
            <w:pPr>
              <w:pStyle w:val="Sinespaciado"/>
              <w:rPr>
                <w:color w:val="000000"/>
                <w:sz w:val="20"/>
                <w:szCs w:val="20"/>
              </w:rPr>
            </w:pPr>
            <w:r w:rsidRPr="005819C4">
              <w:rPr>
                <w:color w:val="000000"/>
                <w:sz w:val="20"/>
                <w:szCs w:val="20"/>
              </w:rPr>
              <w:t>Contiene la cantidad del artículo surtido</w:t>
            </w:r>
          </w:p>
        </w:tc>
      </w:tr>
      <w:tr w:rsidR="007C0F44" w:rsidRPr="005819C4" w14:paraId="02EAD3F1" w14:textId="77777777" w:rsidTr="00BB4402">
        <w:trPr>
          <w:trHeight w:val="30"/>
          <w:ins w:id="151" w:author="Alcántara Ávila, Humberto" w:date="2021-03-18T17:54:00Z"/>
        </w:trPr>
        <w:tc>
          <w:tcPr>
            <w:tcW w:w="1129" w:type="pct"/>
            <w:shd w:val="clear" w:color="auto" w:fill="E2EFD9" w:themeFill="accent6" w:themeFillTint="33"/>
            <w:tcMar>
              <w:top w:w="0" w:type="dxa"/>
              <w:left w:w="108" w:type="dxa"/>
              <w:bottom w:w="0" w:type="dxa"/>
              <w:right w:w="108" w:type="dxa"/>
            </w:tcMar>
            <w:vAlign w:val="center"/>
          </w:tcPr>
          <w:p w14:paraId="18261FBF" w14:textId="4BCF4C1C" w:rsidR="007C0F44" w:rsidRPr="005819C4" w:rsidRDefault="007C0F44" w:rsidP="007C0F44">
            <w:pPr>
              <w:pStyle w:val="Sinespaciado"/>
              <w:rPr>
                <w:ins w:id="152" w:author="Alcántara Ávila, Humberto" w:date="2021-03-18T17:54:00Z"/>
                <w:color w:val="000000"/>
                <w:sz w:val="20"/>
                <w:szCs w:val="20"/>
              </w:rPr>
            </w:pPr>
            <w:ins w:id="153" w:author="Alcántara Ávila, Humberto" w:date="2021-03-18T17:54:00Z">
              <w:r>
                <w:rPr>
                  <w:color w:val="000000"/>
                  <w:sz w:val="20"/>
                  <w:szCs w:val="20"/>
                </w:rPr>
                <w:t>Precio Original</w:t>
              </w:r>
            </w:ins>
          </w:p>
        </w:tc>
        <w:tc>
          <w:tcPr>
            <w:tcW w:w="865" w:type="pct"/>
            <w:shd w:val="clear" w:color="auto" w:fill="auto"/>
            <w:tcMar>
              <w:top w:w="0" w:type="dxa"/>
              <w:left w:w="108" w:type="dxa"/>
              <w:bottom w:w="0" w:type="dxa"/>
              <w:right w:w="108" w:type="dxa"/>
            </w:tcMar>
          </w:tcPr>
          <w:p w14:paraId="099C91F8" w14:textId="77777777" w:rsidR="007C0F44" w:rsidRPr="005819C4" w:rsidRDefault="007C0F44" w:rsidP="007C0F44">
            <w:pPr>
              <w:pStyle w:val="Sinespaciado"/>
              <w:rPr>
                <w:ins w:id="154" w:author="Alcántara Ávila, Humberto" w:date="2021-03-18T17:54:00Z"/>
                <w:color w:val="000000"/>
                <w:sz w:val="20"/>
                <w:szCs w:val="20"/>
              </w:rPr>
            </w:pPr>
          </w:p>
        </w:tc>
        <w:tc>
          <w:tcPr>
            <w:tcW w:w="599" w:type="pct"/>
            <w:shd w:val="clear" w:color="auto" w:fill="auto"/>
            <w:vAlign w:val="center"/>
          </w:tcPr>
          <w:p w14:paraId="569897AE" w14:textId="77777777" w:rsidR="007C0F44" w:rsidRPr="005819C4" w:rsidRDefault="007C0F44" w:rsidP="007C0F44">
            <w:pPr>
              <w:pStyle w:val="Sinespaciado"/>
              <w:rPr>
                <w:ins w:id="155" w:author="Alcántara Ávila, Humberto" w:date="2021-03-18T17:54:00Z"/>
                <w:color w:val="000000"/>
                <w:sz w:val="20"/>
                <w:szCs w:val="20"/>
              </w:rPr>
            </w:pPr>
          </w:p>
        </w:tc>
        <w:tc>
          <w:tcPr>
            <w:tcW w:w="800" w:type="pct"/>
            <w:vMerge/>
            <w:shd w:val="clear" w:color="auto" w:fill="auto"/>
            <w:vAlign w:val="center"/>
          </w:tcPr>
          <w:p w14:paraId="36FFDE14" w14:textId="77777777" w:rsidR="007C0F44" w:rsidRPr="005819C4" w:rsidRDefault="007C0F44" w:rsidP="007C0F44">
            <w:pPr>
              <w:pStyle w:val="Sinespaciado"/>
              <w:rPr>
                <w:ins w:id="156" w:author="Alcántara Ávila, Humberto" w:date="2021-03-18T17:54:00Z"/>
                <w:color w:val="000000"/>
                <w:sz w:val="20"/>
                <w:szCs w:val="20"/>
              </w:rPr>
            </w:pPr>
          </w:p>
        </w:tc>
        <w:tc>
          <w:tcPr>
            <w:tcW w:w="1607" w:type="pct"/>
            <w:shd w:val="clear" w:color="auto" w:fill="auto"/>
            <w:vAlign w:val="center"/>
          </w:tcPr>
          <w:p w14:paraId="10F78660" w14:textId="6AA7B1AD" w:rsidR="007C0F44" w:rsidRPr="005819C4" w:rsidRDefault="007C0F44" w:rsidP="007C0F44">
            <w:pPr>
              <w:pStyle w:val="Sinespaciado"/>
              <w:rPr>
                <w:ins w:id="157" w:author="Alcántara Ávila, Humberto" w:date="2021-03-18T17:54:00Z"/>
                <w:color w:val="000000"/>
                <w:sz w:val="20"/>
                <w:szCs w:val="20"/>
              </w:rPr>
            </w:pPr>
            <w:ins w:id="158" w:author="Alcántara Ávila, Humberto" w:date="2021-03-18T17:54:00Z">
              <w:r w:rsidRPr="005819C4">
                <w:rPr>
                  <w:color w:val="000000"/>
                  <w:sz w:val="20"/>
                  <w:szCs w:val="20"/>
                </w:rPr>
                <w:t xml:space="preserve">Contiene el precio </w:t>
              </w:r>
              <w:r>
                <w:rPr>
                  <w:color w:val="000000"/>
                  <w:sz w:val="20"/>
                  <w:szCs w:val="20"/>
                </w:rPr>
                <w:t>original</w:t>
              </w:r>
            </w:ins>
          </w:p>
        </w:tc>
      </w:tr>
      <w:tr w:rsidR="007C0F44" w:rsidRPr="005819C4" w14:paraId="66D29AB8"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6A5126B4" w14:textId="4AF9A0A0" w:rsidR="007C0F44" w:rsidRPr="005819C4" w:rsidRDefault="007C0F44" w:rsidP="007C0F44">
            <w:pPr>
              <w:pStyle w:val="Sinespaciado"/>
              <w:rPr>
                <w:color w:val="000000"/>
                <w:sz w:val="20"/>
                <w:szCs w:val="20"/>
              </w:rPr>
            </w:pPr>
            <w:r w:rsidRPr="005819C4">
              <w:rPr>
                <w:color w:val="000000"/>
                <w:sz w:val="20"/>
                <w:szCs w:val="20"/>
              </w:rPr>
              <w:t>Precio</w:t>
            </w:r>
          </w:p>
        </w:tc>
        <w:tc>
          <w:tcPr>
            <w:tcW w:w="865" w:type="pct"/>
            <w:shd w:val="clear" w:color="auto" w:fill="auto"/>
            <w:tcMar>
              <w:top w:w="0" w:type="dxa"/>
              <w:left w:w="108" w:type="dxa"/>
              <w:bottom w:w="0" w:type="dxa"/>
              <w:right w:w="108" w:type="dxa"/>
            </w:tcMar>
          </w:tcPr>
          <w:p w14:paraId="4646ADE4" w14:textId="26B89352" w:rsidR="007C0F44" w:rsidRPr="005819C4" w:rsidRDefault="007C0F44" w:rsidP="007C0F44">
            <w:pPr>
              <w:pStyle w:val="Sinespaciado"/>
              <w:rPr>
                <w:color w:val="000000"/>
                <w:sz w:val="20"/>
                <w:szCs w:val="20"/>
              </w:rPr>
            </w:pPr>
            <w:r w:rsidRPr="005819C4">
              <w:rPr>
                <w:color w:val="000000"/>
                <w:sz w:val="20"/>
                <w:szCs w:val="20"/>
              </w:rPr>
              <w:t>s-price</w:t>
            </w:r>
          </w:p>
        </w:tc>
        <w:tc>
          <w:tcPr>
            <w:tcW w:w="599" w:type="pct"/>
            <w:shd w:val="clear" w:color="auto" w:fill="auto"/>
            <w:vAlign w:val="center"/>
          </w:tcPr>
          <w:p w14:paraId="2603AEE1" w14:textId="063B1C11" w:rsidR="007C0F44" w:rsidRPr="005819C4" w:rsidRDefault="007C0F44" w:rsidP="007C0F44">
            <w:pPr>
              <w:pStyle w:val="Sinespaciado"/>
              <w:rPr>
                <w:color w:val="000000"/>
                <w:sz w:val="20"/>
                <w:szCs w:val="20"/>
              </w:rPr>
            </w:pPr>
            <w:r w:rsidRPr="005819C4">
              <w:rPr>
                <w:color w:val="000000"/>
                <w:sz w:val="20"/>
                <w:szCs w:val="20"/>
              </w:rPr>
              <w:t>&lt;net-price&gt;</w:t>
            </w:r>
          </w:p>
        </w:tc>
        <w:tc>
          <w:tcPr>
            <w:tcW w:w="800" w:type="pct"/>
            <w:vMerge/>
            <w:shd w:val="clear" w:color="auto" w:fill="auto"/>
            <w:vAlign w:val="center"/>
          </w:tcPr>
          <w:p w14:paraId="4E0B8E95"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2089F040" w14:textId="0418C23D" w:rsidR="007C0F44" w:rsidRPr="005819C4" w:rsidRDefault="007C0F44" w:rsidP="007C0F44">
            <w:pPr>
              <w:pStyle w:val="Sinespaciado"/>
              <w:rPr>
                <w:color w:val="000000"/>
                <w:sz w:val="20"/>
                <w:szCs w:val="20"/>
              </w:rPr>
            </w:pPr>
            <w:r w:rsidRPr="005819C4">
              <w:rPr>
                <w:color w:val="000000"/>
                <w:sz w:val="20"/>
                <w:szCs w:val="20"/>
              </w:rPr>
              <w:t xml:space="preserve">Contiene el precio final </w:t>
            </w:r>
            <w:ins w:id="159" w:author="Alcántara Ávila, Humberto" w:date="2021-03-18T17:55:00Z">
              <w:r>
                <w:rPr>
                  <w:color w:val="000000"/>
                  <w:sz w:val="20"/>
                  <w:szCs w:val="20"/>
                </w:rPr>
                <w:t>o promoción</w:t>
              </w:r>
              <w:r w:rsidRPr="005819C4">
                <w:rPr>
                  <w:color w:val="000000"/>
                  <w:sz w:val="20"/>
                  <w:szCs w:val="20"/>
                </w:rPr>
                <w:t xml:space="preserve"> </w:t>
              </w:r>
            </w:ins>
            <w:r w:rsidRPr="005819C4">
              <w:rPr>
                <w:color w:val="000000"/>
                <w:sz w:val="20"/>
                <w:szCs w:val="20"/>
              </w:rPr>
              <w:t>del artículo surtido</w:t>
            </w:r>
            <w:ins w:id="160" w:author="Alcántara Ávila, Humberto" w:date="2021-03-18T17:55:00Z">
              <w:r>
                <w:rPr>
                  <w:color w:val="000000"/>
                  <w:sz w:val="20"/>
                  <w:szCs w:val="20"/>
                </w:rPr>
                <w:t xml:space="preserve"> </w:t>
              </w:r>
            </w:ins>
          </w:p>
        </w:tc>
      </w:tr>
      <w:tr w:rsidR="007C0F44" w:rsidRPr="005819C4" w14:paraId="7696BD9E"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5A491990" w14:textId="6594044C" w:rsidR="007C0F44" w:rsidRPr="005819C4" w:rsidRDefault="007C0F44" w:rsidP="007C0F44">
            <w:pPr>
              <w:pStyle w:val="Sinespaciado"/>
              <w:rPr>
                <w:color w:val="000000"/>
                <w:sz w:val="20"/>
                <w:szCs w:val="20"/>
              </w:rPr>
            </w:pPr>
            <w:r w:rsidRPr="005819C4">
              <w:rPr>
                <w:color w:val="000000"/>
                <w:sz w:val="20"/>
                <w:szCs w:val="20"/>
              </w:rPr>
              <w:t>Observaciones/Notas</w:t>
            </w:r>
          </w:p>
        </w:tc>
        <w:tc>
          <w:tcPr>
            <w:tcW w:w="865" w:type="pct"/>
            <w:shd w:val="clear" w:color="auto" w:fill="auto"/>
            <w:tcMar>
              <w:top w:w="0" w:type="dxa"/>
              <w:left w:w="108" w:type="dxa"/>
              <w:bottom w:w="0" w:type="dxa"/>
              <w:right w:w="108" w:type="dxa"/>
            </w:tcMar>
          </w:tcPr>
          <w:p w14:paraId="41669FD9" w14:textId="13CF9080" w:rsidR="007C0F44" w:rsidRPr="005819C4" w:rsidRDefault="007C0F44" w:rsidP="007C0F44">
            <w:pPr>
              <w:pStyle w:val="Sinespaciado"/>
              <w:rPr>
                <w:color w:val="000000"/>
                <w:sz w:val="20"/>
                <w:szCs w:val="20"/>
              </w:rPr>
            </w:pPr>
            <w:r w:rsidRPr="005819C4">
              <w:rPr>
                <w:color w:val="000000"/>
                <w:sz w:val="20"/>
                <w:szCs w:val="20"/>
              </w:rPr>
              <w:t>s-observations</w:t>
            </w:r>
          </w:p>
        </w:tc>
        <w:tc>
          <w:tcPr>
            <w:tcW w:w="599" w:type="pct"/>
            <w:shd w:val="clear" w:color="auto" w:fill="auto"/>
            <w:vAlign w:val="center"/>
          </w:tcPr>
          <w:p w14:paraId="463272D8" w14:textId="24B078D7" w:rsidR="007C0F44" w:rsidRPr="005819C4" w:rsidRDefault="007C0F44" w:rsidP="007C0F44">
            <w:pPr>
              <w:pStyle w:val="Sinespaciado"/>
              <w:rPr>
                <w:color w:val="000000"/>
                <w:sz w:val="20"/>
                <w:szCs w:val="20"/>
              </w:rPr>
            </w:pPr>
            <w:r w:rsidRPr="005819C4">
              <w:rPr>
                <w:color w:val="000000"/>
                <w:sz w:val="20"/>
                <w:szCs w:val="20"/>
              </w:rPr>
              <w:t>&lt;lineitem-text&gt;</w:t>
            </w:r>
          </w:p>
        </w:tc>
        <w:tc>
          <w:tcPr>
            <w:tcW w:w="800" w:type="pct"/>
            <w:vMerge/>
            <w:shd w:val="clear" w:color="auto" w:fill="auto"/>
            <w:vAlign w:val="center"/>
          </w:tcPr>
          <w:p w14:paraId="6F3F81E5"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190F2F50" w14:textId="2C69BB34" w:rsidR="007C0F44" w:rsidRPr="005819C4" w:rsidRDefault="007C0F44" w:rsidP="007C0F44">
            <w:pPr>
              <w:pStyle w:val="Sinespaciado"/>
              <w:rPr>
                <w:color w:val="000000"/>
                <w:sz w:val="20"/>
                <w:szCs w:val="20"/>
              </w:rPr>
            </w:pPr>
            <w:r w:rsidRPr="005819C4">
              <w:rPr>
                <w:color w:val="000000"/>
                <w:sz w:val="20"/>
                <w:szCs w:val="20"/>
              </w:rPr>
              <w:t>Contiene las observaciones/notas del artículo a surtido</w:t>
            </w:r>
          </w:p>
        </w:tc>
      </w:tr>
      <w:tr w:rsidR="007C0F44" w:rsidRPr="005819C4" w14:paraId="6DB14C75" w14:textId="77777777" w:rsidTr="00BB4402">
        <w:trPr>
          <w:trHeight w:val="30"/>
        </w:trPr>
        <w:tc>
          <w:tcPr>
            <w:tcW w:w="1129" w:type="pct"/>
            <w:shd w:val="clear" w:color="auto" w:fill="E2EFD9" w:themeFill="accent6" w:themeFillTint="33"/>
            <w:tcMar>
              <w:top w:w="0" w:type="dxa"/>
              <w:left w:w="108" w:type="dxa"/>
              <w:bottom w:w="0" w:type="dxa"/>
              <w:right w:w="108" w:type="dxa"/>
            </w:tcMar>
            <w:vAlign w:val="center"/>
          </w:tcPr>
          <w:p w14:paraId="13B5472B" w14:textId="7A75C035" w:rsidR="007C0F44" w:rsidRPr="005819C4" w:rsidRDefault="007C0F44" w:rsidP="007C0F44">
            <w:pPr>
              <w:pStyle w:val="Sinespaciado"/>
              <w:rPr>
                <w:color w:val="000000"/>
                <w:sz w:val="20"/>
                <w:szCs w:val="20"/>
              </w:rPr>
            </w:pPr>
            <w:r w:rsidRPr="005819C4">
              <w:rPr>
                <w:color w:val="000000"/>
                <w:sz w:val="20"/>
                <w:szCs w:val="20"/>
              </w:rPr>
              <w:t>Unidad de medida</w:t>
            </w:r>
          </w:p>
        </w:tc>
        <w:tc>
          <w:tcPr>
            <w:tcW w:w="865" w:type="pct"/>
            <w:shd w:val="clear" w:color="auto" w:fill="auto"/>
            <w:tcMar>
              <w:top w:w="0" w:type="dxa"/>
              <w:left w:w="108" w:type="dxa"/>
              <w:bottom w:w="0" w:type="dxa"/>
              <w:right w:w="108" w:type="dxa"/>
            </w:tcMar>
          </w:tcPr>
          <w:p w14:paraId="2C77F7AB" w14:textId="66A656C5" w:rsidR="007C0F44" w:rsidRPr="005819C4" w:rsidRDefault="007C0F44" w:rsidP="007C0F44">
            <w:pPr>
              <w:pStyle w:val="Sinespaciado"/>
              <w:rPr>
                <w:color w:val="000000"/>
                <w:sz w:val="20"/>
                <w:szCs w:val="20"/>
              </w:rPr>
            </w:pPr>
            <w:r w:rsidRPr="005819C4">
              <w:rPr>
                <w:color w:val="000000"/>
                <w:sz w:val="20"/>
                <w:szCs w:val="20"/>
              </w:rPr>
              <w:t>s-unit-measure</w:t>
            </w:r>
          </w:p>
        </w:tc>
        <w:tc>
          <w:tcPr>
            <w:tcW w:w="599" w:type="pct"/>
            <w:shd w:val="clear" w:color="auto" w:fill="auto"/>
            <w:vAlign w:val="center"/>
          </w:tcPr>
          <w:p w14:paraId="1A73442F" w14:textId="2118A095" w:rsidR="007C0F44" w:rsidRPr="005819C4" w:rsidRDefault="007C0F44" w:rsidP="007C0F44">
            <w:pPr>
              <w:pStyle w:val="Sinespaciado"/>
              <w:rPr>
                <w:color w:val="000000"/>
                <w:sz w:val="20"/>
                <w:szCs w:val="20"/>
              </w:rPr>
            </w:pPr>
            <w:r w:rsidRPr="005819C4">
              <w:rPr>
                <w:color w:val="000000"/>
                <w:sz w:val="20"/>
                <w:szCs w:val="20"/>
              </w:rPr>
              <w:t>&lt;quantity unit&gt;</w:t>
            </w:r>
          </w:p>
        </w:tc>
        <w:tc>
          <w:tcPr>
            <w:tcW w:w="800" w:type="pct"/>
            <w:vMerge/>
            <w:shd w:val="clear" w:color="auto" w:fill="auto"/>
            <w:vAlign w:val="center"/>
          </w:tcPr>
          <w:p w14:paraId="78DF27B8"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3B7CF3F7" w14:textId="77777777" w:rsidR="007C0F44" w:rsidRPr="005819C4" w:rsidRDefault="007C0F44" w:rsidP="007C0F44">
            <w:pPr>
              <w:pStyle w:val="Sinespaciado"/>
              <w:rPr>
                <w:color w:val="000000"/>
                <w:sz w:val="20"/>
                <w:szCs w:val="20"/>
              </w:rPr>
            </w:pPr>
            <w:r w:rsidRPr="005819C4">
              <w:rPr>
                <w:color w:val="000000"/>
                <w:sz w:val="20"/>
                <w:szCs w:val="20"/>
              </w:rPr>
              <w:t>Contiene la unidad de medida del artículo surtido (kg, pza, etc.)</w:t>
            </w:r>
          </w:p>
          <w:p w14:paraId="116513B2" w14:textId="0D1BAE53" w:rsidR="007C0F44" w:rsidRPr="005819C4" w:rsidRDefault="007C0F44" w:rsidP="007C0F44">
            <w:pPr>
              <w:pStyle w:val="Sinespaciado"/>
              <w:rPr>
                <w:color w:val="000000"/>
                <w:sz w:val="20"/>
                <w:szCs w:val="20"/>
              </w:rPr>
            </w:pPr>
          </w:p>
        </w:tc>
      </w:tr>
      <w:tr w:rsidR="007C0F44" w:rsidRPr="005819C4" w14:paraId="6C2C7DDA" w14:textId="77777777" w:rsidTr="00BB4402">
        <w:trPr>
          <w:trHeight w:val="30"/>
          <w:ins w:id="161" w:author="Alcántara Ávila, Humberto" w:date="2021-03-18T17:55:00Z"/>
        </w:trPr>
        <w:tc>
          <w:tcPr>
            <w:tcW w:w="1129" w:type="pct"/>
            <w:shd w:val="clear" w:color="auto" w:fill="E2EFD9" w:themeFill="accent6" w:themeFillTint="33"/>
            <w:tcMar>
              <w:top w:w="0" w:type="dxa"/>
              <w:left w:w="108" w:type="dxa"/>
              <w:bottom w:w="0" w:type="dxa"/>
              <w:right w:w="108" w:type="dxa"/>
            </w:tcMar>
            <w:vAlign w:val="center"/>
          </w:tcPr>
          <w:p w14:paraId="7E392A3B" w14:textId="3FA802F7" w:rsidR="007C0F44" w:rsidRPr="005819C4" w:rsidRDefault="007C0F44" w:rsidP="007C0F44">
            <w:pPr>
              <w:pStyle w:val="Sinespaciado"/>
              <w:rPr>
                <w:ins w:id="162" w:author="Alcántara Ávila, Humberto" w:date="2021-03-18T17:55:00Z"/>
                <w:color w:val="000000"/>
                <w:sz w:val="20"/>
                <w:szCs w:val="20"/>
              </w:rPr>
            </w:pPr>
            <w:ins w:id="163" w:author="Alcántara Ávila, Humberto" w:date="2021-03-18T17:55:00Z">
              <w:r>
                <w:rPr>
                  <w:color w:val="000000"/>
                  <w:sz w:val="20"/>
                  <w:szCs w:val="20"/>
                </w:rPr>
                <w:t>Peso Asignado</w:t>
              </w:r>
            </w:ins>
          </w:p>
        </w:tc>
        <w:tc>
          <w:tcPr>
            <w:tcW w:w="865" w:type="pct"/>
            <w:shd w:val="clear" w:color="auto" w:fill="auto"/>
            <w:tcMar>
              <w:top w:w="0" w:type="dxa"/>
              <w:left w:w="108" w:type="dxa"/>
              <w:bottom w:w="0" w:type="dxa"/>
              <w:right w:w="108" w:type="dxa"/>
            </w:tcMar>
          </w:tcPr>
          <w:p w14:paraId="72160B2C" w14:textId="77777777" w:rsidR="007C0F44" w:rsidRPr="005819C4" w:rsidRDefault="007C0F44" w:rsidP="007C0F44">
            <w:pPr>
              <w:pStyle w:val="Sinespaciado"/>
              <w:rPr>
                <w:ins w:id="164" w:author="Alcántara Ávila, Humberto" w:date="2021-03-18T17:55:00Z"/>
                <w:color w:val="000000"/>
                <w:sz w:val="20"/>
                <w:szCs w:val="20"/>
              </w:rPr>
            </w:pPr>
          </w:p>
        </w:tc>
        <w:tc>
          <w:tcPr>
            <w:tcW w:w="599" w:type="pct"/>
            <w:shd w:val="clear" w:color="auto" w:fill="auto"/>
            <w:vAlign w:val="center"/>
          </w:tcPr>
          <w:p w14:paraId="52B78CFF" w14:textId="77777777" w:rsidR="007C0F44" w:rsidRPr="005819C4" w:rsidRDefault="007C0F44" w:rsidP="007C0F44">
            <w:pPr>
              <w:pStyle w:val="Sinespaciado"/>
              <w:rPr>
                <w:ins w:id="165" w:author="Alcántara Ávila, Humberto" w:date="2021-03-18T17:55:00Z"/>
                <w:color w:val="000000"/>
                <w:sz w:val="20"/>
                <w:szCs w:val="20"/>
              </w:rPr>
            </w:pPr>
          </w:p>
        </w:tc>
        <w:tc>
          <w:tcPr>
            <w:tcW w:w="800" w:type="pct"/>
            <w:shd w:val="clear" w:color="auto" w:fill="auto"/>
            <w:vAlign w:val="center"/>
          </w:tcPr>
          <w:p w14:paraId="66A8EFC5" w14:textId="77777777" w:rsidR="007C0F44" w:rsidRPr="005819C4" w:rsidRDefault="007C0F44" w:rsidP="007C0F44">
            <w:pPr>
              <w:pStyle w:val="Sinespaciado"/>
              <w:rPr>
                <w:ins w:id="166" w:author="Alcántara Ávila, Humberto" w:date="2021-03-18T17:55:00Z"/>
                <w:color w:val="000000"/>
                <w:sz w:val="20"/>
                <w:szCs w:val="20"/>
              </w:rPr>
            </w:pPr>
          </w:p>
        </w:tc>
        <w:tc>
          <w:tcPr>
            <w:tcW w:w="1607" w:type="pct"/>
            <w:shd w:val="clear" w:color="auto" w:fill="auto"/>
            <w:vAlign w:val="center"/>
          </w:tcPr>
          <w:p w14:paraId="7A03504C" w14:textId="2B86927A" w:rsidR="007C0F44" w:rsidRPr="005819C4" w:rsidRDefault="007C0F44" w:rsidP="007C0F44">
            <w:pPr>
              <w:pStyle w:val="Sinespaciado"/>
              <w:rPr>
                <w:ins w:id="167" w:author="Alcántara Ávila, Humberto" w:date="2021-03-18T17:55:00Z"/>
                <w:color w:val="000000"/>
                <w:sz w:val="20"/>
                <w:szCs w:val="20"/>
              </w:rPr>
            </w:pPr>
            <w:ins w:id="168" w:author="Alcántara Ávila, Humberto" w:date="2021-03-18T17:55:00Z">
              <w:r>
                <w:rPr>
                  <w:color w:val="000000"/>
                  <w:sz w:val="20"/>
                  <w:szCs w:val="20"/>
                </w:rPr>
                <w:t>Es el peso máximo entre el Calculado (Peso Vol.) y el Real</w:t>
              </w:r>
            </w:ins>
          </w:p>
        </w:tc>
      </w:tr>
      <w:tr w:rsidR="007C0F44" w:rsidRPr="005819C4" w14:paraId="3B1AAF5A" w14:textId="77777777" w:rsidTr="00A53446">
        <w:trPr>
          <w:trHeight w:val="30"/>
        </w:trPr>
        <w:tc>
          <w:tcPr>
            <w:tcW w:w="5000" w:type="pct"/>
            <w:gridSpan w:val="5"/>
            <w:shd w:val="clear" w:color="auto" w:fill="1F3864" w:themeFill="accent1" w:themeFillShade="80"/>
            <w:tcMar>
              <w:top w:w="0" w:type="dxa"/>
              <w:left w:w="108" w:type="dxa"/>
              <w:bottom w:w="0" w:type="dxa"/>
              <w:right w:w="108" w:type="dxa"/>
            </w:tcMar>
            <w:vAlign w:val="center"/>
          </w:tcPr>
          <w:p w14:paraId="2AD150EF" w14:textId="52FF5490" w:rsidR="007C0F44" w:rsidRPr="005819C4" w:rsidRDefault="007C0F44" w:rsidP="007C0F44">
            <w:pPr>
              <w:pStyle w:val="Sinespaciado"/>
              <w:rPr>
                <w:b/>
                <w:color w:val="FFFFFF" w:themeColor="background1"/>
                <w:sz w:val="20"/>
                <w:szCs w:val="20"/>
              </w:rPr>
            </w:pPr>
            <w:r>
              <w:rPr>
                <w:b/>
                <w:color w:val="FFFFFF" w:themeColor="background1"/>
                <w:sz w:val="20"/>
                <w:szCs w:val="20"/>
              </w:rPr>
              <w:t xml:space="preserve">Datos del split – para flujos de cancelación, devol, </w:t>
            </w:r>
            <w:commentRangeStart w:id="169"/>
            <w:commentRangeStart w:id="170"/>
            <w:r>
              <w:rPr>
                <w:b/>
                <w:color w:val="FFFFFF" w:themeColor="background1"/>
                <w:sz w:val="20"/>
                <w:szCs w:val="20"/>
              </w:rPr>
              <w:t>sustitución</w:t>
            </w:r>
            <w:commentRangeEnd w:id="169"/>
            <w:r>
              <w:rPr>
                <w:rStyle w:val="Refdecomentario"/>
                <w:rFonts w:eastAsia="Calibri"/>
              </w:rPr>
              <w:commentReference w:id="169"/>
            </w:r>
            <w:commentRangeEnd w:id="170"/>
            <w:r>
              <w:rPr>
                <w:rStyle w:val="Refdecomentario"/>
                <w:rFonts w:eastAsia="Calibri"/>
              </w:rPr>
              <w:commentReference w:id="170"/>
            </w:r>
            <w:r>
              <w:rPr>
                <w:b/>
                <w:color w:val="FFFFFF" w:themeColor="background1"/>
                <w:sz w:val="20"/>
                <w:szCs w:val="20"/>
              </w:rPr>
              <w:t>.</w:t>
            </w:r>
          </w:p>
        </w:tc>
      </w:tr>
      <w:tr w:rsidR="007C0F44" w:rsidRPr="005819C4" w14:paraId="62A1F253" w14:textId="77777777" w:rsidTr="007E0B6F">
        <w:trPr>
          <w:trHeight w:val="30"/>
        </w:trPr>
        <w:tc>
          <w:tcPr>
            <w:tcW w:w="1129" w:type="pct"/>
            <w:shd w:val="clear" w:color="auto" w:fill="E2EFD9" w:themeFill="accent6" w:themeFillTint="33"/>
            <w:tcMar>
              <w:top w:w="0" w:type="dxa"/>
              <w:left w:w="108" w:type="dxa"/>
              <w:bottom w:w="0" w:type="dxa"/>
              <w:right w:w="108" w:type="dxa"/>
            </w:tcMar>
            <w:vAlign w:val="center"/>
          </w:tcPr>
          <w:p w14:paraId="75D7CFCF" w14:textId="521B2D8D" w:rsidR="007C0F44" w:rsidRPr="005819C4" w:rsidRDefault="007C0F44" w:rsidP="007C0F44">
            <w:pPr>
              <w:pStyle w:val="Sinespaciado"/>
              <w:rPr>
                <w:color w:val="000000"/>
                <w:sz w:val="20"/>
                <w:szCs w:val="20"/>
              </w:rPr>
            </w:pPr>
            <w:r>
              <w:rPr>
                <w:color w:val="000000"/>
                <w:sz w:val="20"/>
                <w:szCs w:val="20"/>
              </w:rPr>
              <w:t>Tipo RMA</w:t>
            </w:r>
          </w:p>
        </w:tc>
        <w:tc>
          <w:tcPr>
            <w:tcW w:w="865" w:type="pct"/>
            <w:shd w:val="clear" w:color="auto" w:fill="D9E2F3" w:themeFill="accent1" w:themeFillTint="33"/>
            <w:tcMar>
              <w:top w:w="0" w:type="dxa"/>
              <w:left w:w="108" w:type="dxa"/>
              <w:bottom w:w="0" w:type="dxa"/>
              <w:right w:w="108" w:type="dxa"/>
            </w:tcMar>
          </w:tcPr>
          <w:p w14:paraId="734C201F" w14:textId="49D0EC8C" w:rsidR="007C0F44" w:rsidRPr="005819C4" w:rsidRDefault="007C0F44" w:rsidP="007C0F44">
            <w:pPr>
              <w:pStyle w:val="Sinespaciado"/>
              <w:rPr>
                <w:color w:val="000000"/>
                <w:sz w:val="20"/>
                <w:szCs w:val="20"/>
              </w:rPr>
            </w:pPr>
            <w:r>
              <w:rPr>
                <w:color w:val="000000"/>
                <w:sz w:val="20"/>
                <w:szCs w:val="20"/>
              </w:rPr>
              <w:t>RMAType</w:t>
            </w:r>
          </w:p>
        </w:tc>
        <w:tc>
          <w:tcPr>
            <w:tcW w:w="599" w:type="pct"/>
            <w:shd w:val="clear" w:color="auto" w:fill="D9E2F3" w:themeFill="accent1" w:themeFillTint="33"/>
            <w:vAlign w:val="center"/>
          </w:tcPr>
          <w:p w14:paraId="4A794311" w14:textId="1D5111A6"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shd w:val="clear" w:color="auto" w:fill="D9E2F3" w:themeFill="accent1" w:themeFillTint="33"/>
            <w:vAlign w:val="center"/>
          </w:tcPr>
          <w:p w14:paraId="290EBC1E" w14:textId="77777777" w:rsidR="007C0F44" w:rsidRPr="005819C4" w:rsidRDefault="007C0F44" w:rsidP="007C0F44">
            <w:pPr>
              <w:pStyle w:val="Sinespaciado"/>
              <w:rPr>
                <w:color w:val="000000"/>
                <w:sz w:val="20"/>
                <w:szCs w:val="20"/>
              </w:rPr>
            </w:pPr>
          </w:p>
        </w:tc>
        <w:tc>
          <w:tcPr>
            <w:tcW w:w="1607" w:type="pct"/>
            <w:shd w:val="clear" w:color="auto" w:fill="D9E2F3" w:themeFill="accent1" w:themeFillTint="33"/>
            <w:vAlign w:val="center"/>
          </w:tcPr>
          <w:p w14:paraId="07733A6A" w14:textId="5FBF6C77" w:rsidR="007C0F44" w:rsidRDefault="007C0F44" w:rsidP="007C0F44">
            <w:pPr>
              <w:pStyle w:val="Sinespaciado"/>
              <w:rPr>
                <w:color w:val="000000"/>
                <w:sz w:val="20"/>
                <w:szCs w:val="20"/>
              </w:rPr>
            </w:pPr>
            <w:r>
              <w:rPr>
                <w:color w:val="000000"/>
                <w:sz w:val="20"/>
                <w:szCs w:val="20"/>
              </w:rPr>
              <w:t>0 - cancelación</w:t>
            </w:r>
          </w:p>
          <w:p w14:paraId="6A94A0DD" w14:textId="4DB10BBD" w:rsidR="007C0F44" w:rsidRDefault="007C0F44" w:rsidP="007C0F44">
            <w:pPr>
              <w:pStyle w:val="Sinespaciado"/>
              <w:rPr>
                <w:color w:val="000000"/>
                <w:sz w:val="20"/>
                <w:szCs w:val="20"/>
              </w:rPr>
            </w:pPr>
            <w:r>
              <w:rPr>
                <w:color w:val="000000"/>
                <w:sz w:val="20"/>
                <w:szCs w:val="20"/>
              </w:rPr>
              <w:t>1 - devolución</w:t>
            </w:r>
          </w:p>
          <w:p w14:paraId="355395AE" w14:textId="1C1C41D5" w:rsidR="007C0F44" w:rsidRPr="005819C4" w:rsidRDefault="007C0F44" w:rsidP="007C0F44">
            <w:pPr>
              <w:pStyle w:val="Sinespaciado"/>
              <w:rPr>
                <w:color w:val="000000"/>
                <w:sz w:val="20"/>
                <w:szCs w:val="20"/>
              </w:rPr>
            </w:pPr>
            <w:r>
              <w:rPr>
                <w:color w:val="000000"/>
                <w:sz w:val="20"/>
                <w:szCs w:val="20"/>
              </w:rPr>
              <w:t>2 - sustitución</w:t>
            </w:r>
          </w:p>
        </w:tc>
      </w:tr>
      <w:tr w:rsidR="007C0F44" w:rsidRPr="005819C4" w14:paraId="1739706C" w14:textId="77777777" w:rsidTr="007E0B6F">
        <w:trPr>
          <w:trHeight w:val="30"/>
        </w:trPr>
        <w:tc>
          <w:tcPr>
            <w:tcW w:w="1129" w:type="pct"/>
            <w:shd w:val="clear" w:color="auto" w:fill="E2EFD9" w:themeFill="accent6" w:themeFillTint="33"/>
            <w:tcMar>
              <w:top w:w="0" w:type="dxa"/>
              <w:left w:w="108" w:type="dxa"/>
              <w:bottom w:w="0" w:type="dxa"/>
              <w:right w:w="108" w:type="dxa"/>
            </w:tcMar>
            <w:vAlign w:val="center"/>
          </w:tcPr>
          <w:p w14:paraId="1562F322" w14:textId="286AED03" w:rsidR="007C0F44" w:rsidRPr="005819C4" w:rsidRDefault="007C0F44" w:rsidP="007C0F44">
            <w:pPr>
              <w:pStyle w:val="Sinespaciado"/>
              <w:rPr>
                <w:color w:val="000000"/>
                <w:sz w:val="20"/>
                <w:szCs w:val="20"/>
              </w:rPr>
            </w:pPr>
            <w:r w:rsidRPr="005819C4">
              <w:rPr>
                <w:color w:val="000000"/>
                <w:sz w:val="20"/>
                <w:szCs w:val="20"/>
              </w:rPr>
              <w:t>Caus</w:t>
            </w:r>
            <w:ins w:id="171" w:author="Alcántara Ávila, Humberto" w:date="2021-03-18T17:59:00Z">
              <w:r>
                <w:rPr>
                  <w:color w:val="000000"/>
                  <w:sz w:val="20"/>
                  <w:szCs w:val="20"/>
                </w:rPr>
                <w:t>a</w:t>
              </w:r>
            </w:ins>
            <w:del w:id="172" w:author="Alcántara Ávila, Humberto" w:date="2021-03-18T17:59:00Z">
              <w:r w:rsidRPr="005819C4" w:rsidDel="008D32A2">
                <w:rPr>
                  <w:color w:val="000000"/>
                  <w:sz w:val="20"/>
                  <w:szCs w:val="20"/>
                </w:rPr>
                <w:delText>e</w:delText>
              </w:r>
            </w:del>
            <w:r w:rsidRPr="005819C4">
              <w:rPr>
                <w:color w:val="000000"/>
                <w:sz w:val="20"/>
                <w:szCs w:val="20"/>
              </w:rPr>
              <w:t xml:space="preserve"> de </w:t>
            </w:r>
            <w:ins w:id="173" w:author="Alcántara Ávila, Humberto" w:date="2021-03-18T18:00:00Z">
              <w:r>
                <w:rPr>
                  <w:color w:val="000000"/>
                  <w:sz w:val="20"/>
                  <w:szCs w:val="20"/>
                </w:rPr>
                <w:t xml:space="preserve">Solicitud de RMA </w:t>
              </w:r>
            </w:ins>
            <w:del w:id="174" w:author="Alcántara Ávila, Humberto" w:date="2021-03-18T18:00:00Z">
              <w:r w:rsidRPr="005819C4" w:rsidDel="008D32A2">
                <w:rPr>
                  <w:color w:val="000000"/>
                  <w:sz w:val="20"/>
                  <w:szCs w:val="20"/>
                </w:rPr>
                <w:delText>cancelación</w:delText>
              </w:r>
            </w:del>
          </w:p>
        </w:tc>
        <w:tc>
          <w:tcPr>
            <w:tcW w:w="865" w:type="pct"/>
            <w:shd w:val="clear" w:color="auto" w:fill="D9E2F3" w:themeFill="accent1" w:themeFillTint="33"/>
            <w:tcMar>
              <w:top w:w="0" w:type="dxa"/>
              <w:left w:w="108" w:type="dxa"/>
              <w:bottom w:w="0" w:type="dxa"/>
              <w:right w:w="108" w:type="dxa"/>
            </w:tcMar>
          </w:tcPr>
          <w:p w14:paraId="10162231" w14:textId="38A6ED51" w:rsidR="007C0F44" w:rsidRPr="005819C4" w:rsidRDefault="007C0F44" w:rsidP="007C0F44">
            <w:pPr>
              <w:pStyle w:val="Sinespaciado"/>
              <w:rPr>
                <w:color w:val="000000"/>
                <w:sz w:val="20"/>
                <w:szCs w:val="20"/>
              </w:rPr>
            </w:pPr>
            <w:r w:rsidRPr="005819C4">
              <w:rPr>
                <w:color w:val="000000"/>
                <w:sz w:val="20"/>
                <w:szCs w:val="20"/>
              </w:rPr>
              <w:t>CancelCause</w:t>
            </w:r>
          </w:p>
        </w:tc>
        <w:tc>
          <w:tcPr>
            <w:tcW w:w="599" w:type="pct"/>
            <w:shd w:val="clear" w:color="auto" w:fill="D9E2F3" w:themeFill="accent1" w:themeFillTint="33"/>
            <w:vAlign w:val="center"/>
          </w:tcPr>
          <w:p w14:paraId="3C2A662D" w14:textId="76EB1E47"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D9E2F3" w:themeFill="accent1" w:themeFillTint="33"/>
            <w:vAlign w:val="center"/>
          </w:tcPr>
          <w:p w14:paraId="419EA4EA" w14:textId="77777777" w:rsidR="007C0F44" w:rsidRPr="005819C4" w:rsidRDefault="007C0F44" w:rsidP="007C0F44">
            <w:pPr>
              <w:pStyle w:val="Sinespaciado"/>
              <w:rPr>
                <w:color w:val="000000"/>
                <w:sz w:val="20"/>
                <w:szCs w:val="20"/>
              </w:rPr>
            </w:pPr>
          </w:p>
        </w:tc>
        <w:tc>
          <w:tcPr>
            <w:tcW w:w="1607" w:type="pct"/>
            <w:shd w:val="clear" w:color="auto" w:fill="D9E2F3" w:themeFill="accent1" w:themeFillTint="33"/>
            <w:vAlign w:val="center"/>
          </w:tcPr>
          <w:p w14:paraId="5A71A226" w14:textId="20A57915" w:rsidR="007C0F44" w:rsidRDefault="007C0F44" w:rsidP="007C0F44">
            <w:pPr>
              <w:pStyle w:val="Sinespaciado"/>
              <w:rPr>
                <w:ins w:id="175" w:author="Alcántara Ávila, Humberto" w:date="2021-03-18T18:01:00Z"/>
                <w:color w:val="000000"/>
                <w:sz w:val="20"/>
                <w:szCs w:val="20"/>
              </w:rPr>
            </w:pPr>
            <w:r w:rsidRPr="005819C4">
              <w:rPr>
                <w:color w:val="000000"/>
                <w:sz w:val="20"/>
                <w:szCs w:val="20"/>
              </w:rPr>
              <w:t>Causa</w:t>
            </w:r>
            <w:ins w:id="176" w:author="Alcántara Ávila, Humberto" w:date="2021-03-18T18:01:00Z">
              <w:r>
                <w:rPr>
                  <w:color w:val="000000"/>
                  <w:sz w:val="20"/>
                  <w:szCs w:val="20"/>
                </w:rPr>
                <w:t>s</w:t>
              </w:r>
            </w:ins>
            <w:r w:rsidRPr="005819C4">
              <w:rPr>
                <w:color w:val="000000"/>
                <w:sz w:val="20"/>
                <w:szCs w:val="20"/>
              </w:rPr>
              <w:t xml:space="preserve"> </w:t>
            </w:r>
            <w:del w:id="177" w:author="Alcántara Ávila, Humberto" w:date="2021-03-18T18:01:00Z">
              <w:r w:rsidRPr="005819C4" w:rsidDel="00ED57FA">
                <w:rPr>
                  <w:color w:val="000000"/>
                  <w:sz w:val="20"/>
                  <w:szCs w:val="20"/>
                </w:rPr>
                <w:delText>de la cancelación</w:delText>
              </w:r>
            </w:del>
          </w:p>
          <w:p w14:paraId="54667AC6" w14:textId="77777777" w:rsidR="007C0F44" w:rsidRDefault="007C0F44" w:rsidP="007C0F44">
            <w:pPr>
              <w:pStyle w:val="Sinespaciado"/>
              <w:rPr>
                <w:ins w:id="178" w:author="Alcántara Ávila, Humberto" w:date="2021-03-18T18:01:00Z"/>
                <w:color w:val="000000"/>
                <w:sz w:val="20"/>
                <w:szCs w:val="20"/>
              </w:rPr>
            </w:pPr>
            <w:ins w:id="179" w:author="Alcántara Ávila, Humberto" w:date="2021-03-18T18:01:00Z">
              <w:r>
                <w:rPr>
                  <w:color w:val="000000"/>
                  <w:sz w:val="20"/>
                  <w:szCs w:val="20"/>
                </w:rPr>
                <w:t>0 - cancelación</w:t>
              </w:r>
            </w:ins>
          </w:p>
          <w:p w14:paraId="7A80D824" w14:textId="77777777" w:rsidR="007C0F44" w:rsidRDefault="007C0F44" w:rsidP="007C0F44">
            <w:pPr>
              <w:pStyle w:val="Sinespaciado"/>
              <w:rPr>
                <w:ins w:id="180" w:author="Alcántara Ávila, Humberto" w:date="2021-03-18T18:01:00Z"/>
                <w:color w:val="000000"/>
                <w:sz w:val="20"/>
                <w:szCs w:val="20"/>
              </w:rPr>
            </w:pPr>
            <w:ins w:id="181" w:author="Alcántara Ávila, Humberto" w:date="2021-03-18T18:01:00Z">
              <w:r>
                <w:rPr>
                  <w:color w:val="000000"/>
                  <w:sz w:val="20"/>
                  <w:szCs w:val="20"/>
                </w:rPr>
                <w:t>1 - devolución</w:t>
              </w:r>
            </w:ins>
          </w:p>
          <w:p w14:paraId="7E29734E" w14:textId="25B4F3CC" w:rsidR="007C0F44" w:rsidRPr="005819C4" w:rsidRDefault="007C0F44" w:rsidP="007C0F44">
            <w:pPr>
              <w:pStyle w:val="Sinespaciado"/>
              <w:rPr>
                <w:color w:val="000000"/>
                <w:sz w:val="20"/>
                <w:szCs w:val="20"/>
              </w:rPr>
            </w:pPr>
            <w:ins w:id="182" w:author="Alcántara Ávila, Humberto" w:date="2021-03-18T18:01:00Z">
              <w:r>
                <w:rPr>
                  <w:color w:val="000000"/>
                  <w:sz w:val="20"/>
                  <w:szCs w:val="20"/>
                </w:rPr>
                <w:t xml:space="preserve">2 </w:t>
              </w:r>
            </w:ins>
            <w:ins w:id="183" w:author="Alcántara Ávila, Humberto" w:date="2021-03-19T12:00:00Z">
              <w:r>
                <w:rPr>
                  <w:color w:val="000000"/>
                  <w:sz w:val="20"/>
                  <w:szCs w:val="20"/>
                </w:rPr>
                <w:t>–</w:t>
              </w:r>
            </w:ins>
            <w:ins w:id="184" w:author="Alcántara Ávila, Humberto" w:date="2021-03-18T18:01:00Z">
              <w:r>
                <w:rPr>
                  <w:color w:val="000000"/>
                  <w:sz w:val="20"/>
                  <w:szCs w:val="20"/>
                </w:rPr>
                <w:t xml:space="preserve"> sustitución</w:t>
              </w:r>
            </w:ins>
          </w:p>
        </w:tc>
      </w:tr>
      <w:tr w:rsidR="007C0F44" w:rsidRPr="005819C4" w14:paraId="2D9E921E" w14:textId="77777777" w:rsidTr="007E0B6F">
        <w:trPr>
          <w:trHeight w:val="30"/>
          <w:ins w:id="185" w:author="Alcántara Ávila, Humberto" w:date="2021-03-19T12:01:00Z"/>
        </w:trPr>
        <w:tc>
          <w:tcPr>
            <w:tcW w:w="1129" w:type="pct"/>
            <w:shd w:val="clear" w:color="auto" w:fill="E2EFD9" w:themeFill="accent6" w:themeFillTint="33"/>
            <w:tcMar>
              <w:top w:w="0" w:type="dxa"/>
              <w:left w:w="108" w:type="dxa"/>
              <w:bottom w:w="0" w:type="dxa"/>
              <w:right w:w="108" w:type="dxa"/>
            </w:tcMar>
            <w:vAlign w:val="center"/>
          </w:tcPr>
          <w:p w14:paraId="307994AA" w14:textId="2C3A523B" w:rsidR="007C0F44" w:rsidRPr="005819C4" w:rsidRDefault="007C0F44" w:rsidP="007C0F44">
            <w:pPr>
              <w:pStyle w:val="Sinespaciado"/>
              <w:rPr>
                <w:ins w:id="186" w:author="Alcántara Ávila, Humberto" w:date="2021-03-19T12:01:00Z"/>
                <w:color w:val="000000"/>
                <w:sz w:val="20"/>
                <w:szCs w:val="20"/>
              </w:rPr>
            </w:pPr>
            <w:ins w:id="187" w:author="Alcántara Ávila, Humberto" w:date="2021-03-19T16:46:00Z">
              <w:r>
                <w:rPr>
                  <w:color w:val="000000"/>
                  <w:sz w:val="20"/>
                  <w:szCs w:val="20"/>
                </w:rPr>
                <w:t>ID RMA</w:t>
              </w:r>
            </w:ins>
          </w:p>
        </w:tc>
        <w:tc>
          <w:tcPr>
            <w:tcW w:w="865" w:type="pct"/>
            <w:shd w:val="clear" w:color="auto" w:fill="D9E2F3" w:themeFill="accent1" w:themeFillTint="33"/>
            <w:tcMar>
              <w:top w:w="0" w:type="dxa"/>
              <w:left w:w="108" w:type="dxa"/>
              <w:bottom w:w="0" w:type="dxa"/>
              <w:right w:w="108" w:type="dxa"/>
            </w:tcMar>
          </w:tcPr>
          <w:p w14:paraId="4348FDE6" w14:textId="77777777" w:rsidR="007C0F44" w:rsidRPr="005819C4" w:rsidRDefault="007C0F44" w:rsidP="007C0F44">
            <w:pPr>
              <w:pStyle w:val="Sinespaciado"/>
              <w:rPr>
                <w:ins w:id="188" w:author="Alcántara Ávila, Humberto" w:date="2021-03-19T12:01:00Z"/>
                <w:color w:val="000000"/>
                <w:sz w:val="20"/>
                <w:szCs w:val="20"/>
              </w:rPr>
            </w:pPr>
          </w:p>
        </w:tc>
        <w:tc>
          <w:tcPr>
            <w:tcW w:w="599" w:type="pct"/>
            <w:shd w:val="clear" w:color="auto" w:fill="D9E2F3" w:themeFill="accent1" w:themeFillTint="33"/>
            <w:vAlign w:val="center"/>
          </w:tcPr>
          <w:p w14:paraId="6241269C" w14:textId="77777777" w:rsidR="007C0F44" w:rsidRPr="005819C4" w:rsidRDefault="007C0F44" w:rsidP="007C0F44">
            <w:pPr>
              <w:pStyle w:val="Sinespaciado"/>
              <w:rPr>
                <w:ins w:id="189" w:author="Alcántara Ávila, Humberto" w:date="2021-03-19T12:01:00Z"/>
                <w:color w:val="000000"/>
                <w:sz w:val="20"/>
                <w:szCs w:val="20"/>
              </w:rPr>
            </w:pPr>
          </w:p>
        </w:tc>
        <w:tc>
          <w:tcPr>
            <w:tcW w:w="800" w:type="pct"/>
            <w:vMerge/>
            <w:shd w:val="clear" w:color="auto" w:fill="D9E2F3" w:themeFill="accent1" w:themeFillTint="33"/>
            <w:vAlign w:val="center"/>
          </w:tcPr>
          <w:p w14:paraId="78732881" w14:textId="77777777" w:rsidR="007C0F44" w:rsidRPr="005819C4" w:rsidRDefault="007C0F44" w:rsidP="007C0F44">
            <w:pPr>
              <w:pStyle w:val="Sinespaciado"/>
              <w:rPr>
                <w:ins w:id="190" w:author="Alcántara Ávila, Humberto" w:date="2021-03-19T12:01:00Z"/>
                <w:color w:val="000000"/>
                <w:sz w:val="20"/>
                <w:szCs w:val="20"/>
              </w:rPr>
            </w:pPr>
          </w:p>
        </w:tc>
        <w:tc>
          <w:tcPr>
            <w:tcW w:w="1607" w:type="pct"/>
            <w:shd w:val="clear" w:color="auto" w:fill="D9E2F3" w:themeFill="accent1" w:themeFillTint="33"/>
            <w:vAlign w:val="center"/>
          </w:tcPr>
          <w:p w14:paraId="74E5C409" w14:textId="39F88BB9" w:rsidR="007C0F44" w:rsidRPr="005819C4" w:rsidRDefault="007C0F44" w:rsidP="007C0F44">
            <w:pPr>
              <w:pStyle w:val="Sinespaciado"/>
              <w:rPr>
                <w:ins w:id="191" w:author="Alcántara Ávila, Humberto" w:date="2021-03-19T12:01:00Z"/>
                <w:color w:val="000000"/>
                <w:sz w:val="20"/>
                <w:szCs w:val="20"/>
              </w:rPr>
            </w:pPr>
            <w:ins w:id="192" w:author="Alcántara Ávila, Humberto" w:date="2021-03-19T16:47:00Z">
              <w:r>
                <w:rPr>
                  <w:color w:val="000000"/>
                  <w:sz w:val="20"/>
                  <w:szCs w:val="20"/>
                </w:rPr>
                <w:t>Histórico de la causa</w:t>
              </w:r>
            </w:ins>
            <w:ins w:id="193" w:author="Alcántara Ávila, Humberto" w:date="2021-03-19T16:48:00Z">
              <w:r>
                <w:rPr>
                  <w:color w:val="000000"/>
                  <w:sz w:val="20"/>
                  <w:szCs w:val="20"/>
                </w:rPr>
                <w:t xml:space="preserve"> que viene de Call Center.</w:t>
              </w:r>
            </w:ins>
          </w:p>
        </w:tc>
      </w:tr>
      <w:tr w:rsidR="007C0F44" w:rsidRPr="005819C4" w14:paraId="6E0A78D0" w14:textId="77777777" w:rsidTr="007E0B6F">
        <w:trPr>
          <w:trHeight w:val="30"/>
        </w:trPr>
        <w:tc>
          <w:tcPr>
            <w:tcW w:w="1129" w:type="pct"/>
            <w:shd w:val="clear" w:color="auto" w:fill="E2EFD9" w:themeFill="accent6" w:themeFillTint="33"/>
            <w:tcMar>
              <w:top w:w="0" w:type="dxa"/>
              <w:left w:w="108" w:type="dxa"/>
              <w:bottom w:w="0" w:type="dxa"/>
              <w:right w:w="108" w:type="dxa"/>
            </w:tcMar>
            <w:vAlign w:val="center"/>
          </w:tcPr>
          <w:p w14:paraId="00F4C6F4" w14:textId="06CF4313" w:rsidR="007C0F44" w:rsidRPr="005819C4" w:rsidRDefault="007C0F44" w:rsidP="007C0F44">
            <w:pPr>
              <w:pStyle w:val="Sinespaciado"/>
              <w:rPr>
                <w:color w:val="000000"/>
                <w:sz w:val="20"/>
                <w:szCs w:val="20"/>
              </w:rPr>
            </w:pPr>
            <w:r w:rsidRPr="005819C4">
              <w:rPr>
                <w:color w:val="000000"/>
                <w:sz w:val="20"/>
                <w:szCs w:val="20"/>
              </w:rPr>
              <w:t xml:space="preserve">Fecha de </w:t>
            </w:r>
            <w:ins w:id="194" w:author="Alcántara Ávila, Humberto" w:date="2021-03-18T18:02:00Z">
              <w:r>
                <w:rPr>
                  <w:color w:val="000000"/>
                  <w:sz w:val="20"/>
                  <w:szCs w:val="20"/>
                </w:rPr>
                <w:t>Solicitud</w:t>
              </w:r>
            </w:ins>
            <w:ins w:id="195" w:author="Alcántara Ávila, Humberto" w:date="2021-03-18T18:03:00Z">
              <w:r>
                <w:rPr>
                  <w:color w:val="000000"/>
                  <w:sz w:val="20"/>
                  <w:szCs w:val="20"/>
                </w:rPr>
                <w:t xml:space="preserve"> de RMA</w:t>
              </w:r>
            </w:ins>
            <w:ins w:id="196" w:author="Alcántara Ávila, Humberto" w:date="2021-03-18T18:02:00Z">
              <w:r>
                <w:rPr>
                  <w:color w:val="000000"/>
                  <w:sz w:val="20"/>
                  <w:szCs w:val="20"/>
                </w:rPr>
                <w:t xml:space="preserve"> </w:t>
              </w:r>
            </w:ins>
            <w:del w:id="197" w:author="Alcántara Ávila, Humberto" w:date="2021-03-18T18:02:00Z">
              <w:r w:rsidRPr="005819C4" w:rsidDel="0041430E">
                <w:rPr>
                  <w:color w:val="000000"/>
                  <w:sz w:val="20"/>
                  <w:szCs w:val="20"/>
                </w:rPr>
                <w:delText>cancelación</w:delText>
              </w:r>
            </w:del>
          </w:p>
        </w:tc>
        <w:tc>
          <w:tcPr>
            <w:tcW w:w="865" w:type="pct"/>
            <w:shd w:val="clear" w:color="auto" w:fill="D9E2F3" w:themeFill="accent1" w:themeFillTint="33"/>
            <w:tcMar>
              <w:top w:w="0" w:type="dxa"/>
              <w:left w:w="108" w:type="dxa"/>
              <w:bottom w:w="0" w:type="dxa"/>
              <w:right w:w="108" w:type="dxa"/>
            </w:tcMar>
          </w:tcPr>
          <w:p w14:paraId="49813A22" w14:textId="435556D6" w:rsidR="007C0F44" w:rsidRPr="005819C4" w:rsidRDefault="007C0F44" w:rsidP="007C0F44">
            <w:pPr>
              <w:pStyle w:val="Sinespaciado"/>
              <w:rPr>
                <w:color w:val="000000"/>
                <w:sz w:val="20"/>
                <w:szCs w:val="20"/>
              </w:rPr>
            </w:pPr>
            <w:r w:rsidRPr="005819C4">
              <w:rPr>
                <w:color w:val="000000"/>
                <w:sz w:val="20"/>
                <w:szCs w:val="20"/>
              </w:rPr>
              <w:t>ItemCancelDate</w:t>
            </w:r>
          </w:p>
        </w:tc>
        <w:tc>
          <w:tcPr>
            <w:tcW w:w="599" w:type="pct"/>
            <w:shd w:val="clear" w:color="auto" w:fill="D9E2F3" w:themeFill="accent1" w:themeFillTint="33"/>
            <w:vAlign w:val="center"/>
          </w:tcPr>
          <w:p w14:paraId="7DA00CBB" w14:textId="2BC84019"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D9E2F3" w:themeFill="accent1" w:themeFillTint="33"/>
            <w:vAlign w:val="center"/>
          </w:tcPr>
          <w:p w14:paraId="00155A33" w14:textId="77777777" w:rsidR="007C0F44" w:rsidRPr="005819C4" w:rsidRDefault="007C0F44" w:rsidP="007C0F44">
            <w:pPr>
              <w:pStyle w:val="Sinespaciado"/>
              <w:rPr>
                <w:color w:val="000000"/>
                <w:sz w:val="20"/>
                <w:szCs w:val="20"/>
              </w:rPr>
            </w:pPr>
          </w:p>
        </w:tc>
        <w:tc>
          <w:tcPr>
            <w:tcW w:w="1607" w:type="pct"/>
            <w:shd w:val="clear" w:color="auto" w:fill="D9E2F3" w:themeFill="accent1" w:themeFillTint="33"/>
            <w:vAlign w:val="center"/>
          </w:tcPr>
          <w:p w14:paraId="4E31F82B" w14:textId="500CD999" w:rsidR="007C0F44" w:rsidRPr="005819C4" w:rsidRDefault="007C0F44" w:rsidP="007C0F44">
            <w:pPr>
              <w:pStyle w:val="Sinespaciado"/>
              <w:rPr>
                <w:color w:val="000000"/>
                <w:sz w:val="20"/>
                <w:szCs w:val="20"/>
              </w:rPr>
            </w:pPr>
            <w:r w:rsidRPr="005819C4">
              <w:rPr>
                <w:color w:val="000000"/>
                <w:sz w:val="20"/>
                <w:szCs w:val="20"/>
              </w:rPr>
              <w:t>Fecha en que se</w:t>
            </w:r>
            <w:ins w:id="198" w:author="Alcántara Ávila, Humberto" w:date="2021-03-18T18:02:00Z">
              <w:r>
                <w:rPr>
                  <w:color w:val="000000"/>
                  <w:sz w:val="20"/>
                  <w:szCs w:val="20"/>
                </w:rPr>
                <w:t xml:space="preserve"> genera la solicitud</w:t>
              </w:r>
            </w:ins>
            <w:r w:rsidRPr="005819C4">
              <w:rPr>
                <w:color w:val="000000"/>
                <w:sz w:val="20"/>
                <w:szCs w:val="20"/>
              </w:rPr>
              <w:t xml:space="preserve"> </w:t>
            </w:r>
            <w:ins w:id="199" w:author="Alcántara Ávila, Humberto" w:date="2021-03-18T18:03:00Z">
              <w:r>
                <w:rPr>
                  <w:color w:val="000000"/>
                  <w:sz w:val="20"/>
                  <w:szCs w:val="20"/>
                </w:rPr>
                <w:t xml:space="preserve">del RMA </w:t>
              </w:r>
            </w:ins>
            <w:del w:id="200" w:author="Alcántara Ávila, Humberto" w:date="2021-03-18T18:03:00Z">
              <w:r w:rsidRPr="005819C4" w:rsidDel="0041430E">
                <w:rPr>
                  <w:color w:val="000000"/>
                  <w:sz w:val="20"/>
                  <w:szCs w:val="20"/>
                </w:rPr>
                <w:delText>cancela el articulo</w:delText>
              </w:r>
            </w:del>
          </w:p>
        </w:tc>
      </w:tr>
      <w:tr w:rsidR="007C0F44" w:rsidRPr="005819C4" w14:paraId="28979A8E" w14:textId="77777777" w:rsidTr="007E0B6F">
        <w:trPr>
          <w:trHeight w:val="30"/>
        </w:trPr>
        <w:tc>
          <w:tcPr>
            <w:tcW w:w="1129" w:type="pct"/>
            <w:shd w:val="clear" w:color="auto" w:fill="E2EFD9" w:themeFill="accent6" w:themeFillTint="33"/>
            <w:tcMar>
              <w:top w:w="0" w:type="dxa"/>
              <w:left w:w="108" w:type="dxa"/>
              <w:bottom w:w="0" w:type="dxa"/>
              <w:right w:w="108" w:type="dxa"/>
            </w:tcMar>
            <w:vAlign w:val="center"/>
          </w:tcPr>
          <w:p w14:paraId="0894EB63" w14:textId="1BECCCBD" w:rsidR="007C0F44" w:rsidRPr="005819C4" w:rsidRDefault="007C0F44" w:rsidP="007C0F44">
            <w:pPr>
              <w:pStyle w:val="Sinespaciado"/>
              <w:rPr>
                <w:color w:val="000000"/>
                <w:sz w:val="20"/>
                <w:szCs w:val="20"/>
              </w:rPr>
            </w:pPr>
            <w:r w:rsidRPr="005819C4">
              <w:rPr>
                <w:color w:val="000000"/>
                <w:sz w:val="20"/>
                <w:szCs w:val="20"/>
              </w:rPr>
              <w:t xml:space="preserve">Hora de </w:t>
            </w:r>
            <w:ins w:id="201" w:author="Alcántara Ávila, Humberto" w:date="2021-03-18T18:02:00Z">
              <w:r>
                <w:rPr>
                  <w:color w:val="000000"/>
                  <w:sz w:val="20"/>
                  <w:szCs w:val="20"/>
                </w:rPr>
                <w:t xml:space="preserve">Solicitud </w:t>
              </w:r>
            </w:ins>
            <w:ins w:id="202" w:author="Alcántara Ávila, Humberto" w:date="2021-03-18T18:03:00Z">
              <w:r>
                <w:rPr>
                  <w:color w:val="000000"/>
                  <w:sz w:val="20"/>
                  <w:szCs w:val="20"/>
                </w:rPr>
                <w:t xml:space="preserve">de RMA </w:t>
              </w:r>
            </w:ins>
            <w:del w:id="203" w:author="Alcántara Ávila, Humberto" w:date="2021-03-18T18:02:00Z">
              <w:r w:rsidRPr="005819C4" w:rsidDel="0041430E">
                <w:rPr>
                  <w:color w:val="000000"/>
                  <w:sz w:val="20"/>
                  <w:szCs w:val="20"/>
                </w:rPr>
                <w:delText>cancelación</w:delText>
              </w:r>
            </w:del>
          </w:p>
        </w:tc>
        <w:tc>
          <w:tcPr>
            <w:tcW w:w="865" w:type="pct"/>
            <w:shd w:val="clear" w:color="auto" w:fill="D9E2F3" w:themeFill="accent1" w:themeFillTint="33"/>
            <w:tcMar>
              <w:top w:w="0" w:type="dxa"/>
              <w:left w:w="108" w:type="dxa"/>
              <w:bottom w:w="0" w:type="dxa"/>
              <w:right w:w="108" w:type="dxa"/>
            </w:tcMar>
          </w:tcPr>
          <w:p w14:paraId="5416EC30" w14:textId="16773190" w:rsidR="007C0F44" w:rsidRPr="005819C4" w:rsidRDefault="007C0F44" w:rsidP="007C0F44">
            <w:pPr>
              <w:pStyle w:val="Sinespaciado"/>
              <w:rPr>
                <w:color w:val="000000"/>
                <w:sz w:val="20"/>
                <w:szCs w:val="20"/>
              </w:rPr>
            </w:pPr>
            <w:r w:rsidRPr="005819C4">
              <w:rPr>
                <w:color w:val="000000"/>
                <w:sz w:val="20"/>
                <w:szCs w:val="20"/>
              </w:rPr>
              <w:t>ItemCancelTime</w:t>
            </w:r>
          </w:p>
        </w:tc>
        <w:tc>
          <w:tcPr>
            <w:tcW w:w="599" w:type="pct"/>
            <w:shd w:val="clear" w:color="auto" w:fill="D9E2F3" w:themeFill="accent1" w:themeFillTint="33"/>
            <w:vAlign w:val="center"/>
          </w:tcPr>
          <w:p w14:paraId="0E6FC242" w14:textId="22D10FE1"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D9E2F3" w:themeFill="accent1" w:themeFillTint="33"/>
            <w:vAlign w:val="center"/>
          </w:tcPr>
          <w:p w14:paraId="707C2921" w14:textId="77777777" w:rsidR="007C0F44" w:rsidRPr="005819C4" w:rsidRDefault="007C0F44" w:rsidP="007C0F44">
            <w:pPr>
              <w:pStyle w:val="Sinespaciado"/>
              <w:rPr>
                <w:color w:val="000000"/>
                <w:sz w:val="20"/>
                <w:szCs w:val="20"/>
              </w:rPr>
            </w:pPr>
          </w:p>
        </w:tc>
        <w:tc>
          <w:tcPr>
            <w:tcW w:w="1607" w:type="pct"/>
            <w:shd w:val="clear" w:color="auto" w:fill="D9E2F3" w:themeFill="accent1" w:themeFillTint="33"/>
            <w:vAlign w:val="center"/>
          </w:tcPr>
          <w:p w14:paraId="6642B7F2" w14:textId="28DE963F" w:rsidR="007C0F44" w:rsidRPr="005819C4" w:rsidRDefault="007C0F44" w:rsidP="007C0F44">
            <w:pPr>
              <w:pStyle w:val="Sinespaciado"/>
              <w:rPr>
                <w:color w:val="000000"/>
                <w:sz w:val="20"/>
                <w:szCs w:val="20"/>
              </w:rPr>
            </w:pPr>
            <w:r w:rsidRPr="005819C4">
              <w:rPr>
                <w:color w:val="000000"/>
                <w:sz w:val="20"/>
                <w:szCs w:val="20"/>
              </w:rPr>
              <w:t xml:space="preserve">Hora en que se </w:t>
            </w:r>
            <w:ins w:id="204" w:author="Alcántara Ávila, Humberto" w:date="2021-03-18T18:03:00Z">
              <w:r>
                <w:rPr>
                  <w:color w:val="000000"/>
                  <w:sz w:val="20"/>
                  <w:szCs w:val="20"/>
                </w:rPr>
                <w:t>genera la solicitud</w:t>
              </w:r>
              <w:r w:rsidRPr="005819C4">
                <w:rPr>
                  <w:color w:val="000000"/>
                  <w:sz w:val="20"/>
                  <w:szCs w:val="20"/>
                </w:rPr>
                <w:t xml:space="preserve"> </w:t>
              </w:r>
              <w:r>
                <w:rPr>
                  <w:color w:val="000000"/>
                  <w:sz w:val="20"/>
                  <w:szCs w:val="20"/>
                </w:rPr>
                <w:t xml:space="preserve">del RMA </w:t>
              </w:r>
            </w:ins>
            <w:del w:id="205" w:author="Alcántara Ávila, Humberto" w:date="2021-03-18T18:03:00Z">
              <w:r w:rsidRPr="005819C4" w:rsidDel="0041430E">
                <w:rPr>
                  <w:color w:val="000000"/>
                  <w:sz w:val="20"/>
                  <w:szCs w:val="20"/>
                </w:rPr>
                <w:delText>cancela el articulo</w:delText>
              </w:r>
            </w:del>
          </w:p>
        </w:tc>
      </w:tr>
      <w:tr w:rsidR="007C0F44" w:rsidRPr="005819C4" w14:paraId="45FD4DE2" w14:textId="77777777" w:rsidTr="00F00E57">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71BEF657" w14:textId="10CE5E55" w:rsidR="007C0F44" w:rsidRPr="005819C4" w:rsidRDefault="007C0F44" w:rsidP="007C0F44">
            <w:pPr>
              <w:pStyle w:val="Sinespaciado"/>
              <w:rPr>
                <w:b/>
                <w:color w:val="FFFFFF" w:themeColor="background1"/>
                <w:sz w:val="20"/>
                <w:szCs w:val="20"/>
              </w:rPr>
            </w:pPr>
            <w:r w:rsidRPr="005819C4">
              <w:rPr>
                <w:b/>
                <w:color w:val="FFFFFF" w:themeColor="background1"/>
                <w:sz w:val="20"/>
                <w:szCs w:val="20"/>
              </w:rPr>
              <w:t xml:space="preserve">Confirmación de </w:t>
            </w:r>
            <w:commentRangeStart w:id="206"/>
            <w:commentRangeStart w:id="207"/>
            <w:commentRangeStart w:id="208"/>
            <w:r w:rsidRPr="005819C4">
              <w:rPr>
                <w:b/>
                <w:color w:val="FFFFFF" w:themeColor="background1"/>
                <w:sz w:val="20"/>
                <w:szCs w:val="20"/>
              </w:rPr>
              <w:t>Pago</w:t>
            </w:r>
            <w:commentRangeEnd w:id="206"/>
            <w:r>
              <w:rPr>
                <w:rStyle w:val="Refdecomentario"/>
                <w:rFonts w:eastAsia="Calibri"/>
              </w:rPr>
              <w:commentReference w:id="206"/>
            </w:r>
            <w:commentRangeEnd w:id="207"/>
            <w:r>
              <w:rPr>
                <w:rStyle w:val="Refdecomentario"/>
                <w:rFonts w:eastAsia="Calibri"/>
              </w:rPr>
              <w:commentReference w:id="207"/>
            </w:r>
            <w:commentRangeEnd w:id="208"/>
            <w:r>
              <w:rPr>
                <w:rStyle w:val="Refdecomentario"/>
                <w:rFonts w:eastAsia="Calibri"/>
              </w:rPr>
              <w:commentReference w:id="208"/>
            </w:r>
          </w:p>
        </w:tc>
      </w:tr>
      <w:tr w:rsidR="007C0F44" w:rsidRPr="005819C4" w14:paraId="1DC97677" w14:textId="77777777" w:rsidTr="00D433CA">
        <w:trPr>
          <w:trHeight w:val="30"/>
        </w:trPr>
        <w:tc>
          <w:tcPr>
            <w:tcW w:w="1129" w:type="pct"/>
            <w:shd w:val="clear" w:color="auto" w:fill="E2EFD9" w:themeFill="accent6" w:themeFillTint="33"/>
            <w:tcMar>
              <w:top w:w="0" w:type="dxa"/>
              <w:left w:w="108" w:type="dxa"/>
              <w:bottom w:w="0" w:type="dxa"/>
              <w:right w:w="108" w:type="dxa"/>
            </w:tcMar>
          </w:tcPr>
          <w:p w14:paraId="0CFCBF68" w14:textId="7214C642" w:rsidR="007C0F44" w:rsidRPr="00DC0B05" w:rsidRDefault="007C0F44" w:rsidP="007C0F44">
            <w:pPr>
              <w:pStyle w:val="Sinespaciado"/>
              <w:rPr>
                <w:color w:val="000000"/>
                <w:sz w:val="20"/>
                <w:szCs w:val="20"/>
              </w:rPr>
            </w:pPr>
            <w:r w:rsidRPr="00DC0B05">
              <w:rPr>
                <w:color w:val="000000"/>
                <w:sz w:val="20"/>
                <w:szCs w:val="20"/>
              </w:rPr>
              <w:t>Fecha Cobro</w:t>
            </w:r>
          </w:p>
        </w:tc>
        <w:tc>
          <w:tcPr>
            <w:tcW w:w="865" w:type="pct"/>
            <w:shd w:val="clear" w:color="auto" w:fill="auto"/>
            <w:tcMar>
              <w:top w:w="0" w:type="dxa"/>
              <w:left w:w="108" w:type="dxa"/>
              <w:bottom w:w="0" w:type="dxa"/>
              <w:right w:w="108" w:type="dxa"/>
            </w:tcMar>
          </w:tcPr>
          <w:p w14:paraId="5747A3B7" w14:textId="737F34AD"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PaymentDateEnd</w:t>
            </w:r>
          </w:p>
        </w:tc>
        <w:tc>
          <w:tcPr>
            <w:tcW w:w="599" w:type="pct"/>
            <w:shd w:val="clear" w:color="auto" w:fill="auto"/>
            <w:vAlign w:val="center"/>
          </w:tcPr>
          <w:p w14:paraId="72608064" w14:textId="1B179A17"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7B2A5F28" w14:textId="118E4C73" w:rsidR="007C0F44" w:rsidRPr="005819C4" w:rsidRDefault="007C0F44" w:rsidP="007C0F44">
            <w:pPr>
              <w:pStyle w:val="Sinespaciado"/>
              <w:rPr>
                <w:color w:val="000000"/>
                <w:sz w:val="20"/>
                <w:szCs w:val="20"/>
              </w:rPr>
            </w:pPr>
            <w:r w:rsidRPr="005819C4">
              <w:rPr>
                <w:color w:val="000000"/>
                <w:sz w:val="20"/>
                <w:szCs w:val="20"/>
              </w:rPr>
              <w:t>Etapa de Cobro</w:t>
            </w:r>
          </w:p>
        </w:tc>
        <w:tc>
          <w:tcPr>
            <w:tcW w:w="1607" w:type="pct"/>
            <w:vMerge w:val="restart"/>
            <w:shd w:val="clear" w:color="auto" w:fill="auto"/>
            <w:vAlign w:val="center"/>
          </w:tcPr>
          <w:p w14:paraId="239171DA" w14:textId="50596BED" w:rsidR="007C0F44" w:rsidRPr="005819C4" w:rsidRDefault="007C0F44" w:rsidP="007C0F44">
            <w:pPr>
              <w:pStyle w:val="Sinespaciado"/>
              <w:rPr>
                <w:color w:val="000000"/>
                <w:sz w:val="20"/>
                <w:szCs w:val="20"/>
              </w:rPr>
            </w:pPr>
            <w:r w:rsidRPr="005819C4">
              <w:rPr>
                <w:color w:val="000000"/>
                <w:sz w:val="20"/>
                <w:szCs w:val="20"/>
              </w:rPr>
              <w:t>Fecha y hora en que se confirma el cobro de la orden</w:t>
            </w:r>
          </w:p>
        </w:tc>
      </w:tr>
      <w:tr w:rsidR="007C0F44" w:rsidRPr="005819C4" w14:paraId="403543A2" w14:textId="77777777" w:rsidTr="00D433CA">
        <w:trPr>
          <w:trHeight w:val="30"/>
        </w:trPr>
        <w:tc>
          <w:tcPr>
            <w:tcW w:w="1129" w:type="pct"/>
            <w:shd w:val="clear" w:color="auto" w:fill="E2EFD9" w:themeFill="accent6" w:themeFillTint="33"/>
            <w:tcMar>
              <w:top w:w="0" w:type="dxa"/>
              <w:left w:w="108" w:type="dxa"/>
              <w:bottom w:w="0" w:type="dxa"/>
              <w:right w:w="108" w:type="dxa"/>
            </w:tcMar>
          </w:tcPr>
          <w:p w14:paraId="7819F329" w14:textId="50FAA56B" w:rsidR="007C0F44" w:rsidRPr="00DC0B05" w:rsidRDefault="007C0F44" w:rsidP="007C0F44">
            <w:pPr>
              <w:pStyle w:val="Sinespaciado"/>
              <w:rPr>
                <w:color w:val="000000"/>
                <w:sz w:val="20"/>
                <w:szCs w:val="20"/>
              </w:rPr>
            </w:pPr>
            <w:r w:rsidRPr="00DC0B05">
              <w:rPr>
                <w:color w:val="000000"/>
                <w:sz w:val="20"/>
                <w:szCs w:val="20"/>
              </w:rPr>
              <w:t>Hora Cobro</w:t>
            </w:r>
          </w:p>
        </w:tc>
        <w:tc>
          <w:tcPr>
            <w:tcW w:w="865" w:type="pct"/>
            <w:shd w:val="clear" w:color="auto" w:fill="auto"/>
            <w:tcMar>
              <w:top w:w="0" w:type="dxa"/>
              <w:left w:w="108" w:type="dxa"/>
              <w:bottom w:w="0" w:type="dxa"/>
              <w:right w:w="108" w:type="dxa"/>
            </w:tcMar>
          </w:tcPr>
          <w:p w14:paraId="1692577F" w14:textId="789D98C5"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PaymentTimeEnd</w:t>
            </w:r>
          </w:p>
        </w:tc>
        <w:tc>
          <w:tcPr>
            <w:tcW w:w="599" w:type="pct"/>
            <w:shd w:val="clear" w:color="auto" w:fill="auto"/>
            <w:vAlign w:val="center"/>
          </w:tcPr>
          <w:p w14:paraId="07335053" w14:textId="2206C418"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569D2192" w14:textId="77777777" w:rsidR="007C0F44" w:rsidRPr="005819C4" w:rsidRDefault="007C0F44" w:rsidP="007C0F44">
            <w:pPr>
              <w:pStyle w:val="Sinespaciado"/>
              <w:rPr>
                <w:color w:val="000000"/>
                <w:sz w:val="20"/>
                <w:szCs w:val="20"/>
              </w:rPr>
            </w:pPr>
          </w:p>
        </w:tc>
        <w:tc>
          <w:tcPr>
            <w:tcW w:w="1607" w:type="pct"/>
            <w:vMerge/>
            <w:shd w:val="clear" w:color="auto" w:fill="auto"/>
            <w:vAlign w:val="center"/>
          </w:tcPr>
          <w:p w14:paraId="651DB853" w14:textId="77777777" w:rsidR="007C0F44" w:rsidRPr="005819C4" w:rsidRDefault="007C0F44" w:rsidP="007C0F44">
            <w:pPr>
              <w:pStyle w:val="Sinespaciado"/>
              <w:rPr>
                <w:color w:val="000000"/>
                <w:sz w:val="20"/>
                <w:szCs w:val="20"/>
              </w:rPr>
            </w:pPr>
          </w:p>
        </w:tc>
      </w:tr>
      <w:tr w:rsidR="007C0F44" w:rsidRPr="005819C4" w14:paraId="1F6AC86A" w14:textId="77777777" w:rsidTr="00FA37DF">
        <w:trPr>
          <w:trHeight w:val="30"/>
        </w:trPr>
        <w:tc>
          <w:tcPr>
            <w:tcW w:w="5000" w:type="pct"/>
            <w:gridSpan w:val="5"/>
            <w:shd w:val="clear" w:color="auto" w:fill="BF8F00" w:themeFill="accent4" w:themeFillShade="BF"/>
            <w:vAlign w:val="center"/>
          </w:tcPr>
          <w:p w14:paraId="3291D37A" w14:textId="2403A612" w:rsidR="007C0F44" w:rsidRPr="005819C4" w:rsidRDefault="007C0F44" w:rsidP="007C0F44">
            <w:pPr>
              <w:pStyle w:val="Sinespaciado"/>
              <w:rPr>
                <w:b/>
                <w:color w:val="FFFFFF" w:themeColor="background1"/>
                <w:szCs w:val="20"/>
              </w:rPr>
            </w:pPr>
            <w:r w:rsidRPr="005819C4">
              <w:rPr>
                <w:b/>
                <w:color w:val="FFFFFF" w:themeColor="background1"/>
                <w:szCs w:val="20"/>
              </w:rPr>
              <w:t>Detalle de Pago</w:t>
            </w:r>
          </w:p>
        </w:tc>
      </w:tr>
      <w:tr w:rsidR="007C0F44" w:rsidRPr="005819C4" w14:paraId="0123637E" w14:textId="77777777" w:rsidTr="00D433CA">
        <w:trPr>
          <w:trHeight w:val="30"/>
        </w:trPr>
        <w:tc>
          <w:tcPr>
            <w:tcW w:w="1129" w:type="pct"/>
            <w:shd w:val="clear" w:color="auto" w:fill="E2EFD9" w:themeFill="accent6" w:themeFillTint="33"/>
            <w:tcMar>
              <w:top w:w="0" w:type="dxa"/>
              <w:left w:w="108" w:type="dxa"/>
              <w:bottom w:w="0" w:type="dxa"/>
              <w:right w:w="108" w:type="dxa"/>
            </w:tcMar>
            <w:vAlign w:val="center"/>
          </w:tcPr>
          <w:p w14:paraId="32C09C4A" w14:textId="77777777" w:rsidR="007C0F44" w:rsidRPr="00CF6D73" w:rsidRDefault="007C0F44" w:rsidP="007C0F44">
            <w:pPr>
              <w:pStyle w:val="Sinespaciado"/>
              <w:rPr>
                <w:color w:val="000000"/>
                <w:sz w:val="20"/>
                <w:szCs w:val="20"/>
              </w:rPr>
            </w:pPr>
            <w:r w:rsidRPr="00CF6D73">
              <w:rPr>
                <w:color w:val="000000"/>
                <w:sz w:val="20"/>
                <w:szCs w:val="20"/>
              </w:rPr>
              <w:t>Importe total</w:t>
            </w:r>
          </w:p>
        </w:tc>
        <w:tc>
          <w:tcPr>
            <w:tcW w:w="865" w:type="pct"/>
            <w:shd w:val="clear" w:color="auto" w:fill="auto"/>
            <w:tcMar>
              <w:top w:w="0" w:type="dxa"/>
              <w:left w:w="108" w:type="dxa"/>
              <w:bottom w:w="0" w:type="dxa"/>
              <w:right w:w="108" w:type="dxa"/>
            </w:tcMar>
          </w:tcPr>
          <w:p w14:paraId="22389DD9" w14:textId="77777777" w:rsidR="007C0F44" w:rsidRPr="005819C4" w:rsidRDefault="007C0F44" w:rsidP="007C0F44">
            <w:pPr>
              <w:pStyle w:val="Sinespaciado"/>
              <w:rPr>
                <w:color w:val="000000"/>
                <w:sz w:val="20"/>
                <w:szCs w:val="20"/>
              </w:rPr>
            </w:pPr>
            <w:r w:rsidRPr="005819C4">
              <w:rPr>
                <w:color w:val="000000"/>
                <w:sz w:val="20"/>
                <w:szCs w:val="20"/>
              </w:rPr>
              <w:t>total</w:t>
            </w:r>
          </w:p>
        </w:tc>
        <w:tc>
          <w:tcPr>
            <w:tcW w:w="599" w:type="pct"/>
            <w:shd w:val="clear" w:color="auto" w:fill="auto"/>
            <w:vAlign w:val="center"/>
          </w:tcPr>
          <w:p w14:paraId="2C3A9387" w14:textId="31C9CBCD" w:rsidR="007C0F44" w:rsidRPr="005819C4" w:rsidRDefault="007C0F44" w:rsidP="007C0F44">
            <w:pPr>
              <w:pStyle w:val="Sinespaciado"/>
              <w:rPr>
                <w:color w:val="000000"/>
                <w:sz w:val="20"/>
                <w:szCs w:val="20"/>
              </w:rPr>
            </w:pPr>
            <w:r w:rsidRPr="005819C4">
              <w:rPr>
                <w:color w:val="000000"/>
                <w:sz w:val="20"/>
                <w:szCs w:val="20"/>
              </w:rPr>
              <w:t>&lt;net-price&gt;</w:t>
            </w:r>
          </w:p>
        </w:tc>
        <w:tc>
          <w:tcPr>
            <w:tcW w:w="800" w:type="pct"/>
            <w:vMerge w:val="restart"/>
            <w:shd w:val="clear" w:color="auto" w:fill="auto"/>
            <w:vAlign w:val="center"/>
          </w:tcPr>
          <w:p w14:paraId="797F7AD6" w14:textId="730A1AFB" w:rsidR="007C0F44" w:rsidRPr="005819C4" w:rsidRDefault="007C0F44" w:rsidP="007C0F44">
            <w:pPr>
              <w:pStyle w:val="Sinespaciado"/>
              <w:rPr>
                <w:color w:val="000000"/>
                <w:sz w:val="20"/>
                <w:szCs w:val="20"/>
              </w:rPr>
            </w:pPr>
            <w:r w:rsidRPr="005819C4">
              <w:rPr>
                <w:color w:val="000000"/>
                <w:sz w:val="20"/>
                <w:szCs w:val="20"/>
              </w:rPr>
              <w:t>Etapa de Cobro</w:t>
            </w:r>
          </w:p>
        </w:tc>
        <w:tc>
          <w:tcPr>
            <w:tcW w:w="1607" w:type="pct"/>
            <w:shd w:val="clear" w:color="auto" w:fill="auto"/>
            <w:vAlign w:val="center"/>
          </w:tcPr>
          <w:p w14:paraId="710C54F0" w14:textId="10BBDC25" w:rsidR="007C0F44" w:rsidRPr="005819C4" w:rsidRDefault="007C0F44" w:rsidP="007C0F44">
            <w:pPr>
              <w:pStyle w:val="Sinespaciado"/>
              <w:rPr>
                <w:color w:val="000000"/>
                <w:sz w:val="20"/>
                <w:szCs w:val="20"/>
              </w:rPr>
            </w:pPr>
            <w:r w:rsidRPr="005819C4">
              <w:rPr>
                <w:color w:val="000000"/>
                <w:sz w:val="20"/>
                <w:szCs w:val="20"/>
              </w:rPr>
              <w:t>Contiene el importe total de la orden</w:t>
            </w:r>
          </w:p>
        </w:tc>
      </w:tr>
      <w:tr w:rsidR="007C0F44" w:rsidRPr="005819C4" w14:paraId="5DE6A8A5" w14:textId="77777777" w:rsidTr="00D433CA">
        <w:trPr>
          <w:trHeight w:val="30"/>
        </w:trPr>
        <w:tc>
          <w:tcPr>
            <w:tcW w:w="1129" w:type="pct"/>
            <w:shd w:val="clear" w:color="auto" w:fill="E2EFD9" w:themeFill="accent6" w:themeFillTint="33"/>
            <w:tcMar>
              <w:top w:w="0" w:type="dxa"/>
              <w:left w:w="108" w:type="dxa"/>
              <w:bottom w:w="0" w:type="dxa"/>
              <w:right w:w="108" w:type="dxa"/>
            </w:tcMar>
            <w:vAlign w:val="center"/>
          </w:tcPr>
          <w:p w14:paraId="6C74C918" w14:textId="5C3841D2" w:rsidR="007C0F44" w:rsidRPr="00D45434" w:rsidRDefault="007C0F44" w:rsidP="007C0F44">
            <w:pPr>
              <w:pStyle w:val="Sinespaciado"/>
              <w:rPr>
                <w:color w:val="000000"/>
                <w:sz w:val="20"/>
                <w:szCs w:val="20"/>
                <w:highlight w:val="yellow"/>
              </w:rPr>
            </w:pPr>
            <w:r w:rsidRPr="00D45434">
              <w:rPr>
                <w:color w:val="000000"/>
                <w:sz w:val="20"/>
                <w:szCs w:val="20"/>
              </w:rPr>
              <w:t>Número de puntos</w:t>
            </w:r>
          </w:p>
        </w:tc>
        <w:tc>
          <w:tcPr>
            <w:tcW w:w="865" w:type="pct"/>
            <w:shd w:val="clear" w:color="auto" w:fill="auto"/>
            <w:tcMar>
              <w:top w:w="0" w:type="dxa"/>
              <w:left w:w="108" w:type="dxa"/>
              <w:bottom w:w="0" w:type="dxa"/>
              <w:right w:w="108" w:type="dxa"/>
            </w:tcMar>
          </w:tcPr>
          <w:p w14:paraId="5753A0D8" w14:textId="1A1AE7EC" w:rsidR="007C0F44" w:rsidRPr="005819C4" w:rsidRDefault="007C0F44" w:rsidP="007C0F44">
            <w:pPr>
              <w:pStyle w:val="Sinespaciado"/>
              <w:rPr>
                <w:color w:val="000000"/>
                <w:sz w:val="20"/>
                <w:szCs w:val="20"/>
              </w:rPr>
            </w:pPr>
            <w:r w:rsidRPr="005819C4">
              <w:rPr>
                <w:color w:val="000000"/>
                <w:sz w:val="20"/>
                <w:szCs w:val="20"/>
              </w:rPr>
              <w:t>num-points</w:t>
            </w:r>
          </w:p>
        </w:tc>
        <w:tc>
          <w:tcPr>
            <w:tcW w:w="599" w:type="pct"/>
            <w:shd w:val="clear" w:color="auto" w:fill="auto"/>
            <w:vAlign w:val="center"/>
          </w:tcPr>
          <w:p w14:paraId="02DAD3DC" w14:textId="09FC72F0" w:rsidR="007C0F44" w:rsidRPr="005819C4" w:rsidRDefault="007C0F44" w:rsidP="007C0F44">
            <w:pPr>
              <w:pStyle w:val="Sinespaciado"/>
              <w:rPr>
                <w:color w:val="000000"/>
                <w:sz w:val="20"/>
                <w:szCs w:val="20"/>
              </w:rPr>
            </w:pPr>
            <w:r w:rsidRPr="005819C4">
              <w:rPr>
                <w:color w:val="000000"/>
                <w:sz w:val="20"/>
                <w:szCs w:val="20"/>
              </w:rPr>
              <w:t>&lt;additional-points&gt;</w:t>
            </w:r>
          </w:p>
        </w:tc>
        <w:tc>
          <w:tcPr>
            <w:tcW w:w="800" w:type="pct"/>
            <w:vMerge/>
            <w:shd w:val="clear" w:color="auto" w:fill="auto"/>
            <w:vAlign w:val="center"/>
          </w:tcPr>
          <w:p w14:paraId="3358EB6C"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3E4E5383" w14:textId="10BFD4DC" w:rsidR="007C0F44" w:rsidRPr="005819C4" w:rsidRDefault="007C0F44" w:rsidP="007C0F44">
            <w:pPr>
              <w:pStyle w:val="Sinespaciado"/>
              <w:rPr>
                <w:color w:val="000000"/>
                <w:sz w:val="20"/>
                <w:szCs w:val="20"/>
              </w:rPr>
            </w:pPr>
            <w:r w:rsidRPr="005819C4">
              <w:rPr>
                <w:color w:val="000000"/>
                <w:sz w:val="20"/>
                <w:szCs w:val="20"/>
              </w:rPr>
              <w:t>Contiene el número de puntos generados de acuerdo al ajuste de precios</w:t>
            </w:r>
          </w:p>
        </w:tc>
      </w:tr>
      <w:tr w:rsidR="007C0F44" w:rsidRPr="005819C4" w14:paraId="27A28EE4" w14:textId="77777777" w:rsidTr="00D433CA">
        <w:trPr>
          <w:trHeight w:val="30"/>
        </w:trPr>
        <w:tc>
          <w:tcPr>
            <w:tcW w:w="1129" w:type="pct"/>
            <w:shd w:val="clear" w:color="auto" w:fill="E2EFD9" w:themeFill="accent6" w:themeFillTint="33"/>
            <w:tcMar>
              <w:top w:w="0" w:type="dxa"/>
              <w:left w:w="108" w:type="dxa"/>
              <w:bottom w:w="0" w:type="dxa"/>
              <w:right w:w="108" w:type="dxa"/>
            </w:tcMar>
            <w:vAlign w:val="center"/>
          </w:tcPr>
          <w:p w14:paraId="5B537D3C" w14:textId="15B902F6" w:rsidR="007C0F44" w:rsidRPr="00323075" w:rsidRDefault="007C0F44" w:rsidP="007C0F44">
            <w:pPr>
              <w:pStyle w:val="Sinespaciado"/>
              <w:rPr>
                <w:color w:val="000000"/>
                <w:sz w:val="20"/>
                <w:szCs w:val="20"/>
              </w:rPr>
            </w:pPr>
            <w:r w:rsidRPr="00323075">
              <w:rPr>
                <w:color w:val="000000"/>
                <w:sz w:val="20"/>
                <w:szCs w:val="20"/>
              </w:rPr>
              <w:t>Número de cajero</w:t>
            </w:r>
          </w:p>
        </w:tc>
        <w:tc>
          <w:tcPr>
            <w:tcW w:w="865" w:type="pct"/>
            <w:shd w:val="clear" w:color="auto" w:fill="auto"/>
            <w:tcMar>
              <w:top w:w="0" w:type="dxa"/>
              <w:left w:w="108" w:type="dxa"/>
              <w:bottom w:w="0" w:type="dxa"/>
              <w:right w:w="108" w:type="dxa"/>
            </w:tcMar>
          </w:tcPr>
          <w:p w14:paraId="2CF846C8" w14:textId="271E4D8A" w:rsidR="007C0F44" w:rsidRPr="005819C4" w:rsidRDefault="007C0F44" w:rsidP="007C0F44">
            <w:pPr>
              <w:pStyle w:val="Sinespaciado"/>
              <w:rPr>
                <w:color w:val="000000"/>
                <w:sz w:val="20"/>
                <w:szCs w:val="20"/>
              </w:rPr>
            </w:pPr>
            <w:r w:rsidRPr="005819C4">
              <w:rPr>
                <w:color w:val="000000"/>
                <w:sz w:val="20"/>
                <w:szCs w:val="20"/>
              </w:rPr>
              <w:t>num-cashier</w:t>
            </w:r>
          </w:p>
        </w:tc>
        <w:tc>
          <w:tcPr>
            <w:tcW w:w="599" w:type="pct"/>
            <w:shd w:val="clear" w:color="auto" w:fill="auto"/>
            <w:vAlign w:val="center"/>
          </w:tcPr>
          <w:p w14:paraId="77C925F6" w14:textId="75526820"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0F611128"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4BC03448" w14:textId="74FCE19D" w:rsidR="007C0F44" w:rsidRPr="005819C4" w:rsidRDefault="007C0F44" w:rsidP="007C0F44">
            <w:pPr>
              <w:pStyle w:val="Sinespaciado"/>
              <w:rPr>
                <w:color w:val="000000"/>
                <w:sz w:val="20"/>
                <w:szCs w:val="20"/>
              </w:rPr>
            </w:pPr>
            <w:r w:rsidRPr="005819C4">
              <w:rPr>
                <w:color w:val="000000"/>
                <w:sz w:val="20"/>
                <w:szCs w:val="20"/>
              </w:rPr>
              <w:t>Contiene el número del cajero</w:t>
            </w:r>
            <w:ins w:id="209" w:author="Alcántara Ávila, Humberto" w:date="2021-03-19T12:48:00Z">
              <w:r>
                <w:rPr>
                  <w:color w:val="000000"/>
                  <w:sz w:val="20"/>
                  <w:szCs w:val="20"/>
                </w:rPr>
                <w:t xml:space="preserve"> / </w:t>
              </w:r>
            </w:ins>
            <w:ins w:id="210" w:author="Alcántara Ávila, Humberto" w:date="2021-03-19T12:51:00Z">
              <w:r>
                <w:rPr>
                  <w:color w:val="000000"/>
                  <w:sz w:val="20"/>
                  <w:szCs w:val="20"/>
                </w:rPr>
                <w:t>Incluir en p</w:t>
              </w:r>
            </w:ins>
            <w:ins w:id="211" w:author="Alcántara Ávila, Humberto" w:date="2021-03-19T12:52:00Z">
              <w:r>
                <w:rPr>
                  <w:color w:val="000000"/>
                  <w:sz w:val="20"/>
                  <w:szCs w:val="20"/>
                </w:rPr>
                <w:t>agos en tienda</w:t>
              </w:r>
            </w:ins>
          </w:p>
        </w:tc>
      </w:tr>
      <w:tr w:rsidR="007C0F44" w:rsidRPr="005819C4" w14:paraId="767EC830" w14:textId="77777777" w:rsidTr="00D433CA">
        <w:trPr>
          <w:trHeight w:val="30"/>
        </w:trPr>
        <w:tc>
          <w:tcPr>
            <w:tcW w:w="1129" w:type="pct"/>
            <w:shd w:val="clear" w:color="auto" w:fill="E2EFD9" w:themeFill="accent6" w:themeFillTint="33"/>
            <w:tcMar>
              <w:top w:w="0" w:type="dxa"/>
              <w:left w:w="108" w:type="dxa"/>
              <w:bottom w:w="0" w:type="dxa"/>
              <w:right w:w="108" w:type="dxa"/>
            </w:tcMar>
            <w:vAlign w:val="center"/>
          </w:tcPr>
          <w:p w14:paraId="4E25E09A" w14:textId="369F4C7B" w:rsidR="007C0F44" w:rsidRPr="00323075" w:rsidRDefault="007C0F44" w:rsidP="007C0F44">
            <w:pPr>
              <w:pStyle w:val="Sinespaciado"/>
              <w:rPr>
                <w:color w:val="000000"/>
                <w:sz w:val="20"/>
                <w:szCs w:val="20"/>
              </w:rPr>
            </w:pPr>
            <w:r w:rsidRPr="00323075">
              <w:rPr>
                <w:color w:val="000000"/>
                <w:sz w:val="20"/>
                <w:szCs w:val="20"/>
              </w:rPr>
              <w:lastRenderedPageBreak/>
              <w:t>Número de caja</w:t>
            </w:r>
          </w:p>
        </w:tc>
        <w:tc>
          <w:tcPr>
            <w:tcW w:w="865" w:type="pct"/>
            <w:shd w:val="clear" w:color="auto" w:fill="auto"/>
            <w:tcMar>
              <w:top w:w="0" w:type="dxa"/>
              <w:left w:w="108" w:type="dxa"/>
              <w:bottom w:w="0" w:type="dxa"/>
              <w:right w:w="108" w:type="dxa"/>
            </w:tcMar>
          </w:tcPr>
          <w:p w14:paraId="1E264B64" w14:textId="516A5374" w:rsidR="007C0F44" w:rsidRPr="005819C4" w:rsidRDefault="007C0F44" w:rsidP="007C0F44">
            <w:pPr>
              <w:pStyle w:val="Sinespaciado"/>
              <w:rPr>
                <w:color w:val="000000"/>
                <w:sz w:val="20"/>
                <w:szCs w:val="20"/>
              </w:rPr>
            </w:pPr>
            <w:r w:rsidRPr="005819C4">
              <w:rPr>
                <w:color w:val="000000"/>
                <w:sz w:val="20"/>
                <w:szCs w:val="20"/>
              </w:rPr>
              <w:t>num-pos</w:t>
            </w:r>
          </w:p>
        </w:tc>
        <w:tc>
          <w:tcPr>
            <w:tcW w:w="599" w:type="pct"/>
            <w:shd w:val="clear" w:color="auto" w:fill="auto"/>
            <w:vAlign w:val="center"/>
          </w:tcPr>
          <w:p w14:paraId="0C6C7BDB" w14:textId="72076D53"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21ED6E13"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3E26EDD5" w14:textId="4F64E607" w:rsidR="007C0F44" w:rsidRPr="005819C4" w:rsidRDefault="007C0F44" w:rsidP="007C0F44">
            <w:pPr>
              <w:pStyle w:val="Sinespaciado"/>
              <w:rPr>
                <w:color w:val="000000"/>
                <w:sz w:val="20"/>
                <w:szCs w:val="20"/>
              </w:rPr>
            </w:pPr>
            <w:r w:rsidRPr="005819C4">
              <w:rPr>
                <w:color w:val="000000"/>
                <w:sz w:val="20"/>
                <w:szCs w:val="20"/>
              </w:rPr>
              <w:t>Contiene el número de caja donde se realiza la transacción</w:t>
            </w:r>
            <w:ins w:id="212" w:author="Alcántara Ávila, Humberto" w:date="2021-03-19T12:52:00Z">
              <w:r>
                <w:rPr>
                  <w:color w:val="000000"/>
                  <w:sz w:val="20"/>
                  <w:szCs w:val="20"/>
                </w:rPr>
                <w:t xml:space="preserve"> / Incluir en pagos en tienda</w:t>
              </w:r>
            </w:ins>
            <w:r w:rsidRPr="005819C4">
              <w:rPr>
                <w:color w:val="000000"/>
                <w:sz w:val="20"/>
                <w:szCs w:val="20"/>
              </w:rPr>
              <w:t xml:space="preserve"> </w:t>
            </w:r>
          </w:p>
        </w:tc>
      </w:tr>
      <w:tr w:rsidR="007C0F44" w:rsidRPr="005819C4" w14:paraId="2294EE67" w14:textId="77777777" w:rsidTr="00D433CA">
        <w:trPr>
          <w:trHeight w:val="30"/>
        </w:trPr>
        <w:tc>
          <w:tcPr>
            <w:tcW w:w="1129" w:type="pct"/>
            <w:shd w:val="clear" w:color="auto" w:fill="E2EFD9" w:themeFill="accent6" w:themeFillTint="33"/>
            <w:tcMar>
              <w:top w:w="0" w:type="dxa"/>
              <w:left w:w="108" w:type="dxa"/>
              <w:bottom w:w="0" w:type="dxa"/>
              <w:right w:w="108" w:type="dxa"/>
            </w:tcMar>
            <w:vAlign w:val="center"/>
          </w:tcPr>
          <w:p w14:paraId="4969B0A3" w14:textId="6D833CFE" w:rsidR="007C0F44" w:rsidRPr="00323075" w:rsidRDefault="007C0F44" w:rsidP="007C0F44">
            <w:pPr>
              <w:pStyle w:val="Sinespaciado"/>
              <w:rPr>
                <w:color w:val="000000"/>
                <w:sz w:val="20"/>
                <w:szCs w:val="20"/>
              </w:rPr>
            </w:pPr>
            <w:r w:rsidRPr="00323075">
              <w:rPr>
                <w:color w:val="000000"/>
                <w:sz w:val="20"/>
                <w:szCs w:val="20"/>
              </w:rPr>
              <w:t>Número de transacción</w:t>
            </w:r>
          </w:p>
        </w:tc>
        <w:tc>
          <w:tcPr>
            <w:tcW w:w="865" w:type="pct"/>
            <w:shd w:val="clear" w:color="auto" w:fill="auto"/>
            <w:tcMar>
              <w:top w:w="0" w:type="dxa"/>
              <w:left w:w="108" w:type="dxa"/>
              <w:bottom w:w="0" w:type="dxa"/>
              <w:right w:w="108" w:type="dxa"/>
            </w:tcMar>
          </w:tcPr>
          <w:p w14:paraId="76AA4C08" w14:textId="5893DD87" w:rsidR="007C0F44" w:rsidRPr="005819C4" w:rsidRDefault="007C0F44" w:rsidP="007C0F44">
            <w:pPr>
              <w:pStyle w:val="Sinespaciado"/>
              <w:rPr>
                <w:color w:val="000000"/>
                <w:sz w:val="20"/>
                <w:szCs w:val="20"/>
              </w:rPr>
            </w:pPr>
            <w:r w:rsidRPr="005819C4">
              <w:rPr>
                <w:color w:val="000000"/>
                <w:sz w:val="20"/>
                <w:szCs w:val="20"/>
              </w:rPr>
              <w:t>transaction-id</w:t>
            </w:r>
          </w:p>
        </w:tc>
        <w:tc>
          <w:tcPr>
            <w:tcW w:w="599" w:type="pct"/>
            <w:shd w:val="clear" w:color="auto" w:fill="auto"/>
            <w:vAlign w:val="center"/>
          </w:tcPr>
          <w:p w14:paraId="5BC9727D" w14:textId="06BD1437" w:rsidR="007C0F44" w:rsidRPr="005819C4" w:rsidRDefault="007C0F44" w:rsidP="007C0F44">
            <w:pPr>
              <w:pStyle w:val="Sinespaciado"/>
              <w:rPr>
                <w:color w:val="000000"/>
                <w:sz w:val="20"/>
                <w:szCs w:val="20"/>
              </w:rPr>
            </w:pPr>
            <w:r w:rsidRPr="005819C4">
              <w:rPr>
                <w:color w:val="000000"/>
                <w:sz w:val="20"/>
                <w:szCs w:val="20"/>
              </w:rPr>
              <w:t>&lt;transaction-id&gt;</w:t>
            </w:r>
          </w:p>
        </w:tc>
        <w:tc>
          <w:tcPr>
            <w:tcW w:w="800" w:type="pct"/>
            <w:vMerge/>
            <w:shd w:val="clear" w:color="auto" w:fill="auto"/>
            <w:vAlign w:val="center"/>
          </w:tcPr>
          <w:p w14:paraId="412172C5"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E33C18B" w14:textId="6CD9725B" w:rsidR="007C0F44" w:rsidRPr="005819C4" w:rsidRDefault="007C0F44" w:rsidP="007C0F44">
            <w:pPr>
              <w:pStyle w:val="Sinespaciado"/>
              <w:rPr>
                <w:color w:val="000000"/>
                <w:sz w:val="20"/>
                <w:szCs w:val="20"/>
              </w:rPr>
            </w:pPr>
            <w:r w:rsidRPr="005819C4">
              <w:rPr>
                <w:color w:val="000000"/>
                <w:sz w:val="20"/>
                <w:szCs w:val="20"/>
              </w:rPr>
              <w:t>Contiene el número de transacción del pago</w:t>
            </w:r>
            <w:ins w:id="213" w:author="Alcántara Ávila, Humberto" w:date="2021-03-19T12:52:00Z">
              <w:r>
                <w:rPr>
                  <w:color w:val="000000"/>
                  <w:sz w:val="20"/>
                  <w:szCs w:val="20"/>
                </w:rPr>
                <w:t xml:space="preserve"> / Incluir en pagos en tienda</w:t>
              </w:r>
            </w:ins>
          </w:p>
        </w:tc>
      </w:tr>
      <w:tr w:rsidR="007C0F44" w:rsidRPr="005819C4" w14:paraId="2782879B" w14:textId="77777777" w:rsidTr="00FA37DF">
        <w:trPr>
          <w:trHeight w:val="304"/>
        </w:trPr>
        <w:tc>
          <w:tcPr>
            <w:tcW w:w="5000" w:type="pct"/>
            <w:gridSpan w:val="5"/>
            <w:shd w:val="clear" w:color="auto" w:fill="BF8F00" w:themeFill="accent4" w:themeFillShade="BF"/>
            <w:vAlign w:val="center"/>
          </w:tcPr>
          <w:p w14:paraId="67CFBC95" w14:textId="77777777" w:rsidR="007C0F44" w:rsidRPr="005819C4" w:rsidRDefault="007C0F44" w:rsidP="007C0F44">
            <w:pPr>
              <w:pStyle w:val="Sinespaciado"/>
              <w:rPr>
                <w:b/>
                <w:color w:val="FFFFFF" w:themeColor="background1"/>
                <w:szCs w:val="20"/>
                <w:highlight w:val="yellow"/>
              </w:rPr>
            </w:pPr>
            <w:r w:rsidRPr="005819C4">
              <w:rPr>
                <w:b/>
                <w:color w:val="FFFFFF" w:themeColor="background1"/>
                <w:szCs w:val="20"/>
              </w:rPr>
              <w:t>Forma de Pago</w:t>
            </w:r>
          </w:p>
        </w:tc>
      </w:tr>
      <w:tr w:rsidR="007C0F44" w:rsidRPr="005819C4" w14:paraId="65CFE15B" w14:textId="77777777" w:rsidTr="00361ADC">
        <w:trPr>
          <w:trHeight w:val="304"/>
        </w:trPr>
        <w:tc>
          <w:tcPr>
            <w:tcW w:w="1129" w:type="pct"/>
            <w:shd w:val="clear" w:color="auto" w:fill="E2EFD9" w:themeFill="accent6" w:themeFillTint="33"/>
            <w:tcMar>
              <w:top w:w="0" w:type="dxa"/>
              <w:left w:w="108" w:type="dxa"/>
              <w:bottom w:w="0" w:type="dxa"/>
              <w:right w:w="108" w:type="dxa"/>
            </w:tcMar>
            <w:vAlign w:val="center"/>
          </w:tcPr>
          <w:p w14:paraId="5599193A" w14:textId="77777777" w:rsidR="007C0F44" w:rsidRPr="00B2657D" w:rsidRDefault="007C0F44" w:rsidP="007C0F44">
            <w:pPr>
              <w:pStyle w:val="Sinespaciado"/>
              <w:rPr>
                <w:color w:val="000000"/>
                <w:sz w:val="20"/>
                <w:szCs w:val="20"/>
              </w:rPr>
            </w:pPr>
            <w:r w:rsidRPr="00B2657D">
              <w:rPr>
                <w:color w:val="000000"/>
                <w:sz w:val="20"/>
                <w:szCs w:val="20"/>
              </w:rPr>
              <w:t>Forma de pago</w:t>
            </w:r>
          </w:p>
        </w:tc>
        <w:tc>
          <w:tcPr>
            <w:tcW w:w="865" w:type="pct"/>
            <w:shd w:val="clear" w:color="auto" w:fill="auto"/>
            <w:tcMar>
              <w:top w:w="0" w:type="dxa"/>
              <w:left w:w="108" w:type="dxa"/>
              <w:bottom w:w="0" w:type="dxa"/>
              <w:right w:w="108" w:type="dxa"/>
            </w:tcMar>
            <w:vAlign w:val="center"/>
          </w:tcPr>
          <w:p w14:paraId="6D69B0B1" w14:textId="77777777" w:rsidR="007C0F44" w:rsidRPr="005819C4" w:rsidRDefault="007C0F44" w:rsidP="007C0F44">
            <w:pPr>
              <w:pStyle w:val="Sinespaciado"/>
              <w:rPr>
                <w:color w:val="000000"/>
                <w:sz w:val="20"/>
                <w:szCs w:val="20"/>
              </w:rPr>
            </w:pPr>
            <w:r w:rsidRPr="005819C4">
              <w:rPr>
                <w:color w:val="000000"/>
                <w:sz w:val="20"/>
                <w:szCs w:val="20"/>
              </w:rPr>
              <w:t>method-payment</w:t>
            </w:r>
          </w:p>
        </w:tc>
        <w:tc>
          <w:tcPr>
            <w:tcW w:w="599" w:type="pct"/>
            <w:vAlign w:val="center"/>
          </w:tcPr>
          <w:p w14:paraId="0AAC625A" w14:textId="77777777"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vAlign w:val="center"/>
          </w:tcPr>
          <w:p w14:paraId="1245C77A" w14:textId="7510E5BB" w:rsidR="007C0F44" w:rsidRPr="005819C4" w:rsidRDefault="007C0F44" w:rsidP="007C0F44">
            <w:pPr>
              <w:pStyle w:val="Sinespaciado"/>
              <w:rPr>
                <w:color w:val="000000"/>
                <w:sz w:val="20"/>
                <w:szCs w:val="20"/>
              </w:rPr>
            </w:pPr>
            <w:r w:rsidRPr="005819C4">
              <w:rPr>
                <w:color w:val="000000"/>
                <w:sz w:val="20"/>
                <w:szCs w:val="20"/>
              </w:rPr>
              <w:t>Etapa de Cobro</w:t>
            </w:r>
          </w:p>
        </w:tc>
        <w:tc>
          <w:tcPr>
            <w:tcW w:w="1607" w:type="pct"/>
            <w:shd w:val="clear" w:color="auto" w:fill="auto"/>
            <w:vAlign w:val="center"/>
          </w:tcPr>
          <w:p w14:paraId="4A6B4C96" w14:textId="77777777" w:rsidR="007C0F44" w:rsidRPr="005819C4" w:rsidDel="006D0F78" w:rsidRDefault="007C0F44" w:rsidP="007C0F44">
            <w:pPr>
              <w:pStyle w:val="Sinespaciado"/>
              <w:rPr>
                <w:del w:id="214" w:author="Alcántara Ávila, Humberto" w:date="2021-03-22T11:17:00Z"/>
                <w:color w:val="000000"/>
                <w:sz w:val="20"/>
                <w:szCs w:val="20"/>
              </w:rPr>
            </w:pPr>
            <w:r w:rsidRPr="005819C4">
              <w:rPr>
                <w:color w:val="000000"/>
                <w:sz w:val="20"/>
                <w:szCs w:val="20"/>
              </w:rPr>
              <w:t xml:space="preserve">Contiene el tipo de pago (contra entrega/ en </w:t>
            </w:r>
            <w:commentRangeStart w:id="215"/>
            <w:commentRangeStart w:id="216"/>
            <w:r w:rsidRPr="005819C4">
              <w:rPr>
                <w:color w:val="000000"/>
                <w:sz w:val="20"/>
                <w:szCs w:val="20"/>
              </w:rPr>
              <w:t>línea</w:t>
            </w:r>
            <w:commentRangeEnd w:id="215"/>
            <w:r>
              <w:rPr>
                <w:rStyle w:val="Refdecomentario"/>
                <w:rFonts w:eastAsia="Calibri"/>
              </w:rPr>
              <w:commentReference w:id="215"/>
            </w:r>
            <w:commentRangeEnd w:id="216"/>
            <w:r>
              <w:rPr>
                <w:rStyle w:val="Refdecomentario"/>
                <w:rFonts w:eastAsia="Calibri"/>
              </w:rPr>
              <w:commentReference w:id="216"/>
            </w:r>
            <w:r w:rsidRPr="005819C4">
              <w:rPr>
                <w:color w:val="000000"/>
                <w:sz w:val="20"/>
                <w:szCs w:val="20"/>
              </w:rPr>
              <w:t>)</w:t>
            </w:r>
          </w:p>
          <w:p w14:paraId="1A025051" w14:textId="506BC5EE" w:rsidR="007C0F44" w:rsidRPr="005819C4" w:rsidRDefault="007C0F44" w:rsidP="007C0F44">
            <w:pPr>
              <w:pStyle w:val="Sinespaciado"/>
              <w:rPr>
                <w:color w:val="000000"/>
                <w:sz w:val="20"/>
                <w:szCs w:val="20"/>
              </w:rPr>
            </w:pPr>
          </w:p>
        </w:tc>
      </w:tr>
      <w:tr w:rsidR="007C0F44" w:rsidRPr="005819C4" w14:paraId="0211C966" w14:textId="77777777" w:rsidTr="00361ADC">
        <w:trPr>
          <w:trHeight w:val="304"/>
        </w:trPr>
        <w:tc>
          <w:tcPr>
            <w:tcW w:w="1129" w:type="pct"/>
            <w:shd w:val="clear" w:color="auto" w:fill="E2EFD9" w:themeFill="accent6" w:themeFillTint="33"/>
            <w:tcMar>
              <w:top w:w="0" w:type="dxa"/>
              <w:left w:w="108" w:type="dxa"/>
              <w:bottom w:w="0" w:type="dxa"/>
              <w:right w:w="108" w:type="dxa"/>
            </w:tcMar>
            <w:vAlign w:val="center"/>
          </w:tcPr>
          <w:p w14:paraId="73054728" w14:textId="77777777" w:rsidR="007C0F44" w:rsidRPr="00B2657D" w:rsidRDefault="007C0F44" w:rsidP="007C0F44">
            <w:pPr>
              <w:pStyle w:val="Sinespaciado"/>
              <w:rPr>
                <w:color w:val="000000"/>
                <w:sz w:val="20"/>
                <w:szCs w:val="20"/>
              </w:rPr>
            </w:pPr>
            <w:r w:rsidRPr="00B2657D">
              <w:rPr>
                <w:color w:val="000000"/>
                <w:sz w:val="20"/>
                <w:szCs w:val="20"/>
              </w:rPr>
              <w:t>Número de tarjeta</w:t>
            </w:r>
          </w:p>
        </w:tc>
        <w:tc>
          <w:tcPr>
            <w:tcW w:w="865" w:type="pct"/>
            <w:shd w:val="clear" w:color="auto" w:fill="auto"/>
            <w:tcMar>
              <w:top w:w="0" w:type="dxa"/>
              <w:left w:w="108" w:type="dxa"/>
              <w:bottom w:w="0" w:type="dxa"/>
              <w:right w:w="108" w:type="dxa"/>
            </w:tcMar>
            <w:vAlign w:val="center"/>
          </w:tcPr>
          <w:p w14:paraId="2C87C756" w14:textId="77777777" w:rsidR="007C0F44" w:rsidRPr="005819C4" w:rsidRDefault="007C0F44" w:rsidP="007C0F44">
            <w:pPr>
              <w:pStyle w:val="Sinespaciado"/>
              <w:rPr>
                <w:color w:val="000000"/>
                <w:sz w:val="20"/>
                <w:szCs w:val="20"/>
              </w:rPr>
            </w:pPr>
            <w:r w:rsidRPr="005819C4">
              <w:rPr>
                <w:color w:val="000000"/>
                <w:sz w:val="20"/>
                <w:szCs w:val="20"/>
              </w:rPr>
              <w:t>card-number</w:t>
            </w:r>
          </w:p>
        </w:tc>
        <w:tc>
          <w:tcPr>
            <w:tcW w:w="599" w:type="pct"/>
            <w:vAlign w:val="center"/>
          </w:tcPr>
          <w:p w14:paraId="6FF7072E" w14:textId="77777777" w:rsidR="007C0F44" w:rsidRPr="005819C4" w:rsidRDefault="007C0F44" w:rsidP="007C0F44">
            <w:pPr>
              <w:pStyle w:val="Sinespaciado"/>
              <w:rPr>
                <w:color w:val="000000"/>
                <w:sz w:val="20"/>
                <w:szCs w:val="20"/>
              </w:rPr>
            </w:pPr>
            <w:r w:rsidRPr="005819C4">
              <w:rPr>
                <w:color w:val="000000"/>
                <w:sz w:val="20"/>
                <w:szCs w:val="20"/>
              </w:rPr>
              <w:t>&lt;card-number&gt;</w:t>
            </w:r>
          </w:p>
        </w:tc>
        <w:tc>
          <w:tcPr>
            <w:tcW w:w="800" w:type="pct"/>
            <w:vMerge/>
            <w:vAlign w:val="center"/>
          </w:tcPr>
          <w:p w14:paraId="72DB60DA"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062166A4" w14:textId="77777777" w:rsidR="007C0F44" w:rsidRPr="005819C4" w:rsidRDefault="007C0F44" w:rsidP="007C0F44">
            <w:pPr>
              <w:pStyle w:val="Sinespaciado"/>
              <w:rPr>
                <w:color w:val="000000"/>
                <w:sz w:val="20"/>
                <w:szCs w:val="20"/>
              </w:rPr>
            </w:pPr>
            <w:r w:rsidRPr="005819C4">
              <w:rPr>
                <w:color w:val="000000"/>
                <w:sz w:val="20"/>
                <w:szCs w:val="20"/>
              </w:rPr>
              <w:t xml:space="preserve">Contiene los 16 dígitos de la tarjeta con la que se realizará el </w:t>
            </w:r>
            <w:commentRangeStart w:id="217"/>
            <w:commentRangeStart w:id="218"/>
            <w:r w:rsidRPr="005819C4">
              <w:rPr>
                <w:color w:val="000000"/>
                <w:sz w:val="20"/>
                <w:szCs w:val="20"/>
              </w:rPr>
              <w:t>pago</w:t>
            </w:r>
            <w:commentRangeEnd w:id="217"/>
            <w:r>
              <w:rPr>
                <w:rStyle w:val="Refdecomentario"/>
                <w:rFonts w:eastAsia="Calibri"/>
              </w:rPr>
              <w:commentReference w:id="217"/>
            </w:r>
            <w:commentRangeEnd w:id="218"/>
            <w:r>
              <w:rPr>
                <w:rStyle w:val="Refdecomentario"/>
                <w:rFonts w:eastAsia="Calibri"/>
              </w:rPr>
              <w:commentReference w:id="218"/>
            </w:r>
          </w:p>
          <w:p w14:paraId="651F6FD2" w14:textId="77777777" w:rsidR="007C0F44" w:rsidRPr="005819C4" w:rsidRDefault="007C0F44" w:rsidP="007C0F44">
            <w:pPr>
              <w:pStyle w:val="Sinespaciado"/>
              <w:rPr>
                <w:color w:val="000000"/>
                <w:sz w:val="20"/>
                <w:szCs w:val="20"/>
              </w:rPr>
            </w:pPr>
          </w:p>
        </w:tc>
      </w:tr>
      <w:tr w:rsidR="007C0F44" w:rsidRPr="005819C4" w14:paraId="1EADA425" w14:textId="77777777" w:rsidTr="00F00E57">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57EF9ED8" w14:textId="72936DF5" w:rsidR="007C0F44" w:rsidRPr="005819C4" w:rsidRDefault="007C0F44" w:rsidP="007C0F44">
            <w:pPr>
              <w:pStyle w:val="Sinespaciado"/>
              <w:rPr>
                <w:b/>
                <w:color w:val="FFFFFF" w:themeColor="background1"/>
                <w:sz w:val="20"/>
                <w:szCs w:val="20"/>
              </w:rPr>
            </w:pPr>
            <w:commentRangeStart w:id="219"/>
            <w:commentRangeStart w:id="220"/>
            <w:r w:rsidRPr="005819C4">
              <w:rPr>
                <w:b/>
                <w:color w:val="FFFFFF" w:themeColor="background1"/>
                <w:sz w:val="20"/>
                <w:szCs w:val="20"/>
              </w:rPr>
              <w:t>Documentación</w:t>
            </w:r>
            <w:commentRangeEnd w:id="219"/>
            <w:r>
              <w:rPr>
                <w:rStyle w:val="Refdecomentario"/>
                <w:rFonts w:eastAsia="Calibri"/>
              </w:rPr>
              <w:commentReference w:id="219"/>
            </w:r>
            <w:commentRangeEnd w:id="220"/>
            <w:r>
              <w:rPr>
                <w:rStyle w:val="Refdecomentario"/>
                <w:rFonts w:eastAsia="Calibri"/>
              </w:rPr>
              <w:commentReference w:id="220"/>
            </w:r>
          </w:p>
        </w:tc>
      </w:tr>
      <w:tr w:rsidR="007C0F44" w:rsidRPr="005819C4" w14:paraId="42F91358" w14:textId="77777777" w:rsidTr="00CA21C6">
        <w:trPr>
          <w:trHeight w:val="304"/>
        </w:trPr>
        <w:tc>
          <w:tcPr>
            <w:tcW w:w="1129" w:type="pct"/>
            <w:shd w:val="clear" w:color="auto" w:fill="E2EFD9" w:themeFill="accent6" w:themeFillTint="33"/>
            <w:tcMar>
              <w:top w:w="0" w:type="dxa"/>
              <w:left w:w="108" w:type="dxa"/>
              <w:bottom w:w="0" w:type="dxa"/>
              <w:right w:w="108" w:type="dxa"/>
            </w:tcMar>
          </w:tcPr>
          <w:p w14:paraId="08269678" w14:textId="61C678E3" w:rsidR="007C0F44" w:rsidRPr="005819C4" w:rsidRDefault="007C0F44" w:rsidP="007C0F44">
            <w:pPr>
              <w:pStyle w:val="Sinespaciado"/>
              <w:rPr>
                <w:color w:val="000000"/>
                <w:sz w:val="20"/>
                <w:szCs w:val="20"/>
              </w:rPr>
            </w:pPr>
            <w:r w:rsidRPr="005819C4">
              <w:rPr>
                <w:color w:val="000000"/>
                <w:sz w:val="20"/>
                <w:szCs w:val="20"/>
              </w:rPr>
              <w:t xml:space="preserve">Fecha </w:t>
            </w:r>
            <w:r w:rsidRPr="00361ADC">
              <w:rPr>
                <w:b/>
                <w:color w:val="000000"/>
                <w:sz w:val="20"/>
                <w:szCs w:val="20"/>
              </w:rPr>
              <w:t>Empaque</w:t>
            </w:r>
          </w:p>
        </w:tc>
        <w:tc>
          <w:tcPr>
            <w:tcW w:w="865" w:type="pct"/>
            <w:shd w:val="clear" w:color="auto" w:fill="auto"/>
            <w:tcMar>
              <w:top w:w="0" w:type="dxa"/>
              <w:left w:w="108" w:type="dxa"/>
              <w:bottom w:w="0" w:type="dxa"/>
              <w:right w:w="108" w:type="dxa"/>
            </w:tcMar>
          </w:tcPr>
          <w:p w14:paraId="4B672DAB" w14:textId="161888AA"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PackingDate</w:t>
            </w:r>
          </w:p>
        </w:tc>
        <w:tc>
          <w:tcPr>
            <w:tcW w:w="599" w:type="pct"/>
            <w:vAlign w:val="center"/>
          </w:tcPr>
          <w:p w14:paraId="504FDC2D" w14:textId="463FA053"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vAlign w:val="center"/>
          </w:tcPr>
          <w:p w14:paraId="22BE8922" w14:textId="2AEE74DF" w:rsidR="007C0F44" w:rsidRPr="005819C4" w:rsidRDefault="007C0F44" w:rsidP="007C0F44">
            <w:pPr>
              <w:pStyle w:val="Sinespaciado"/>
              <w:rPr>
                <w:color w:val="000000"/>
                <w:sz w:val="20"/>
                <w:szCs w:val="20"/>
              </w:rPr>
            </w:pPr>
            <w:r w:rsidRPr="005819C4">
              <w:rPr>
                <w:color w:val="000000"/>
                <w:sz w:val="20"/>
                <w:szCs w:val="20"/>
              </w:rPr>
              <w:t>Etapa de Documentación</w:t>
            </w:r>
          </w:p>
        </w:tc>
        <w:tc>
          <w:tcPr>
            <w:tcW w:w="1607" w:type="pct"/>
            <w:vMerge w:val="restart"/>
            <w:shd w:val="clear" w:color="auto" w:fill="auto"/>
            <w:vAlign w:val="center"/>
          </w:tcPr>
          <w:p w14:paraId="029FAE94" w14:textId="19065E24" w:rsidR="007C0F44" w:rsidRPr="005819C4" w:rsidRDefault="007C0F44" w:rsidP="007C0F44">
            <w:pPr>
              <w:pStyle w:val="Sinespaciado"/>
              <w:rPr>
                <w:color w:val="000000"/>
                <w:sz w:val="20"/>
                <w:szCs w:val="20"/>
              </w:rPr>
            </w:pPr>
            <w:r w:rsidRPr="005819C4">
              <w:rPr>
                <w:color w:val="000000"/>
                <w:sz w:val="20"/>
                <w:szCs w:val="20"/>
              </w:rPr>
              <w:t>Fecha y hora en que se asignaron contenedores, bolsas, hieleras.</w:t>
            </w:r>
          </w:p>
        </w:tc>
      </w:tr>
      <w:tr w:rsidR="007C0F44" w:rsidRPr="005819C4" w14:paraId="5A006A98" w14:textId="77777777" w:rsidTr="00CA21C6">
        <w:trPr>
          <w:trHeight w:val="304"/>
        </w:trPr>
        <w:tc>
          <w:tcPr>
            <w:tcW w:w="1129" w:type="pct"/>
            <w:shd w:val="clear" w:color="auto" w:fill="E2EFD9" w:themeFill="accent6" w:themeFillTint="33"/>
            <w:tcMar>
              <w:top w:w="0" w:type="dxa"/>
              <w:left w:w="108" w:type="dxa"/>
              <w:bottom w:w="0" w:type="dxa"/>
              <w:right w:w="108" w:type="dxa"/>
            </w:tcMar>
          </w:tcPr>
          <w:p w14:paraId="62D23602" w14:textId="11F65D55" w:rsidR="007C0F44" w:rsidRPr="005819C4" w:rsidRDefault="007C0F44" w:rsidP="007C0F44">
            <w:pPr>
              <w:pStyle w:val="Sinespaciado"/>
              <w:rPr>
                <w:color w:val="000000"/>
                <w:sz w:val="20"/>
                <w:szCs w:val="20"/>
              </w:rPr>
            </w:pPr>
            <w:r w:rsidRPr="005819C4">
              <w:rPr>
                <w:color w:val="000000"/>
                <w:sz w:val="20"/>
                <w:szCs w:val="20"/>
              </w:rPr>
              <w:t>Hora Empaque</w:t>
            </w:r>
          </w:p>
        </w:tc>
        <w:tc>
          <w:tcPr>
            <w:tcW w:w="865" w:type="pct"/>
            <w:shd w:val="clear" w:color="auto" w:fill="auto"/>
            <w:tcMar>
              <w:top w:w="0" w:type="dxa"/>
              <w:left w:w="108" w:type="dxa"/>
              <w:bottom w:w="0" w:type="dxa"/>
              <w:right w:w="108" w:type="dxa"/>
            </w:tcMar>
          </w:tcPr>
          <w:p w14:paraId="356EDEDE" w14:textId="33673CCD"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PackingTime</w:t>
            </w:r>
          </w:p>
        </w:tc>
        <w:tc>
          <w:tcPr>
            <w:tcW w:w="599" w:type="pct"/>
            <w:vAlign w:val="center"/>
          </w:tcPr>
          <w:p w14:paraId="7968B2F3" w14:textId="1A9463C9"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ign w:val="center"/>
          </w:tcPr>
          <w:p w14:paraId="40A61F58" w14:textId="77777777" w:rsidR="007C0F44" w:rsidRPr="005819C4" w:rsidRDefault="007C0F44" w:rsidP="007C0F44">
            <w:pPr>
              <w:pStyle w:val="Sinespaciado"/>
              <w:rPr>
                <w:color w:val="000000"/>
                <w:sz w:val="20"/>
                <w:szCs w:val="20"/>
              </w:rPr>
            </w:pPr>
          </w:p>
        </w:tc>
        <w:tc>
          <w:tcPr>
            <w:tcW w:w="1607" w:type="pct"/>
            <w:vMerge/>
            <w:shd w:val="clear" w:color="auto" w:fill="auto"/>
            <w:vAlign w:val="center"/>
          </w:tcPr>
          <w:p w14:paraId="400D519A" w14:textId="77777777" w:rsidR="007C0F44" w:rsidRPr="005819C4" w:rsidRDefault="007C0F44" w:rsidP="007C0F44">
            <w:pPr>
              <w:pStyle w:val="Sinespaciado"/>
              <w:rPr>
                <w:color w:val="000000"/>
                <w:sz w:val="20"/>
                <w:szCs w:val="20"/>
              </w:rPr>
            </w:pPr>
          </w:p>
        </w:tc>
      </w:tr>
      <w:tr w:rsidR="007C0F44" w:rsidRPr="005819C4" w14:paraId="0C155A93" w14:textId="77777777" w:rsidTr="00CA21C6">
        <w:trPr>
          <w:trHeight w:val="304"/>
        </w:trPr>
        <w:tc>
          <w:tcPr>
            <w:tcW w:w="1129" w:type="pct"/>
            <w:shd w:val="clear" w:color="auto" w:fill="E2EFD9" w:themeFill="accent6" w:themeFillTint="33"/>
            <w:tcMar>
              <w:top w:w="0" w:type="dxa"/>
              <w:left w:w="108" w:type="dxa"/>
              <w:bottom w:w="0" w:type="dxa"/>
              <w:right w:w="108" w:type="dxa"/>
            </w:tcMar>
            <w:vAlign w:val="center"/>
          </w:tcPr>
          <w:p w14:paraId="6FF9BD56" w14:textId="14B681EB" w:rsidR="007C0F44" w:rsidRPr="005819C4" w:rsidRDefault="007C0F44" w:rsidP="007C0F44">
            <w:pPr>
              <w:pStyle w:val="Sinespaciado"/>
              <w:rPr>
                <w:color w:val="000000"/>
                <w:sz w:val="20"/>
                <w:szCs w:val="20"/>
              </w:rPr>
            </w:pPr>
            <w:r w:rsidRPr="005819C4">
              <w:rPr>
                <w:color w:val="000000"/>
                <w:sz w:val="20"/>
                <w:szCs w:val="20"/>
              </w:rPr>
              <w:t>Número de bolsas</w:t>
            </w:r>
          </w:p>
        </w:tc>
        <w:tc>
          <w:tcPr>
            <w:tcW w:w="865" w:type="pct"/>
            <w:shd w:val="clear" w:color="auto" w:fill="auto"/>
            <w:tcMar>
              <w:top w:w="0" w:type="dxa"/>
              <w:left w:w="108" w:type="dxa"/>
              <w:bottom w:w="0" w:type="dxa"/>
              <w:right w:w="108" w:type="dxa"/>
            </w:tcMar>
          </w:tcPr>
          <w:p w14:paraId="5AE18819" w14:textId="38A2E093" w:rsidR="007C0F44" w:rsidRPr="005819C4" w:rsidRDefault="007C0F44" w:rsidP="007C0F44">
            <w:pPr>
              <w:pStyle w:val="Sinespaciado"/>
              <w:rPr>
                <w:color w:val="000000"/>
                <w:sz w:val="20"/>
                <w:szCs w:val="20"/>
              </w:rPr>
            </w:pPr>
            <w:r w:rsidRPr="005819C4">
              <w:rPr>
                <w:color w:val="000000"/>
                <w:sz w:val="20"/>
                <w:szCs w:val="20"/>
              </w:rPr>
              <w:t>num-bags</w:t>
            </w:r>
          </w:p>
        </w:tc>
        <w:tc>
          <w:tcPr>
            <w:tcW w:w="599" w:type="pct"/>
            <w:vAlign w:val="center"/>
          </w:tcPr>
          <w:p w14:paraId="192F0AAA" w14:textId="5B8E36D3"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ign w:val="center"/>
          </w:tcPr>
          <w:p w14:paraId="3CB8DE98"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1B4047F6" w14:textId="7B7C2F5F" w:rsidR="007C0F44" w:rsidRPr="005819C4" w:rsidRDefault="007C0F44" w:rsidP="007C0F44">
            <w:pPr>
              <w:pStyle w:val="Sinespaciado"/>
              <w:rPr>
                <w:color w:val="000000"/>
                <w:sz w:val="20"/>
                <w:szCs w:val="20"/>
              </w:rPr>
            </w:pPr>
            <w:r w:rsidRPr="005819C4">
              <w:rPr>
                <w:color w:val="000000"/>
                <w:sz w:val="20"/>
                <w:szCs w:val="20"/>
              </w:rPr>
              <w:t>Contiene el número de bolsas que se utilizarán en el surtido</w:t>
            </w:r>
          </w:p>
        </w:tc>
      </w:tr>
      <w:tr w:rsidR="007C0F44" w:rsidRPr="005819C4" w14:paraId="23C82E67" w14:textId="77777777" w:rsidTr="00CA21C6">
        <w:trPr>
          <w:trHeight w:val="304"/>
        </w:trPr>
        <w:tc>
          <w:tcPr>
            <w:tcW w:w="1129" w:type="pct"/>
            <w:shd w:val="clear" w:color="auto" w:fill="E2EFD9" w:themeFill="accent6" w:themeFillTint="33"/>
            <w:tcMar>
              <w:top w:w="0" w:type="dxa"/>
              <w:left w:w="108" w:type="dxa"/>
              <w:bottom w:w="0" w:type="dxa"/>
              <w:right w:w="108" w:type="dxa"/>
            </w:tcMar>
            <w:vAlign w:val="center"/>
          </w:tcPr>
          <w:p w14:paraId="70492FFD" w14:textId="79DA2B2B" w:rsidR="007C0F44" w:rsidRPr="005819C4" w:rsidRDefault="007C0F44" w:rsidP="007C0F44">
            <w:pPr>
              <w:pStyle w:val="Sinespaciado"/>
              <w:rPr>
                <w:color w:val="000000"/>
                <w:sz w:val="20"/>
                <w:szCs w:val="20"/>
              </w:rPr>
            </w:pPr>
            <w:r w:rsidRPr="005819C4">
              <w:rPr>
                <w:color w:val="000000"/>
                <w:sz w:val="20"/>
                <w:szCs w:val="20"/>
              </w:rPr>
              <w:t>Número de hieleras</w:t>
            </w:r>
          </w:p>
        </w:tc>
        <w:tc>
          <w:tcPr>
            <w:tcW w:w="865" w:type="pct"/>
            <w:shd w:val="clear" w:color="auto" w:fill="auto"/>
            <w:tcMar>
              <w:top w:w="0" w:type="dxa"/>
              <w:left w:w="108" w:type="dxa"/>
              <w:bottom w:w="0" w:type="dxa"/>
              <w:right w:w="108" w:type="dxa"/>
            </w:tcMar>
          </w:tcPr>
          <w:p w14:paraId="42C2E656" w14:textId="41B70DC0" w:rsidR="007C0F44" w:rsidRPr="005819C4" w:rsidRDefault="007C0F44" w:rsidP="007C0F44">
            <w:pPr>
              <w:pStyle w:val="Sinespaciado"/>
              <w:rPr>
                <w:color w:val="000000"/>
                <w:sz w:val="20"/>
                <w:szCs w:val="20"/>
              </w:rPr>
            </w:pPr>
            <w:r w:rsidRPr="005819C4">
              <w:rPr>
                <w:color w:val="000000"/>
                <w:sz w:val="20"/>
                <w:szCs w:val="20"/>
              </w:rPr>
              <w:t>num-coolers</w:t>
            </w:r>
          </w:p>
        </w:tc>
        <w:tc>
          <w:tcPr>
            <w:tcW w:w="599" w:type="pct"/>
            <w:vAlign w:val="center"/>
          </w:tcPr>
          <w:p w14:paraId="4A0B3A99" w14:textId="269765C7"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ign w:val="center"/>
          </w:tcPr>
          <w:p w14:paraId="2BD3D2C1"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849016A" w14:textId="663259E7" w:rsidR="007C0F44" w:rsidRPr="005819C4" w:rsidRDefault="007C0F44" w:rsidP="007C0F44">
            <w:pPr>
              <w:pStyle w:val="Sinespaciado"/>
              <w:rPr>
                <w:color w:val="000000"/>
                <w:sz w:val="20"/>
                <w:szCs w:val="20"/>
              </w:rPr>
            </w:pPr>
            <w:r w:rsidRPr="005819C4">
              <w:rPr>
                <w:color w:val="000000"/>
                <w:sz w:val="20"/>
                <w:szCs w:val="20"/>
              </w:rPr>
              <w:t>Contiene el número de hieleras que se utilizarán en el surtido</w:t>
            </w:r>
          </w:p>
        </w:tc>
      </w:tr>
      <w:tr w:rsidR="007C0F44" w:rsidRPr="005819C4" w14:paraId="6D8E1168" w14:textId="77777777" w:rsidTr="00CA21C6">
        <w:trPr>
          <w:trHeight w:val="304"/>
        </w:trPr>
        <w:tc>
          <w:tcPr>
            <w:tcW w:w="1129" w:type="pct"/>
            <w:shd w:val="clear" w:color="auto" w:fill="E2EFD9" w:themeFill="accent6" w:themeFillTint="33"/>
            <w:tcMar>
              <w:top w:w="0" w:type="dxa"/>
              <w:left w:w="108" w:type="dxa"/>
              <w:bottom w:w="0" w:type="dxa"/>
              <w:right w:w="108" w:type="dxa"/>
            </w:tcMar>
            <w:vAlign w:val="center"/>
          </w:tcPr>
          <w:p w14:paraId="3856554A" w14:textId="192853C5" w:rsidR="007C0F44" w:rsidRPr="005819C4" w:rsidRDefault="007C0F44" w:rsidP="007C0F44">
            <w:pPr>
              <w:pStyle w:val="Sinespaciado"/>
              <w:rPr>
                <w:color w:val="000000"/>
                <w:sz w:val="20"/>
                <w:szCs w:val="20"/>
              </w:rPr>
            </w:pPr>
            <w:r w:rsidRPr="005819C4">
              <w:rPr>
                <w:color w:val="000000"/>
                <w:sz w:val="20"/>
                <w:szCs w:val="20"/>
              </w:rPr>
              <w:t>Número de contenedores</w:t>
            </w:r>
          </w:p>
        </w:tc>
        <w:tc>
          <w:tcPr>
            <w:tcW w:w="865" w:type="pct"/>
            <w:shd w:val="clear" w:color="auto" w:fill="auto"/>
            <w:tcMar>
              <w:top w:w="0" w:type="dxa"/>
              <w:left w:w="108" w:type="dxa"/>
              <w:bottom w:w="0" w:type="dxa"/>
              <w:right w:w="108" w:type="dxa"/>
            </w:tcMar>
          </w:tcPr>
          <w:p w14:paraId="6312C309" w14:textId="3B226331" w:rsidR="007C0F44" w:rsidRPr="005819C4" w:rsidRDefault="007C0F44" w:rsidP="007C0F44">
            <w:pPr>
              <w:pStyle w:val="Sinespaciado"/>
              <w:rPr>
                <w:color w:val="000000"/>
                <w:sz w:val="20"/>
                <w:szCs w:val="20"/>
              </w:rPr>
            </w:pPr>
            <w:r w:rsidRPr="005819C4">
              <w:rPr>
                <w:color w:val="000000"/>
                <w:sz w:val="20"/>
                <w:szCs w:val="20"/>
              </w:rPr>
              <w:t>num-containers</w:t>
            </w:r>
          </w:p>
        </w:tc>
        <w:tc>
          <w:tcPr>
            <w:tcW w:w="599" w:type="pct"/>
            <w:vAlign w:val="center"/>
          </w:tcPr>
          <w:p w14:paraId="61D1113A" w14:textId="3144123D"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ign w:val="center"/>
          </w:tcPr>
          <w:p w14:paraId="2C8EB98F"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A717478" w14:textId="34AFDFA4" w:rsidR="007C0F44" w:rsidRPr="005819C4" w:rsidRDefault="007C0F44" w:rsidP="007C0F44">
            <w:pPr>
              <w:pStyle w:val="Sinespaciado"/>
              <w:rPr>
                <w:color w:val="000000"/>
                <w:sz w:val="20"/>
                <w:szCs w:val="20"/>
              </w:rPr>
            </w:pPr>
            <w:r w:rsidRPr="005819C4">
              <w:rPr>
                <w:color w:val="000000"/>
                <w:sz w:val="20"/>
                <w:szCs w:val="20"/>
              </w:rPr>
              <w:t>Contiene el número de contenedores que se utilizarán en el surtido</w:t>
            </w:r>
          </w:p>
        </w:tc>
      </w:tr>
      <w:tr w:rsidR="007C0F44" w:rsidRPr="005819C4" w14:paraId="3A6B4E8B" w14:textId="77777777" w:rsidTr="00CA21C6">
        <w:trPr>
          <w:trHeight w:val="304"/>
        </w:trPr>
        <w:tc>
          <w:tcPr>
            <w:tcW w:w="1129" w:type="pct"/>
            <w:shd w:val="clear" w:color="auto" w:fill="E2EFD9" w:themeFill="accent6" w:themeFillTint="33"/>
            <w:tcMar>
              <w:top w:w="0" w:type="dxa"/>
              <w:left w:w="108" w:type="dxa"/>
              <w:bottom w:w="0" w:type="dxa"/>
              <w:right w:w="108" w:type="dxa"/>
            </w:tcMar>
            <w:vAlign w:val="center"/>
          </w:tcPr>
          <w:p w14:paraId="514A9015" w14:textId="1B7C73EC" w:rsidR="007C0F44" w:rsidRPr="005819C4" w:rsidRDefault="007C0F44" w:rsidP="007C0F44">
            <w:pPr>
              <w:pStyle w:val="Sinespaciado"/>
              <w:rPr>
                <w:color w:val="000000"/>
                <w:sz w:val="20"/>
                <w:szCs w:val="20"/>
              </w:rPr>
            </w:pPr>
            <w:r w:rsidRPr="005819C4">
              <w:rPr>
                <w:color w:val="000000"/>
                <w:sz w:val="20"/>
                <w:szCs w:val="20"/>
              </w:rPr>
              <w:t>Terminal</w:t>
            </w:r>
          </w:p>
        </w:tc>
        <w:tc>
          <w:tcPr>
            <w:tcW w:w="865" w:type="pct"/>
            <w:shd w:val="clear" w:color="auto" w:fill="auto"/>
            <w:tcMar>
              <w:top w:w="0" w:type="dxa"/>
              <w:left w:w="108" w:type="dxa"/>
              <w:bottom w:w="0" w:type="dxa"/>
              <w:right w:w="108" w:type="dxa"/>
            </w:tcMar>
          </w:tcPr>
          <w:p w14:paraId="3486461A" w14:textId="1077DC56" w:rsidR="007C0F44" w:rsidRPr="005819C4" w:rsidRDefault="007C0F44" w:rsidP="007C0F44">
            <w:pPr>
              <w:pStyle w:val="Sinespaciado"/>
              <w:rPr>
                <w:color w:val="000000"/>
                <w:sz w:val="20"/>
                <w:szCs w:val="20"/>
              </w:rPr>
            </w:pPr>
            <w:r w:rsidRPr="005819C4">
              <w:rPr>
                <w:color w:val="000000"/>
                <w:sz w:val="20"/>
                <w:szCs w:val="20"/>
              </w:rPr>
              <w:t>terminal</w:t>
            </w:r>
          </w:p>
        </w:tc>
        <w:tc>
          <w:tcPr>
            <w:tcW w:w="599" w:type="pct"/>
            <w:vAlign w:val="center"/>
          </w:tcPr>
          <w:p w14:paraId="1E3C306F" w14:textId="614C7A2D"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ign w:val="center"/>
          </w:tcPr>
          <w:p w14:paraId="061AD5C3"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4E875F99" w14:textId="5A235F8F" w:rsidR="007C0F44" w:rsidRPr="005819C4" w:rsidRDefault="007C0F44" w:rsidP="007C0F44">
            <w:pPr>
              <w:pStyle w:val="Sinespaciado"/>
              <w:rPr>
                <w:color w:val="000000"/>
                <w:sz w:val="20"/>
                <w:szCs w:val="20"/>
              </w:rPr>
            </w:pPr>
            <w:r w:rsidRPr="005819C4">
              <w:rPr>
                <w:color w:val="000000"/>
                <w:sz w:val="20"/>
                <w:szCs w:val="20"/>
              </w:rPr>
              <w:t>Contiene el número de la terminal</w:t>
            </w:r>
          </w:p>
        </w:tc>
      </w:tr>
      <w:tr w:rsidR="007C0F44" w:rsidRPr="005819C4" w14:paraId="1C6AA471" w14:textId="77777777" w:rsidTr="00F00E57">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03EFAA73" w14:textId="07FDC42E" w:rsidR="007C0F44" w:rsidRPr="005819C4" w:rsidRDefault="007C0F44" w:rsidP="007C0F44">
            <w:pPr>
              <w:pStyle w:val="Sinespaciado"/>
              <w:rPr>
                <w:b/>
                <w:color w:val="FFFFFF" w:themeColor="background1"/>
                <w:sz w:val="20"/>
                <w:szCs w:val="20"/>
              </w:rPr>
            </w:pPr>
            <w:r w:rsidRPr="005819C4">
              <w:rPr>
                <w:b/>
                <w:color w:val="FFFFFF" w:themeColor="background1"/>
                <w:szCs w:val="20"/>
              </w:rPr>
              <w:t>Transportista</w:t>
            </w:r>
          </w:p>
        </w:tc>
      </w:tr>
      <w:tr w:rsidR="007C0F44" w:rsidRPr="005819C4" w14:paraId="3ED66A92" w14:textId="77777777" w:rsidTr="003D4F10">
        <w:trPr>
          <w:trHeight w:val="30"/>
        </w:trPr>
        <w:tc>
          <w:tcPr>
            <w:tcW w:w="1129" w:type="pct"/>
            <w:shd w:val="clear" w:color="auto" w:fill="E2EFD9" w:themeFill="accent6" w:themeFillTint="33"/>
            <w:tcMar>
              <w:top w:w="0" w:type="dxa"/>
              <w:left w:w="108" w:type="dxa"/>
              <w:bottom w:w="0" w:type="dxa"/>
              <w:right w:w="108" w:type="dxa"/>
            </w:tcMar>
          </w:tcPr>
          <w:p w14:paraId="464239B6" w14:textId="1DC26DA5" w:rsidR="007C0F44" w:rsidRPr="005819C4" w:rsidRDefault="007C0F44" w:rsidP="007C0F44">
            <w:pPr>
              <w:pStyle w:val="Sinespaciado"/>
              <w:rPr>
                <w:color w:val="000000"/>
                <w:sz w:val="20"/>
                <w:szCs w:val="20"/>
              </w:rPr>
            </w:pPr>
            <w:r w:rsidRPr="005819C4">
              <w:rPr>
                <w:color w:val="000000"/>
                <w:sz w:val="20"/>
                <w:szCs w:val="20"/>
              </w:rPr>
              <w:t>Fecha de asig. Transporte</w:t>
            </w:r>
          </w:p>
        </w:tc>
        <w:tc>
          <w:tcPr>
            <w:tcW w:w="865" w:type="pct"/>
            <w:shd w:val="clear" w:color="auto" w:fill="auto"/>
            <w:tcMar>
              <w:top w:w="0" w:type="dxa"/>
              <w:left w:w="108" w:type="dxa"/>
              <w:bottom w:w="0" w:type="dxa"/>
              <w:right w:w="108" w:type="dxa"/>
            </w:tcMar>
          </w:tcPr>
          <w:p w14:paraId="75ACC9DD" w14:textId="46F50837"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CarrierDate</w:t>
            </w:r>
          </w:p>
        </w:tc>
        <w:tc>
          <w:tcPr>
            <w:tcW w:w="599" w:type="pct"/>
            <w:shd w:val="clear" w:color="auto" w:fill="auto"/>
            <w:vAlign w:val="center"/>
          </w:tcPr>
          <w:p w14:paraId="22BA3CC2" w14:textId="41490570"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69CAE41B" w14:textId="7854F3B8" w:rsidR="007C0F44" w:rsidRPr="005819C4" w:rsidRDefault="007C0F44" w:rsidP="007C0F44">
            <w:pPr>
              <w:pStyle w:val="Sinespaciado"/>
              <w:rPr>
                <w:color w:val="000000"/>
                <w:sz w:val="20"/>
                <w:szCs w:val="20"/>
              </w:rPr>
            </w:pPr>
            <w:r w:rsidRPr="005819C4">
              <w:rPr>
                <w:color w:val="000000"/>
                <w:sz w:val="20"/>
                <w:szCs w:val="20"/>
              </w:rPr>
              <w:t>Etapa Transportista</w:t>
            </w:r>
          </w:p>
        </w:tc>
        <w:tc>
          <w:tcPr>
            <w:tcW w:w="1607" w:type="pct"/>
            <w:vMerge w:val="restart"/>
            <w:shd w:val="clear" w:color="auto" w:fill="auto"/>
            <w:vAlign w:val="center"/>
          </w:tcPr>
          <w:p w14:paraId="00C91FD2" w14:textId="07B390DD" w:rsidR="007C0F44" w:rsidRPr="005819C4" w:rsidRDefault="007C0F44" w:rsidP="007C0F44">
            <w:pPr>
              <w:pStyle w:val="Sinespaciado"/>
              <w:rPr>
                <w:color w:val="000000"/>
                <w:sz w:val="20"/>
                <w:szCs w:val="20"/>
              </w:rPr>
            </w:pPr>
            <w:r w:rsidRPr="005819C4">
              <w:rPr>
                <w:color w:val="000000"/>
                <w:sz w:val="20"/>
                <w:szCs w:val="20"/>
              </w:rPr>
              <w:t>Fecha y hora en que se asigna guía de embarque</w:t>
            </w:r>
          </w:p>
        </w:tc>
      </w:tr>
      <w:tr w:rsidR="007C0F44" w:rsidRPr="005819C4" w14:paraId="7CB88C36" w14:textId="77777777" w:rsidTr="003D4F10">
        <w:trPr>
          <w:trHeight w:val="30"/>
        </w:trPr>
        <w:tc>
          <w:tcPr>
            <w:tcW w:w="1129" w:type="pct"/>
            <w:shd w:val="clear" w:color="auto" w:fill="E2EFD9" w:themeFill="accent6" w:themeFillTint="33"/>
            <w:tcMar>
              <w:top w:w="0" w:type="dxa"/>
              <w:left w:w="108" w:type="dxa"/>
              <w:bottom w:w="0" w:type="dxa"/>
              <w:right w:w="108" w:type="dxa"/>
            </w:tcMar>
          </w:tcPr>
          <w:p w14:paraId="60D94B38" w14:textId="29628343" w:rsidR="007C0F44" w:rsidRPr="005819C4" w:rsidRDefault="007C0F44" w:rsidP="007C0F44">
            <w:pPr>
              <w:pStyle w:val="Sinespaciado"/>
              <w:rPr>
                <w:color w:val="000000"/>
                <w:sz w:val="20"/>
                <w:szCs w:val="20"/>
              </w:rPr>
            </w:pPr>
            <w:r w:rsidRPr="005819C4">
              <w:rPr>
                <w:color w:val="000000"/>
                <w:sz w:val="20"/>
                <w:szCs w:val="20"/>
              </w:rPr>
              <w:t>Hora de asig. Transporte</w:t>
            </w:r>
          </w:p>
        </w:tc>
        <w:tc>
          <w:tcPr>
            <w:tcW w:w="865" w:type="pct"/>
            <w:shd w:val="clear" w:color="auto" w:fill="auto"/>
            <w:tcMar>
              <w:top w:w="0" w:type="dxa"/>
              <w:left w:w="108" w:type="dxa"/>
              <w:bottom w:w="0" w:type="dxa"/>
              <w:right w:w="108" w:type="dxa"/>
            </w:tcMar>
          </w:tcPr>
          <w:p w14:paraId="0B278966" w14:textId="4352788E"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CarrierTime</w:t>
            </w:r>
          </w:p>
        </w:tc>
        <w:tc>
          <w:tcPr>
            <w:tcW w:w="599" w:type="pct"/>
            <w:shd w:val="clear" w:color="auto" w:fill="auto"/>
            <w:vAlign w:val="center"/>
          </w:tcPr>
          <w:p w14:paraId="06CED0AB" w14:textId="4DE7C9E9"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4727F5F4" w14:textId="77777777" w:rsidR="007C0F44" w:rsidRPr="005819C4" w:rsidRDefault="007C0F44" w:rsidP="007C0F44">
            <w:pPr>
              <w:pStyle w:val="Sinespaciado"/>
              <w:rPr>
                <w:color w:val="000000"/>
                <w:sz w:val="20"/>
                <w:szCs w:val="20"/>
              </w:rPr>
            </w:pPr>
          </w:p>
        </w:tc>
        <w:tc>
          <w:tcPr>
            <w:tcW w:w="1607" w:type="pct"/>
            <w:vMerge/>
            <w:shd w:val="clear" w:color="auto" w:fill="auto"/>
            <w:vAlign w:val="center"/>
          </w:tcPr>
          <w:p w14:paraId="63137691" w14:textId="77777777" w:rsidR="007C0F44" w:rsidRPr="005819C4" w:rsidRDefault="007C0F44" w:rsidP="007C0F44">
            <w:pPr>
              <w:pStyle w:val="Sinespaciado"/>
              <w:rPr>
                <w:color w:val="000000"/>
                <w:sz w:val="20"/>
                <w:szCs w:val="20"/>
              </w:rPr>
            </w:pPr>
          </w:p>
        </w:tc>
      </w:tr>
      <w:tr w:rsidR="007C0F44" w:rsidRPr="005819C4" w14:paraId="0984E4D1"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753028C7" w14:textId="08C8F28B" w:rsidR="007C0F44" w:rsidRPr="005819C4" w:rsidRDefault="007C0F44" w:rsidP="007C0F44">
            <w:pPr>
              <w:pStyle w:val="Sinespaciado"/>
              <w:rPr>
                <w:color w:val="000000"/>
                <w:sz w:val="20"/>
                <w:szCs w:val="20"/>
              </w:rPr>
            </w:pPr>
            <w:r w:rsidRPr="005819C4">
              <w:rPr>
                <w:color w:val="000000"/>
                <w:sz w:val="20"/>
                <w:szCs w:val="20"/>
              </w:rPr>
              <w:t xml:space="preserve">Nombre </w:t>
            </w:r>
          </w:p>
        </w:tc>
        <w:tc>
          <w:tcPr>
            <w:tcW w:w="865" w:type="pct"/>
            <w:shd w:val="clear" w:color="auto" w:fill="auto"/>
            <w:tcMar>
              <w:top w:w="0" w:type="dxa"/>
              <w:left w:w="108" w:type="dxa"/>
              <w:bottom w:w="0" w:type="dxa"/>
              <w:right w:w="108" w:type="dxa"/>
            </w:tcMar>
          </w:tcPr>
          <w:p w14:paraId="53994909" w14:textId="200D7C9D" w:rsidR="007C0F44" w:rsidRPr="005819C4" w:rsidRDefault="007C0F44" w:rsidP="007C0F44">
            <w:pPr>
              <w:pStyle w:val="Sinespaciado"/>
              <w:rPr>
                <w:color w:val="000000"/>
                <w:sz w:val="20"/>
                <w:szCs w:val="20"/>
              </w:rPr>
            </w:pPr>
            <w:r w:rsidRPr="005819C4">
              <w:rPr>
                <w:color w:val="000000"/>
                <w:sz w:val="20"/>
                <w:szCs w:val="20"/>
              </w:rPr>
              <w:t>shipper-name</w:t>
            </w:r>
          </w:p>
        </w:tc>
        <w:tc>
          <w:tcPr>
            <w:tcW w:w="599" w:type="pct"/>
            <w:shd w:val="clear" w:color="auto" w:fill="auto"/>
            <w:vAlign w:val="center"/>
          </w:tcPr>
          <w:p w14:paraId="3A93CA18" w14:textId="40725CC4"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52BCBCCE"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2DA40C9E" w14:textId="5499ED97" w:rsidR="007C0F44" w:rsidRPr="005819C4" w:rsidRDefault="007C0F44" w:rsidP="007C0F44">
            <w:pPr>
              <w:pStyle w:val="Sinespaciado"/>
              <w:rPr>
                <w:color w:val="000000"/>
                <w:sz w:val="20"/>
                <w:szCs w:val="20"/>
              </w:rPr>
            </w:pPr>
            <w:r w:rsidRPr="005819C4">
              <w:rPr>
                <w:color w:val="000000"/>
                <w:sz w:val="20"/>
                <w:szCs w:val="20"/>
              </w:rPr>
              <w:t>Nombre del transportista</w:t>
            </w:r>
          </w:p>
        </w:tc>
      </w:tr>
      <w:tr w:rsidR="007C0F44" w:rsidRPr="005819C4" w14:paraId="49096C7F"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05156476" w14:textId="195F7460" w:rsidR="007C0F44" w:rsidRPr="005819C4" w:rsidRDefault="007C0F44" w:rsidP="007C0F44">
            <w:pPr>
              <w:pStyle w:val="Sinespaciado"/>
              <w:rPr>
                <w:color w:val="000000"/>
                <w:sz w:val="20"/>
                <w:szCs w:val="20"/>
              </w:rPr>
            </w:pPr>
            <w:r w:rsidRPr="005819C4">
              <w:rPr>
                <w:color w:val="000000"/>
                <w:sz w:val="20"/>
                <w:szCs w:val="20"/>
              </w:rPr>
              <w:t>Fecha de envío</w:t>
            </w:r>
          </w:p>
        </w:tc>
        <w:tc>
          <w:tcPr>
            <w:tcW w:w="865" w:type="pct"/>
            <w:shd w:val="clear" w:color="auto" w:fill="auto"/>
            <w:tcMar>
              <w:top w:w="0" w:type="dxa"/>
              <w:left w:w="108" w:type="dxa"/>
              <w:bottom w:w="0" w:type="dxa"/>
              <w:right w:w="108" w:type="dxa"/>
            </w:tcMar>
          </w:tcPr>
          <w:p w14:paraId="20BBB080" w14:textId="543F8FC4" w:rsidR="007C0F44" w:rsidRPr="005819C4" w:rsidRDefault="007C0F44" w:rsidP="007C0F44">
            <w:pPr>
              <w:pStyle w:val="Sinespaciado"/>
              <w:rPr>
                <w:color w:val="000000"/>
                <w:sz w:val="20"/>
                <w:szCs w:val="20"/>
              </w:rPr>
            </w:pPr>
            <w:r w:rsidRPr="005819C4">
              <w:rPr>
                <w:color w:val="000000"/>
                <w:sz w:val="20"/>
                <w:szCs w:val="20"/>
              </w:rPr>
              <w:t>shipping-date</w:t>
            </w:r>
          </w:p>
        </w:tc>
        <w:tc>
          <w:tcPr>
            <w:tcW w:w="599" w:type="pct"/>
            <w:shd w:val="clear" w:color="auto" w:fill="auto"/>
            <w:vAlign w:val="center"/>
          </w:tcPr>
          <w:p w14:paraId="34BFB4A4" w14:textId="73D12CDD"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6955220F"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5B6EE9BA" w14:textId="279DBC7F" w:rsidR="007C0F44" w:rsidRPr="005819C4" w:rsidRDefault="007C0F44" w:rsidP="007C0F44">
            <w:pPr>
              <w:pStyle w:val="Sinespaciado"/>
              <w:rPr>
                <w:color w:val="000000"/>
                <w:sz w:val="20"/>
                <w:szCs w:val="20"/>
              </w:rPr>
            </w:pPr>
            <w:r w:rsidRPr="005819C4">
              <w:rPr>
                <w:color w:val="000000"/>
                <w:sz w:val="20"/>
                <w:szCs w:val="20"/>
              </w:rPr>
              <w:t>Contiene la fecha de envío de la orden</w:t>
            </w:r>
          </w:p>
        </w:tc>
      </w:tr>
      <w:tr w:rsidR="007C0F44" w:rsidRPr="005819C4" w14:paraId="4447CC08"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7404C457" w14:textId="10206065" w:rsidR="007C0F44" w:rsidRPr="005819C4" w:rsidRDefault="007C0F44" w:rsidP="007C0F44">
            <w:pPr>
              <w:pStyle w:val="Sinespaciado"/>
              <w:rPr>
                <w:color w:val="000000"/>
                <w:sz w:val="20"/>
                <w:szCs w:val="20"/>
              </w:rPr>
            </w:pPr>
            <w:r w:rsidRPr="005819C4">
              <w:rPr>
                <w:color w:val="000000"/>
                <w:sz w:val="20"/>
                <w:szCs w:val="20"/>
              </w:rPr>
              <w:t>Número de transacción</w:t>
            </w:r>
          </w:p>
        </w:tc>
        <w:tc>
          <w:tcPr>
            <w:tcW w:w="865" w:type="pct"/>
            <w:shd w:val="clear" w:color="auto" w:fill="auto"/>
            <w:tcMar>
              <w:top w:w="0" w:type="dxa"/>
              <w:left w:w="108" w:type="dxa"/>
              <w:bottom w:w="0" w:type="dxa"/>
              <w:right w:w="108" w:type="dxa"/>
            </w:tcMar>
          </w:tcPr>
          <w:p w14:paraId="75ED351D" w14:textId="3A460AEC" w:rsidR="007C0F44" w:rsidRPr="005819C4" w:rsidRDefault="007C0F44" w:rsidP="007C0F44">
            <w:pPr>
              <w:pStyle w:val="Sinespaciado"/>
              <w:rPr>
                <w:color w:val="000000"/>
                <w:sz w:val="20"/>
                <w:szCs w:val="20"/>
              </w:rPr>
            </w:pPr>
            <w:r w:rsidRPr="005819C4">
              <w:rPr>
                <w:color w:val="000000"/>
                <w:sz w:val="20"/>
                <w:szCs w:val="20"/>
              </w:rPr>
              <w:t>transaction-no</w:t>
            </w:r>
          </w:p>
        </w:tc>
        <w:tc>
          <w:tcPr>
            <w:tcW w:w="599" w:type="pct"/>
            <w:shd w:val="clear" w:color="auto" w:fill="auto"/>
            <w:vAlign w:val="center"/>
          </w:tcPr>
          <w:p w14:paraId="411E4C24" w14:textId="57824177"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1E71738D"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31231463" w14:textId="77777777" w:rsidR="007C0F44" w:rsidRDefault="007C0F44" w:rsidP="007C0F44">
            <w:pPr>
              <w:pStyle w:val="Sinespaciado"/>
              <w:rPr>
                <w:color w:val="000000"/>
                <w:sz w:val="20"/>
                <w:szCs w:val="20"/>
              </w:rPr>
            </w:pPr>
            <w:r w:rsidRPr="005819C4">
              <w:rPr>
                <w:color w:val="000000"/>
                <w:sz w:val="20"/>
                <w:szCs w:val="20"/>
              </w:rPr>
              <w:t>Contiene el id de la transacción</w:t>
            </w:r>
          </w:p>
          <w:p w14:paraId="281B8EF3" w14:textId="1FE446BA" w:rsidR="007C0F44" w:rsidRPr="005819C4" w:rsidRDefault="007C0F44" w:rsidP="007C0F44">
            <w:pPr>
              <w:pStyle w:val="Sinespaciado"/>
              <w:rPr>
                <w:color w:val="000000"/>
                <w:sz w:val="20"/>
                <w:szCs w:val="20"/>
              </w:rPr>
            </w:pPr>
            <w:r>
              <w:rPr>
                <w:color w:val="000000"/>
                <w:sz w:val="20"/>
                <w:szCs w:val="20"/>
              </w:rPr>
              <w:t>Actual: Contiene el Id del transportista</w:t>
            </w:r>
          </w:p>
        </w:tc>
      </w:tr>
      <w:tr w:rsidR="007C0F44" w:rsidRPr="005819C4" w14:paraId="5A4397C9"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6D525690" w14:textId="21FF3B04" w:rsidR="007C0F44" w:rsidRPr="005819C4" w:rsidRDefault="007C0F44" w:rsidP="007C0F44">
            <w:pPr>
              <w:pStyle w:val="Sinespaciado"/>
              <w:rPr>
                <w:color w:val="000000"/>
                <w:sz w:val="20"/>
                <w:szCs w:val="20"/>
              </w:rPr>
            </w:pPr>
            <w:r w:rsidRPr="005819C4">
              <w:rPr>
                <w:color w:val="000000"/>
                <w:sz w:val="20"/>
                <w:szCs w:val="20"/>
              </w:rPr>
              <w:t>Número de tracking</w:t>
            </w:r>
          </w:p>
        </w:tc>
        <w:tc>
          <w:tcPr>
            <w:tcW w:w="865" w:type="pct"/>
            <w:shd w:val="clear" w:color="auto" w:fill="auto"/>
            <w:tcMar>
              <w:top w:w="0" w:type="dxa"/>
              <w:left w:w="108" w:type="dxa"/>
              <w:bottom w:w="0" w:type="dxa"/>
              <w:right w:w="108" w:type="dxa"/>
            </w:tcMar>
          </w:tcPr>
          <w:p w14:paraId="0ACFCC13" w14:textId="4CBA2039" w:rsidR="007C0F44" w:rsidRPr="005819C4" w:rsidRDefault="007C0F44" w:rsidP="007C0F44">
            <w:pPr>
              <w:pStyle w:val="Sinespaciado"/>
              <w:rPr>
                <w:color w:val="000000"/>
                <w:sz w:val="20"/>
                <w:szCs w:val="20"/>
              </w:rPr>
            </w:pPr>
            <w:r w:rsidRPr="005819C4">
              <w:rPr>
                <w:color w:val="000000"/>
                <w:sz w:val="20"/>
                <w:szCs w:val="20"/>
              </w:rPr>
              <w:t>traking-no</w:t>
            </w:r>
          </w:p>
        </w:tc>
        <w:tc>
          <w:tcPr>
            <w:tcW w:w="599" w:type="pct"/>
            <w:shd w:val="clear" w:color="auto" w:fill="auto"/>
            <w:vAlign w:val="center"/>
          </w:tcPr>
          <w:p w14:paraId="5B26414E" w14:textId="18BF28FA" w:rsidR="007C0F44" w:rsidRPr="005819C4" w:rsidRDefault="007C0F44" w:rsidP="007C0F44">
            <w:pPr>
              <w:pStyle w:val="Sinespaciado"/>
              <w:rPr>
                <w:color w:val="000000"/>
                <w:sz w:val="20"/>
                <w:szCs w:val="20"/>
              </w:rPr>
            </w:pPr>
            <w:r w:rsidRPr="005819C4">
              <w:rPr>
                <w:color w:val="000000"/>
                <w:sz w:val="20"/>
                <w:szCs w:val="20"/>
              </w:rPr>
              <w:t>&lt;shipment shipment-id&gt;</w:t>
            </w:r>
          </w:p>
        </w:tc>
        <w:tc>
          <w:tcPr>
            <w:tcW w:w="800" w:type="pct"/>
            <w:vMerge/>
            <w:shd w:val="clear" w:color="auto" w:fill="auto"/>
            <w:vAlign w:val="center"/>
          </w:tcPr>
          <w:p w14:paraId="72B8C121"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3D4DC0A3" w14:textId="77777777" w:rsidR="007C0F44" w:rsidRDefault="007C0F44" w:rsidP="007C0F44">
            <w:pPr>
              <w:pStyle w:val="Sinespaciado"/>
              <w:rPr>
                <w:color w:val="000000"/>
                <w:sz w:val="20"/>
                <w:szCs w:val="20"/>
              </w:rPr>
            </w:pPr>
            <w:r w:rsidRPr="005819C4">
              <w:rPr>
                <w:color w:val="000000"/>
                <w:sz w:val="20"/>
                <w:szCs w:val="20"/>
              </w:rPr>
              <w:t>Contiene el número de tracking de la orden</w:t>
            </w:r>
            <w:r>
              <w:rPr>
                <w:color w:val="000000"/>
                <w:sz w:val="20"/>
                <w:szCs w:val="20"/>
              </w:rPr>
              <w:t>.</w:t>
            </w:r>
          </w:p>
          <w:p w14:paraId="60D4AED2" w14:textId="3A01EFE0" w:rsidR="007C0F44" w:rsidRPr="005819C4" w:rsidRDefault="007C0F44" w:rsidP="007C0F44">
            <w:pPr>
              <w:pStyle w:val="Sinespaciado"/>
              <w:rPr>
                <w:color w:val="000000"/>
                <w:sz w:val="20"/>
                <w:szCs w:val="20"/>
              </w:rPr>
            </w:pPr>
            <w:r>
              <w:rPr>
                <w:color w:val="000000"/>
                <w:sz w:val="20"/>
                <w:szCs w:val="20"/>
              </w:rPr>
              <w:t xml:space="preserve">Nro. </w:t>
            </w:r>
            <w:proofErr w:type="spellStart"/>
            <w:r>
              <w:rPr>
                <w:color w:val="000000"/>
                <w:sz w:val="20"/>
                <w:szCs w:val="20"/>
              </w:rPr>
              <w:t>Guia</w:t>
            </w:r>
            <w:proofErr w:type="spellEnd"/>
            <w:r>
              <w:rPr>
                <w:color w:val="000000"/>
                <w:sz w:val="20"/>
                <w:szCs w:val="20"/>
              </w:rPr>
              <w:t xml:space="preserve"> para envío de la orden.</w:t>
            </w:r>
          </w:p>
        </w:tc>
      </w:tr>
      <w:tr w:rsidR="007C0F44" w:rsidRPr="005819C4" w14:paraId="02780D0F"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42C9DCA3" w14:textId="6AE3FE96" w:rsidR="007C0F44" w:rsidRDefault="007C0F44" w:rsidP="007C0F44">
            <w:pPr>
              <w:pStyle w:val="Sinespaciado"/>
              <w:rPr>
                <w:color w:val="000000"/>
                <w:sz w:val="20"/>
                <w:szCs w:val="20"/>
              </w:rPr>
            </w:pPr>
            <w:r>
              <w:rPr>
                <w:color w:val="000000"/>
                <w:sz w:val="20"/>
                <w:szCs w:val="20"/>
              </w:rPr>
              <w:t>Transportista cotizado</w:t>
            </w:r>
          </w:p>
        </w:tc>
        <w:tc>
          <w:tcPr>
            <w:tcW w:w="865" w:type="pct"/>
            <w:shd w:val="clear" w:color="auto" w:fill="auto"/>
            <w:tcMar>
              <w:top w:w="0" w:type="dxa"/>
              <w:left w:w="108" w:type="dxa"/>
              <w:bottom w:w="0" w:type="dxa"/>
              <w:right w:w="108" w:type="dxa"/>
            </w:tcMar>
          </w:tcPr>
          <w:p w14:paraId="55223719" w14:textId="7CEE5A1A" w:rsidR="007C0F44" w:rsidRPr="005819C4" w:rsidRDefault="007C0F44" w:rsidP="007C0F44">
            <w:pPr>
              <w:pStyle w:val="Sinespaciado"/>
              <w:rPr>
                <w:color w:val="000000"/>
                <w:sz w:val="20"/>
                <w:szCs w:val="20"/>
              </w:rPr>
            </w:pPr>
            <w:r>
              <w:rPr>
                <w:color w:val="000000"/>
                <w:sz w:val="20"/>
                <w:szCs w:val="20"/>
              </w:rPr>
              <w:t>Carrier-ID-Cotize</w:t>
            </w:r>
          </w:p>
        </w:tc>
        <w:tc>
          <w:tcPr>
            <w:tcW w:w="599" w:type="pct"/>
            <w:shd w:val="clear" w:color="auto" w:fill="auto"/>
            <w:vAlign w:val="center"/>
          </w:tcPr>
          <w:p w14:paraId="1CA8AAC7" w14:textId="5F038EE1" w:rsidR="007C0F44" w:rsidRPr="005819C4" w:rsidRDefault="007C0F44" w:rsidP="007C0F44">
            <w:pPr>
              <w:pStyle w:val="Sinespaciado"/>
              <w:rPr>
                <w:color w:val="000000"/>
                <w:sz w:val="20"/>
                <w:szCs w:val="20"/>
              </w:rPr>
            </w:pPr>
            <w:r>
              <w:rPr>
                <w:color w:val="000000"/>
                <w:sz w:val="18"/>
                <w:szCs w:val="20"/>
              </w:rPr>
              <w:t>N/A</w:t>
            </w:r>
          </w:p>
        </w:tc>
        <w:tc>
          <w:tcPr>
            <w:tcW w:w="800" w:type="pct"/>
            <w:vMerge w:val="restart"/>
            <w:shd w:val="clear" w:color="auto" w:fill="auto"/>
            <w:vAlign w:val="center"/>
          </w:tcPr>
          <w:p w14:paraId="0DAC4EF7" w14:textId="268D3C42" w:rsidR="007C0F44" w:rsidRPr="005819C4" w:rsidRDefault="007C0F44" w:rsidP="007C0F44">
            <w:pPr>
              <w:pStyle w:val="Sinespaciado"/>
              <w:rPr>
                <w:color w:val="000000"/>
                <w:sz w:val="20"/>
                <w:szCs w:val="20"/>
              </w:rPr>
            </w:pPr>
            <w:r>
              <w:rPr>
                <w:color w:val="000000"/>
                <w:sz w:val="20"/>
                <w:szCs w:val="20"/>
              </w:rPr>
              <w:t>Etapa Transportista</w:t>
            </w:r>
          </w:p>
        </w:tc>
        <w:tc>
          <w:tcPr>
            <w:tcW w:w="1607" w:type="pct"/>
            <w:shd w:val="clear" w:color="auto" w:fill="auto"/>
            <w:vAlign w:val="center"/>
          </w:tcPr>
          <w:p w14:paraId="265E15D3" w14:textId="134D86BF" w:rsidR="007C0F44" w:rsidRPr="005819C4" w:rsidRDefault="007C0F44" w:rsidP="007C0F44">
            <w:pPr>
              <w:pStyle w:val="Sinespaciado"/>
              <w:rPr>
                <w:color w:val="000000"/>
                <w:sz w:val="20"/>
                <w:szCs w:val="20"/>
              </w:rPr>
            </w:pPr>
            <w:r>
              <w:rPr>
                <w:color w:val="000000"/>
                <w:sz w:val="20"/>
                <w:szCs w:val="20"/>
              </w:rPr>
              <w:t>Id transportista elegido en el split</w:t>
            </w:r>
          </w:p>
        </w:tc>
      </w:tr>
      <w:tr w:rsidR="007C0F44" w:rsidRPr="005819C4" w14:paraId="49C97A3C"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52999DEA" w14:textId="20370DE7" w:rsidR="007C0F44" w:rsidRDefault="007C0F44" w:rsidP="007C0F44">
            <w:pPr>
              <w:pStyle w:val="Sinespaciado"/>
              <w:rPr>
                <w:color w:val="000000"/>
                <w:sz w:val="20"/>
                <w:szCs w:val="20"/>
              </w:rPr>
            </w:pPr>
            <w:r>
              <w:rPr>
                <w:color w:val="000000"/>
                <w:sz w:val="20"/>
                <w:szCs w:val="20"/>
              </w:rPr>
              <w:t>Costo Cotizado Transporte</w:t>
            </w:r>
          </w:p>
        </w:tc>
        <w:tc>
          <w:tcPr>
            <w:tcW w:w="865" w:type="pct"/>
            <w:shd w:val="clear" w:color="auto" w:fill="auto"/>
            <w:tcMar>
              <w:top w:w="0" w:type="dxa"/>
              <w:left w:w="108" w:type="dxa"/>
              <w:bottom w:w="0" w:type="dxa"/>
              <w:right w:w="108" w:type="dxa"/>
            </w:tcMar>
          </w:tcPr>
          <w:p w14:paraId="6A4BECF4" w14:textId="7B1D1973" w:rsidR="007C0F44" w:rsidRPr="005819C4" w:rsidRDefault="007C0F44" w:rsidP="007C0F44">
            <w:pPr>
              <w:pStyle w:val="Sinespaciado"/>
              <w:rPr>
                <w:color w:val="000000"/>
                <w:sz w:val="20"/>
                <w:szCs w:val="20"/>
              </w:rPr>
            </w:pPr>
            <w:r>
              <w:rPr>
                <w:color w:val="000000"/>
                <w:sz w:val="20"/>
                <w:szCs w:val="20"/>
              </w:rPr>
              <w:t>Carrier-Cost-Cotize</w:t>
            </w:r>
          </w:p>
        </w:tc>
        <w:tc>
          <w:tcPr>
            <w:tcW w:w="599" w:type="pct"/>
            <w:shd w:val="clear" w:color="auto" w:fill="auto"/>
            <w:vAlign w:val="center"/>
          </w:tcPr>
          <w:p w14:paraId="7DCE4067" w14:textId="26665C5F" w:rsidR="007C0F44" w:rsidRPr="005819C4" w:rsidRDefault="007C0F44" w:rsidP="007C0F44">
            <w:pPr>
              <w:pStyle w:val="Sinespaciado"/>
              <w:rPr>
                <w:color w:val="000000"/>
                <w:sz w:val="20"/>
                <w:szCs w:val="20"/>
              </w:rPr>
            </w:pPr>
            <w:r>
              <w:rPr>
                <w:color w:val="000000"/>
                <w:sz w:val="18"/>
                <w:szCs w:val="20"/>
              </w:rPr>
              <w:t>N/A</w:t>
            </w:r>
          </w:p>
        </w:tc>
        <w:tc>
          <w:tcPr>
            <w:tcW w:w="800" w:type="pct"/>
            <w:vMerge/>
            <w:shd w:val="clear" w:color="auto" w:fill="auto"/>
            <w:vAlign w:val="center"/>
          </w:tcPr>
          <w:p w14:paraId="6C89A19B"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709B09D" w14:textId="3FF26B46" w:rsidR="007C0F44" w:rsidRPr="005819C4" w:rsidRDefault="007C0F44" w:rsidP="007C0F44">
            <w:pPr>
              <w:pStyle w:val="Sinespaciado"/>
              <w:rPr>
                <w:color w:val="000000"/>
                <w:sz w:val="20"/>
                <w:szCs w:val="20"/>
              </w:rPr>
            </w:pPr>
            <w:r>
              <w:rPr>
                <w:color w:val="000000"/>
                <w:sz w:val="20"/>
                <w:szCs w:val="20"/>
              </w:rPr>
              <w:t>Costo de transporte elegido en el split</w:t>
            </w:r>
          </w:p>
        </w:tc>
      </w:tr>
      <w:tr w:rsidR="007C0F44" w:rsidRPr="005819C4" w14:paraId="737C8299"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23B6864A" w14:textId="520A3033" w:rsidR="007C0F44" w:rsidRDefault="007C0F44" w:rsidP="007C0F44">
            <w:pPr>
              <w:pStyle w:val="Sinespaciado"/>
              <w:rPr>
                <w:color w:val="000000"/>
                <w:sz w:val="20"/>
                <w:szCs w:val="20"/>
              </w:rPr>
            </w:pPr>
            <w:r>
              <w:rPr>
                <w:color w:val="000000"/>
                <w:sz w:val="20"/>
                <w:szCs w:val="20"/>
              </w:rPr>
              <w:t>Transportista con el que se ejecutó el shipment</w:t>
            </w:r>
          </w:p>
        </w:tc>
        <w:tc>
          <w:tcPr>
            <w:tcW w:w="865" w:type="pct"/>
            <w:shd w:val="clear" w:color="auto" w:fill="auto"/>
            <w:tcMar>
              <w:top w:w="0" w:type="dxa"/>
              <w:left w:w="108" w:type="dxa"/>
              <w:bottom w:w="0" w:type="dxa"/>
              <w:right w:w="108" w:type="dxa"/>
            </w:tcMar>
          </w:tcPr>
          <w:p w14:paraId="2C4A8DA4" w14:textId="6BE7F136" w:rsidR="007C0F44" w:rsidRPr="005819C4" w:rsidRDefault="007C0F44" w:rsidP="007C0F44">
            <w:pPr>
              <w:pStyle w:val="Sinespaciado"/>
              <w:rPr>
                <w:color w:val="000000"/>
                <w:sz w:val="20"/>
                <w:szCs w:val="20"/>
              </w:rPr>
            </w:pPr>
            <w:r>
              <w:rPr>
                <w:color w:val="000000"/>
                <w:sz w:val="20"/>
                <w:szCs w:val="20"/>
              </w:rPr>
              <w:t>Carrier-ID-Final</w:t>
            </w:r>
          </w:p>
        </w:tc>
        <w:tc>
          <w:tcPr>
            <w:tcW w:w="599" w:type="pct"/>
            <w:shd w:val="clear" w:color="auto" w:fill="auto"/>
            <w:vAlign w:val="center"/>
          </w:tcPr>
          <w:p w14:paraId="43288E5E" w14:textId="3C1D98E8" w:rsidR="007C0F44" w:rsidRPr="005819C4" w:rsidRDefault="007C0F44" w:rsidP="007C0F44">
            <w:pPr>
              <w:pStyle w:val="Sinespaciado"/>
              <w:rPr>
                <w:color w:val="000000"/>
                <w:sz w:val="20"/>
                <w:szCs w:val="20"/>
              </w:rPr>
            </w:pPr>
            <w:r>
              <w:rPr>
                <w:color w:val="000000"/>
                <w:sz w:val="18"/>
                <w:szCs w:val="20"/>
              </w:rPr>
              <w:t>N/A</w:t>
            </w:r>
          </w:p>
        </w:tc>
        <w:tc>
          <w:tcPr>
            <w:tcW w:w="800" w:type="pct"/>
            <w:vMerge/>
            <w:shd w:val="clear" w:color="auto" w:fill="auto"/>
            <w:vAlign w:val="center"/>
          </w:tcPr>
          <w:p w14:paraId="05EA720F"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0E266EFC" w14:textId="567FD286" w:rsidR="007C0F44" w:rsidRPr="005819C4" w:rsidRDefault="007C0F44" w:rsidP="007C0F44">
            <w:pPr>
              <w:pStyle w:val="Sinespaciado"/>
              <w:rPr>
                <w:color w:val="000000"/>
                <w:sz w:val="20"/>
                <w:szCs w:val="20"/>
              </w:rPr>
            </w:pPr>
            <w:r>
              <w:rPr>
                <w:color w:val="000000"/>
                <w:sz w:val="20"/>
                <w:szCs w:val="20"/>
              </w:rPr>
              <w:t>Id transportista con el cual se envió el shipment</w:t>
            </w:r>
          </w:p>
        </w:tc>
      </w:tr>
      <w:tr w:rsidR="007C0F44" w:rsidRPr="005819C4" w14:paraId="7C46690D" w14:textId="77777777" w:rsidTr="003D4F10">
        <w:trPr>
          <w:trHeight w:val="30"/>
        </w:trPr>
        <w:tc>
          <w:tcPr>
            <w:tcW w:w="1129" w:type="pct"/>
            <w:shd w:val="clear" w:color="auto" w:fill="E2EFD9" w:themeFill="accent6" w:themeFillTint="33"/>
            <w:tcMar>
              <w:top w:w="0" w:type="dxa"/>
              <w:left w:w="108" w:type="dxa"/>
              <w:bottom w:w="0" w:type="dxa"/>
              <w:right w:w="108" w:type="dxa"/>
            </w:tcMar>
            <w:vAlign w:val="center"/>
          </w:tcPr>
          <w:p w14:paraId="0AAB2B9C" w14:textId="00BC3B25" w:rsidR="007C0F44" w:rsidRDefault="007C0F44" w:rsidP="007C0F44">
            <w:pPr>
              <w:pStyle w:val="Sinespaciado"/>
              <w:rPr>
                <w:color w:val="000000"/>
                <w:sz w:val="20"/>
                <w:szCs w:val="20"/>
              </w:rPr>
            </w:pPr>
            <w:r>
              <w:rPr>
                <w:color w:val="000000"/>
                <w:sz w:val="20"/>
                <w:szCs w:val="20"/>
              </w:rPr>
              <w:t>Costo final con el transportista que ejecuto el shipment</w:t>
            </w:r>
          </w:p>
        </w:tc>
        <w:tc>
          <w:tcPr>
            <w:tcW w:w="865" w:type="pct"/>
            <w:shd w:val="clear" w:color="auto" w:fill="auto"/>
            <w:tcMar>
              <w:top w:w="0" w:type="dxa"/>
              <w:left w:w="108" w:type="dxa"/>
              <w:bottom w:w="0" w:type="dxa"/>
              <w:right w:w="108" w:type="dxa"/>
            </w:tcMar>
          </w:tcPr>
          <w:p w14:paraId="63B4B53E" w14:textId="5035B376" w:rsidR="007C0F44" w:rsidRPr="005819C4" w:rsidRDefault="007C0F44" w:rsidP="007C0F44">
            <w:pPr>
              <w:pStyle w:val="Sinespaciado"/>
              <w:rPr>
                <w:color w:val="000000"/>
                <w:sz w:val="20"/>
                <w:szCs w:val="20"/>
              </w:rPr>
            </w:pPr>
            <w:r>
              <w:rPr>
                <w:color w:val="000000"/>
                <w:sz w:val="20"/>
                <w:szCs w:val="20"/>
              </w:rPr>
              <w:t>Carrier-Cost-Final</w:t>
            </w:r>
          </w:p>
        </w:tc>
        <w:tc>
          <w:tcPr>
            <w:tcW w:w="599" w:type="pct"/>
            <w:shd w:val="clear" w:color="auto" w:fill="auto"/>
            <w:vAlign w:val="center"/>
          </w:tcPr>
          <w:p w14:paraId="269A06DB" w14:textId="3732987A" w:rsidR="007C0F44" w:rsidRPr="005819C4" w:rsidRDefault="007C0F44" w:rsidP="007C0F44">
            <w:pPr>
              <w:pStyle w:val="Sinespaciado"/>
              <w:rPr>
                <w:color w:val="000000"/>
                <w:sz w:val="20"/>
                <w:szCs w:val="20"/>
              </w:rPr>
            </w:pPr>
            <w:r>
              <w:rPr>
                <w:color w:val="000000"/>
                <w:sz w:val="18"/>
                <w:szCs w:val="20"/>
              </w:rPr>
              <w:t>N/A</w:t>
            </w:r>
          </w:p>
        </w:tc>
        <w:tc>
          <w:tcPr>
            <w:tcW w:w="800" w:type="pct"/>
            <w:vMerge/>
            <w:shd w:val="clear" w:color="auto" w:fill="auto"/>
            <w:vAlign w:val="center"/>
          </w:tcPr>
          <w:p w14:paraId="7E05D8A5"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41553105" w14:textId="2B1040C3" w:rsidR="007C0F44" w:rsidRPr="005819C4" w:rsidRDefault="007C0F44" w:rsidP="007C0F44">
            <w:pPr>
              <w:pStyle w:val="Sinespaciado"/>
              <w:rPr>
                <w:color w:val="000000"/>
                <w:sz w:val="20"/>
                <w:szCs w:val="20"/>
              </w:rPr>
            </w:pPr>
            <w:r>
              <w:rPr>
                <w:color w:val="000000"/>
                <w:sz w:val="20"/>
                <w:szCs w:val="20"/>
              </w:rPr>
              <w:t>Costo de transporte con el cual se envió el shipment</w:t>
            </w:r>
          </w:p>
        </w:tc>
      </w:tr>
      <w:tr w:rsidR="007C0F44" w:rsidRPr="005819C4" w14:paraId="483EFD16" w14:textId="77777777" w:rsidTr="00EE3271">
        <w:trPr>
          <w:trHeight w:val="30"/>
          <w:ins w:id="221" w:author="Alcántara Ávila, Humberto" w:date="2021-03-22T13:33:00Z"/>
        </w:trPr>
        <w:tc>
          <w:tcPr>
            <w:tcW w:w="1129" w:type="pct"/>
            <w:shd w:val="clear" w:color="auto" w:fill="E2EFD9" w:themeFill="accent6" w:themeFillTint="33"/>
            <w:tcMar>
              <w:top w:w="0" w:type="dxa"/>
              <w:left w:w="108" w:type="dxa"/>
              <w:bottom w:w="0" w:type="dxa"/>
              <w:right w:w="108" w:type="dxa"/>
            </w:tcMar>
            <w:vAlign w:val="center"/>
          </w:tcPr>
          <w:p w14:paraId="152B6B3A" w14:textId="7902BF53" w:rsidR="007C0F44" w:rsidRDefault="007C0F44" w:rsidP="007C0F44">
            <w:pPr>
              <w:pStyle w:val="Sinespaciado"/>
              <w:rPr>
                <w:ins w:id="222" w:author="Alcántara Ávila, Humberto" w:date="2021-03-22T13:33:00Z"/>
                <w:color w:val="000000"/>
                <w:sz w:val="20"/>
                <w:szCs w:val="20"/>
              </w:rPr>
            </w:pPr>
            <w:ins w:id="223" w:author="Alcántara Ávila, Humberto" w:date="2021-03-22T13:33:00Z">
              <w:r>
                <w:rPr>
                  <w:color w:val="000000"/>
                  <w:sz w:val="20"/>
                  <w:szCs w:val="20"/>
                </w:rPr>
                <w:t>Fecha de recolección en Almacen</w:t>
              </w:r>
            </w:ins>
          </w:p>
        </w:tc>
        <w:tc>
          <w:tcPr>
            <w:tcW w:w="865" w:type="pct"/>
            <w:shd w:val="clear" w:color="auto" w:fill="auto"/>
            <w:tcMar>
              <w:top w:w="0" w:type="dxa"/>
              <w:left w:w="108" w:type="dxa"/>
              <w:bottom w:w="0" w:type="dxa"/>
              <w:right w:w="108" w:type="dxa"/>
            </w:tcMar>
          </w:tcPr>
          <w:p w14:paraId="3DBD48A4" w14:textId="1A155E8C" w:rsidR="007C0F44" w:rsidRPr="00EE3271" w:rsidRDefault="007C0F44" w:rsidP="007C0F44">
            <w:pPr>
              <w:pStyle w:val="Sinespaciado"/>
              <w:rPr>
                <w:ins w:id="224" w:author="Alcántara Ávila, Humberto" w:date="2021-03-22T13:33:00Z"/>
                <w:color w:val="000000"/>
                <w:sz w:val="18"/>
                <w:szCs w:val="20"/>
              </w:rPr>
            </w:pPr>
            <w:proofErr w:type="spellStart"/>
            <w:r>
              <w:rPr>
                <w:rFonts w:ascii="Consolas" w:hAnsi="Consolas" w:cs="Consolas"/>
                <w:color w:val="000000"/>
                <w:sz w:val="18"/>
                <w:szCs w:val="19"/>
              </w:rPr>
              <w:t>WHPickedDate</w:t>
            </w:r>
            <w:proofErr w:type="spellEnd"/>
          </w:p>
        </w:tc>
        <w:tc>
          <w:tcPr>
            <w:tcW w:w="599" w:type="pct"/>
            <w:shd w:val="clear" w:color="auto" w:fill="auto"/>
            <w:vAlign w:val="center"/>
          </w:tcPr>
          <w:p w14:paraId="21989ABD" w14:textId="77777777" w:rsidR="007C0F44" w:rsidRDefault="007C0F44" w:rsidP="007C0F44">
            <w:pPr>
              <w:pStyle w:val="Sinespaciado"/>
              <w:rPr>
                <w:ins w:id="225" w:author="Alcántara Ávila, Humberto" w:date="2021-03-22T13:33:00Z"/>
                <w:color w:val="000000"/>
                <w:sz w:val="18"/>
                <w:szCs w:val="20"/>
              </w:rPr>
            </w:pPr>
          </w:p>
        </w:tc>
        <w:tc>
          <w:tcPr>
            <w:tcW w:w="800" w:type="pct"/>
            <w:shd w:val="clear" w:color="auto" w:fill="auto"/>
            <w:vAlign w:val="center"/>
          </w:tcPr>
          <w:p w14:paraId="7675125C" w14:textId="77777777" w:rsidR="007C0F44" w:rsidRPr="005819C4" w:rsidRDefault="007C0F44" w:rsidP="007C0F44">
            <w:pPr>
              <w:pStyle w:val="Sinespaciado"/>
              <w:rPr>
                <w:ins w:id="226" w:author="Alcántara Ávila, Humberto" w:date="2021-03-22T13:33:00Z"/>
                <w:color w:val="000000"/>
                <w:sz w:val="20"/>
                <w:szCs w:val="20"/>
              </w:rPr>
            </w:pPr>
          </w:p>
        </w:tc>
        <w:tc>
          <w:tcPr>
            <w:tcW w:w="1607" w:type="pct"/>
            <w:shd w:val="clear" w:color="auto" w:fill="auto"/>
            <w:vAlign w:val="center"/>
          </w:tcPr>
          <w:p w14:paraId="044E3B20" w14:textId="77777777" w:rsidR="007C0F44" w:rsidRDefault="007C0F44" w:rsidP="007C0F44">
            <w:pPr>
              <w:pStyle w:val="Sinespaciado"/>
              <w:rPr>
                <w:ins w:id="227" w:author="Alcántara Ávila, Humberto" w:date="2021-03-22T13:33:00Z"/>
                <w:color w:val="000000"/>
                <w:sz w:val="20"/>
                <w:szCs w:val="20"/>
              </w:rPr>
            </w:pPr>
          </w:p>
        </w:tc>
      </w:tr>
      <w:tr w:rsidR="007C0F44" w:rsidRPr="005819C4" w14:paraId="1E771B6C" w14:textId="77777777" w:rsidTr="00EE3271">
        <w:trPr>
          <w:trHeight w:val="30"/>
          <w:ins w:id="228" w:author="Alcántara Ávila, Humberto" w:date="2021-03-22T13:33:00Z"/>
        </w:trPr>
        <w:tc>
          <w:tcPr>
            <w:tcW w:w="1129" w:type="pct"/>
            <w:shd w:val="clear" w:color="auto" w:fill="E2EFD9" w:themeFill="accent6" w:themeFillTint="33"/>
            <w:tcMar>
              <w:top w:w="0" w:type="dxa"/>
              <w:left w:w="108" w:type="dxa"/>
              <w:bottom w:w="0" w:type="dxa"/>
              <w:right w:w="108" w:type="dxa"/>
            </w:tcMar>
            <w:vAlign w:val="center"/>
          </w:tcPr>
          <w:p w14:paraId="6F28678B" w14:textId="7972D227" w:rsidR="007C0F44" w:rsidRDefault="007C0F44" w:rsidP="007C0F44">
            <w:pPr>
              <w:pStyle w:val="Sinespaciado"/>
              <w:rPr>
                <w:ins w:id="229" w:author="Alcántara Ávila, Humberto" w:date="2021-03-22T13:33:00Z"/>
                <w:color w:val="000000"/>
                <w:sz w:val="20"/>
                <w:szCs w:val="20"/>
              </w:rPr>
            </w:pPr>
            <w:ins w:id="230" w:author="Alcántara Ávila, Humberto" w:date="2021-03-22T13:33:00Z">
              <w:r>
                <w:rPr>
                  <w:color w:val="000000"/>
                  <w:sz w:val="20"/>
                  <w:szCs w:val="20"/>
                </w:rPr>
                <w:t>Hora de recolección Almacen</w:t>
              </w:r>
            </w:ins>
          </w:p>
        </w:tc>
        <w:tc>
          <w:tcPr>
            <w:tcW w:w="865" w:type="pct"/>
            <w:shd w:val="clear" w:color="auto" w:fill="auto"/>
            <w:tcMar>
              <w:top w:w="0" w:type="dxa"/>
              <w:left w:w="108" w:type="dxa"/>
              <w:bottom w:w="0" w:type="dxa"/>
              <w:right w:w="108" w:type="dxa"/>
            </w:tcMar>
          </w:tcPr>
          <w:p w14:paraId="7C193E32" w14:textId="74B56E96" w:rsidR="007C0F44" w:rsidRPr="00EE3271" w:rsidRDefault="007C0F44" w:rsidP="007C0F44">
            <w:pPr>
              <w:pStyle w:val="Sinespaciado"/>
              <w:rPr>
                <w:ins w:id="231" w:author="Alcántara Ávila, Humberto" w:date="2021-03-22T13:33:00Z"/>
                <w:color w:val="000000"/>
                <w:sz w:val="18"/>
                <w:szCs w:val="20"/>
              </w:rPr>
            </w:pPr>
            <w:proofErr w:type="spellStart"/>
            <w:r>
              <w:rPr>
                <w:rFonts w:ascii="Consolas" w:hAnsi="Consolas" w:cs="Consolas"/>
                <w:color w:val="000000"/>
                <w:sz w:val="18"/>
                <w:szCs w:val="19"/>
              </w:rPr>
              <w:t>WHPickedTime</w:t>
            </w:r>
            <w:proofErr w:type="spellEnd"/>
          </w:p>
        </w:tc>
        <w:tc>
          <w:tcPr>
            <w:tcW w:w="599" w:type="pct"/>
            <w:shd w:val="clear" w:color="auto" w:fill="auto"/>
            <w:vAlign w:val="center"/>
          </w:tcPr>
          <w:p w14:paraId="6F740A5C" w14:textId="77777777" w:rsidR="007C0F44" w:rsidRDefault="007C0F44" w:rsidP="007C0F44">
            <w:pPr>
              <w:pStyle w:val="Sinespaciado"/>
              <w:rPr>
                <w:ins w:id="232" w:author="Alcántara Ávila, Humberto" w:date="2021-03-22T13:33:00Z"/>
                <w:color w:val="000000"/>
                <w:sz w:val="18"/>
                <w:szCs w:val="20"/>
              </w:rPr>
            </w:pPr>
          </w:p>
        </w:tc>
        <w:tc>
          <w:tcPr>
            <w:tcW w:w="800" w:type="pct"/>
            <w:shd w:val="clear" w:color="auto" w:fill="auto"/>
            <w:vAlign w:val="center"/>
          </w:tcPr>
          <w:p w14:paraId="51BE518C" w14:textId="77777777" w:rsidR="007C0F44" w:rsidRPr="005819C4" w:rsidRDefault="007C0F44" w:rsidP="007C0F44">
            <w:pPr>
              <w:pStyle w:val="Sinespaciado"/>
              <w:rPr>
                <w:ins w:id="233" w:author="Alcántara Ávila, Humberto" w:date="2021-03-22T13:33:00Z"/>
                <w:color w:val="000000"/>
                <w:sz w:val="20"/>
                <w:szCs w:val="20"/>
              </w:rPr>
            </w:pPr>
          </w:p>
        </w:tc>
        <w:tc>
          <w:tcPr>
            <w:tcW w:w="1607" w:type="pct"/>
            <w:shd w:val="clear" w:color="auto" w:fill="auto"/>
            <w:vAlign w:val="center"/>
          </w:tcPr>
          <w:p w14:paraId="0D4B57E1" w14:textId="77777777" w:rsidR="007C0F44" w:rsidRDefault="007C0F44" w:rsidP="007C0F44">
            <w:pPr>
              <w:pStyle w:val="Sinespaciado"/>
              <w:rPr>
                <w:ins w:id="234" w:author="Alcántara Ávila, Humberto" w:date="2021-03-22T13:33:00Z"/>
                <w:color w:val="000000"/>
                <w:sz w:val="20"/>
                <w:szCs w:val="20"/>
              </w:rPr>
            </w:pPr>
          </w:p>
        </w:tc>
      </w:tr>
      <w:tr w:rsidR="007C0F44" w:rsidRPr="005819C4" w14:paraId="14A4C791" w14:textId="77777777" w:rsidTr="00EE3271">
        <w:trPr>
          <w:trHeight w:val="30"/>
          <w:ins w:id="235" w:author="eliseo gijon romero" w:date="2021-05-06T03:37:00Z"/>
        </w:trPr>
        <w:tc>
          <w:tcPr>
            <w:tcW w:w="1129" w:type="pct"/>
            <w:shd w:val="clear" w:color="auto" w:fill="E2EFD9" w:themeFill="accent6" w:themeFillTint="33"/>
            <w:tcMar>
              <w:top w:w="0" w:type="dxa"/>
              <w:left w:w="108" w:type="dxa"/>
              <w:bottom w:w="0" w:type="dxa"/>
              <w:right w:w="108" w:type="dxa"/>
            </w:tcMar>
            <w:vAlign w:val="center"/>
          </w:tcPr>
          <w:p w14:paraId="2A08403D" w14:textId="47D1A7F4" w:rsidR="007C0F44" w:rsidRDefault="007C0F44" w:rsidP="007C0F44">
            <w:pPr>
              <w:pStyle w:val="Sinespaciado"/>
              <w:rPr>
                <w:ins w:id="236" w:author="eliseo gijon romero" w:date="2021-05-06T03:37:00Z"/>
                <w:color w:val="000000"/>
                <w:sz w:val="20"/>
                <w:szCs w:val="20"/>
              </w:rPr>
            </w:pPr>
            <w:ins w:id="237" w:author="eliseo gijon romero" w:date="2021-05-06T03:37:00Z">
              <w:r>
                <w:rPr>
                  <w:color w:val="000000"/>
                  <w:sz w:val="20"/>
                  <w:szCs w:val="20"/>
                </w:rPr>
                <w:t xml:space="preserve">Fecha compromiso de entrega por </w:t>
              </w:r>
              <w:proofErr w:type="spellStart"/>
              <w:r>
                <w:rPr>
                  <w:color w:val="000000"/>
                  <w:sz w:val="20"/>
                  <w:szCs w:val="20"/>
                </w:rPr>
                <w:t>paqueteria</w:t>
              </w:r>
              <w:proofErr w:type="spellEnd"/>
            </w:ins>
          </w:p>
        </w:tc>
        <w:tc>
          <w:tcPr>
            <w:tcW w:w="865" w:type="pct"/>
            <w:shd w:val="clear" w:color="auto" w:fill="auto"/>
            <w:tcMar>
              <w:top w:w="0" w:type="dxa"/>
              <w:left w:w="108" w:type="dxa"/>
              <w:bottom w:w="0" w:type="dxa"/>
              <w:right w:w="108" w:type="dxa"/>
            </w:tcMar>
          </w:tcPr>
          <w:p w14:paraId="19953336" w14:textId="559FEA97" w:rsidR="007C0F44" w:rsidRPr="00EE3271" w:rsidRDefault="007C0F44" w:rsidP="007C0F44">
            <w:pPr>
              <w:pStyle w:val="Sinespaciado"/>
              <w:rPr>
                <w:ins w:id="238" w:author="eliseo gijon romero" w:date="2021-05-06T03:37:00Z"/>
                <w:color w:val="000000"/>
                <w:sz w:val="18"/>
                <w:szCs w:val="20"/>
              </w:rPr>
            </w:pPr>
            <w:proofErr w:type="spellStart"/>
            <w:r>
              <w:rPr>
                <w:rFonts w:ascii="Consolas" w:hAnsi="Consolas" w:cs="Consolas"/>
                <w:color w:val="000000"/>
                <w:sz w:val="18"/>
                <w:szCs w:val="19"/>
              </w:rPr>
              <w:t>ShippingEstDate</w:t>
            </w:r>
            <w:proofErr w:type="spellEnd"/>
          </w:p>
        </w:tc>
        <w:tc>
          <w:tcPr>
            <w:tcW w:w="599" w:type="pct"/>
            <w:shd w:val="clear" w:color="auto" w:fill="auto"/>
            <w:vAlign w:val="center"/>
          </w:tcPr>
          <w:p w14:paraId="0BDA6A4C" w14:textId="77777777" w:rsidR="007C0F44" w:rsidRDefault="007C0F44" w:rsidP="007C0F44">
            <w:pPr>
              <w:pStyle w:val="Sinespaciado"/>
              <w:rPr>
                <w:ins w:id="239" w:author="eliseo gijon romero" w:date="2021-05-06T03:37:00Z"/>
                <w:color w:val="000000"/>
                <w:sz w:val="18"/>
                <w:szCs w:val="20"/>
              </w:rPr>
            </w:pPr>
          </w:p>
        </w:tc>
        <w:tc>
          <w:tcPr>
            <w:tcW w:w="800" w:type="pct"/>
            <w:shd w:val="clear" w:color="auto" w:fill="auto"/>
            <w:vAlign w:val="center"/>
          </w:tcPr>
          <w:p w14:paraId="552CAA9E" w14:textId="77777777" w:rsidR="007C0F44" w:rsidRPr="005819C4" w:rsidRDefault="007C0F44" w:rsidP="007C0F44">
            <w:pPr>
              <w:pStyle w:val="Sinespaciado"/>
              <w:rPr>
                <w:ins w:id="240" w:author="eliseo gijon romero" w:date="2021-05-06T03:37:00Z"/>
                <w:color w:val="000000"/>
                <w:sz w:val="20"/>
                <w:szCs w:val="20"/>
              </w:rPr>
            </w:pPr>
          </w:p>
        </w:tc>
        <w:tc>
          <w:tcPr>
            <w:tcW w:w="1607" w:type="pct"/>
            <w:shd w:val="clear" w:color="auto" w:fill="auto"/>
            <w:vAlign w:val="center"/>
          </w:tcPr>
          <w:p w14:paraId="2D9A5467" w14:textId="77777777" w:rsidR="007C0F44" w:rsidRDefault="007C0F44" w:rsidP="007C0F44">
            <w:pPr>
              <w:pStyle w:val="Sinespaciado"/>
              <w:rPr>
                <w:ins w:id="241" w:author="eliseo gijon romero" w:date="2021-05-06T03:37:00Z"/>
                <w:color w:val="000000"/>
                <w:sz w:val="20"/>
                <w:szCs w:val="20"/>
              </w:rPr>
            </w:pPr>
          </w:p>
        </w:tc>
      </w:tr>
      <w:tr w:rsidR="007C0F44" w:rsidRPr="005819C4" w14:paraId="05AF50B6" w14:textId="77777777" w:rsidTr="00EE3271">
        <w:trPr>
          <w:trHeight w:val="30"/>
          <w:ins w:id="242" w:author="eliseo gijon romero" w:date="2021-05-06T03:37:00Z"/>
        </w:trPr>
        <w:tc>
          <w:tcPr>
            <w:tcW w:w="1129" w:type="pct"/>
            <w:shd w:val="clear" w:color="auto" w:fill="E2EFD9" w:themeFill="accent6" w:themeFillTint="33"/>
            <w:tcMar>
              <w:top w:w="0" w:type="dxa"/>
              <w:left w:w="108" w:type="dxa"/>
              <w:bottom w:w="0" w:type="dxa"/>
              <w:right w:w="108" w:type="dxa"/>
            </w:tcMar>
            <w:vAlign w:val="center"/>
          </w:tcPr>
          <w:p w14:paraId="2C575A19" w14:textId="734CE4E4" w:rsidR="007C0F44" w:rsidRDefault="007C0F44" w:rsidP="007C0F44">
            <w:pPr>
              <w:pStyle w:val="Sinespaciado"/>
              <w:rPr>
                <w:ins w:id="243" w:author="eliseo gijon romero" w:date="2021-05-06T03:37:00Z"/>
                <w:color w:val="000000"/>
                <w:sz w:val="20"/>
                <w:szCs w:val="20"/>
              </w:rPr>
            </w:pPr>
            <w:commentRangeStart w:id="244"/>
            <w:ins w:id="245" w:author="eliseo gijon romero" w:date="2021-05-06T03:38:00Z">
              <w:r>
                <w:rPr>
                  <w:color w:val="000000"/>
                  <w:sz w:val="20"/>
                  <w:szCs w:val="20"/>
                </w:rPr>
                <w:t>Hora</w:t>
              </w:r>
            </w:ins>
            <w:ins w:id="246" w:author="eliseo gijon romero" w:date="2021-05-06T03:37:00Z">
              <w:r>
                <w:rPr>
                  <w:color w:val="000000"/>
                  <w:sz w:val="20"/>
                  <w:szCs w:val="20"/>
                </w:rPr>
                <w:t xml:space="preserve"> compromiso de entrega por </w:t>
              </w:r>
              <w:proofErr w:type="spellStart"/>
              <w:r>
                <w:rPr>
                  <w:color w:val="000000"/>
                  <w:sz w:val="20"/>
                  <w:szCs w:val="20"/>
                </w:rPr>
                <w:t>paqueteria</w:t>
              </w:r>
            </w:ins>
            <w:commentRangeEnd w:id="244"/>
            <w:proofErr w:type="spellEnd"/>
            <w:ins w:id="247" w:author="eliseo gijon romero" w:date="2021-05-06T03:38:00Z">
              <w:r>
                <w:rPr>
                  <w:rStyle w:val="Refdecomentario"/>
                  <w:rFonts w:eastAsia="Calibri"/>
                </w:rPr>
                <w:commentReference w:id="244"/>
              </w:r>
            </w:ins>
          </w:p>
        </w:tc>
        <w:tc>
          <w:tcPr>
            <w:tcW w:w="865" w:type="pct"/>
            <w:shd w:val="clear" w:color="auto" w:fill="auto"/>
            <w:tcMar>
              <w:top w:w="0" w:type="dxa"/>
              <w:left w:w="108" w:type="dxa"/>
              <w:bottom w:w="0" w:type="dxa"/>
              <w:right w:w="108" w:type="dxa"/>
            </w:tcMar>
          </w:tcPr>
          <w:p w14:paraId="2E2846BA" w14:textId="2FF420F4" w:rsidR="007C0F44" w:rsidRPr="00EE3271" w:rsidRDefault="007C0F44" w:rsidP="007C0F44">
            <w:pPr>
              <w:pStyle w:val="Sinespaciado"/>
              <w:rPr>
                <w:ins w:id="248" w:author="eliseo gijon romero" w:date="2021-05-06T03:37:00Z"/>
                <w:color w:val="000000"/>
                <w:sz w:val="18"/>
                <w:szCs w:val="20"/>
              </w:rPr>
            </w:pPr>
            <w:proofErr w:type="spellStart"/>
            <w:r>
              <w:rPr>
                <w:rFonts w:ascii="Consolas" w:hAnsi="Consolas" w:cs="Consolas"/>
                <w:color w:val="000000"/>
                <w:sz w:val="18"/>
                <w:szCs w:val="19"/>
              </w:rPr>
              <w:t>ShippingEstTime</w:t>
            </w:r>
            <w:proofErr w:type="spellEnd"/>
          </w:p>
        </w:tc>
        <w:tc>
          <w:tcPr>
            <w:tcW w:w="599" w:type="pct"/>
            <w:shd w:val="clear" w:color="auto" w:fill="auto"/>
            <w:vAlign w:val="center"/>
          </w:tcPr>
          <w:p w14:paraId="5A2E18A6" w14:textId="77777777" w:rsidR="007C0F44" w:rsidRDefault="007C0F44" w:rsidP="007C0F44">
            <w:pPr>
              <w:pStyle w:val="Sinespaciado"/>
              <w:rPr>
                <w:ins w:id="249" w:author="eliseo gijon romero" w:date="2021-05-06T03:37:00Z"/>
                <w:color w:val="000000"/>
                <w:sz w:val="18"/>
                <w:szCs w:val="20"/>
              </w:rPr>
            </w:pPr>
          </w:p>
        </w:tc>
        <w:tc>
          <w:tcPr>
            <w:tcW w:w="800" w:type="pct"/>
            <w:shd w:val="clear" w:color="auto" w:fill="auto"/>
            <w:vAlign w:val="center"/>
          </w:tcPr>
          <w:p w14:paraId="3574724B" w14:textId="77777777" w:rsidR="007C0F44" w:rsidRPr="005819C4" w:rsidRDefault="007C0F44" w:rsidP="007C0F44">
            <w:pPr>
              <w:pStyle w:val="Sinespaciado"/>
              <w:rPr>
                <w:ins w:id="250" w:author="eliseo gijon romero" w:date="2021-05-06T03:37:00Z"/>
                <w:color w:val="000000"/>
                <w:sz w:val="20"/>
                <w:szCs w:val="20"/>
              </w:rPr>
            </w:pPr>
          </w:p>
        </w:tc>
        <w:tc>
          <w:tcPr>
            <w:tcW w:w="1607" w:type="pct"/>
            <w:shd w:val="clear" w:color="auto" w:fill="auto"/>
            <w:vAlign w:val="center"/>
          </w:tcPr>
          <w:p w14:paraId="4F5186DB" w14:textId="77777777" w:rsidR="007C0F44" w:rsidRDefault="007C0F44" w:rsidP="007C0F44">
            <w:pPr>
              <w:pStyle w:val="Sinespaciado"/>
              <w:rPr>
                <w:ins w:id="251" w:author="eliseo gijon romero" w:date="2021-05-06T03:37:00Z"/>
                <w:color w:val="000000"/>
                <w:sz w:val="20"/>
                <w:szCs w:val="20"/>
              </w:rPr>
            </w:pPr>
          </w:p>
        </w:tc>
      </w:tr>
      <w:tr w:rsidR="007C0F44" w:rsidRPr="005819C4" w14:paraId="76786A8F" w14:textId="77777777" w:rsidTr="00D40D29">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616B8FCC" w14:textId="2CAF9955" w:rsidR="007C0F44" w:rsidRPr="005819C4" w:rsidRDefault="007C0F44" w:rsidP="007C0F44">
            <w:pPr>
              <w:pStyle w:val="Sinespaciado"/>
              <w:rPr>
                <w:b/>
                <w:color w:val="FFFFFF" w:themeColor="background1"/>
                <w:sz w:val="20"/>
                <w:szCs w:val="20"/>
              </w:rPr>
            </w:pPr>
            <w:r w:rsidRPr="005819C4">
              <w:rPr>
                <w:b/>
                <w:color w:val="FFFFFF" w:themeColor="background1"/>
                <w:sz w:val="20"/>
                <w:szCs w:val="20"/>
              </w:rPr>
              <w:t>Datos de</w:t>
            </w:r>
            <w:del w:id="252" w:author="Alcántara Ávila, Humberto" w:date="2021-03-22T15:40:00Z">
              <w:r w:rsidRPr="005819C4" w:rsidDel="00EA0A45">
                <w:rPr>
                  <w:b/>
                  <w:color w:val="FFFFFF" w:themeColor="background1"/>
                  <w:sz w:val="20"/>
                  <w:szCs w:val="20"/>
                </w:rPr>
                <w:delText>l</w:delText>
              </w:r>
            </w:del>
            <w:r w:rsidRPr="005819C4">
              <w:rPr>
                <w:b/>
                <w:color w:val="FFFFFF" w:themeColor="background1"/>
                <w:sz w:val="20"/>
                <w:szCs w:val="20"/>
              </w:rPr>
              <w:t xml:space="preserve"> </w:t>
            </w:r>
            <w:commentRangeStart w:id="253"/>
            <w:commentRangeStart w:id="254"/>
            <w:r w:rsidRPr="005819C4">
              <w:rPr>
                <w:b/>
                <w:color w:val="FFFFFF" w:themeColor="background1"/>
                <w:sz w:val="20"/>
                <w:szCs w:val="20"/>
              </w:rPr>
              <w:t>Cliente</w:t>
            </w:r>
            <w:commentRangeEnd w:id="253"/>
            <w:r>
              <w:rPr>
                <w:rStyle w:val="Refdecomentario"/>
                <w:rFonts w:eastAsia="Calibri"/>
              </w:rPr>
              <w:commentReference w:id="253"/>
            </w:r>
            <w:commentRangeEnd w:id="254"/>
            <w:r>
              <w:rPr>
                <w:rStyle w:val="Refdecomentario"/>
                <w:rFonts w:eastAsia="Calibri"/>
              </w:rPr>
              <w:commentReference w:id="254"/>
            </w:r>
            <w:ins w:id="255" w:author="Alcántara Ávila, Humberto" w:date="2021-03-22T15:40:00Z">
              <w:r>
                <w:rPr>
                  <w:b/>
                  <w:color w:val="FFFFFF" w:themeColor="background1"/>
                  <w:sz w:val="20"/>
                  <w:szCs w:val="20"/>
                </w:rPr>
                <w:t xml:space="preserve"> quien recibe</w:t>
              </w:r>
            </w:ins>
          </w:p>
        </w:tc>
      </w:tr>
      <w:tr w:rsidR="007C0F44" w:rsidRPr="005819C4" w14:paraId="00D488A5"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78A22678" w14:textId="05E722AD" w:rsidR="007C0F44" w:rsidRPr="005819C4" w:rsidRDefault="007C0F44" w:rsidP="007C0F44">
            <w:pPr>
              <w:pStyle w:val="Sinespaciado"/>
              <w:rPr>
                <w:color w:val="000000"/>
                <w:sz w:val="20"/>
                <w:szCs w:val="20"/>
              </w:rPr>
            </w:pPr>
            <w:r w:rsidRPr="005819C4">
              <w:rPr>
                <w:color w:val="000000"/>
                <w:sz w:val="20"/>
                <w:szCs w:val="20"/>
              </w:rPr>
              <w:t>Número de cliente</w:t>
            </w:r>
          </w:p>
        </w:tc>
        <w:tc>
          <w:tcPr>
            <w:tcW w:w="865" w:type="pct"/>
            <w:shd w:val="clear" w:color="auto" w:fill="auto"/>
            <w:tcMar>
              <w:top w:w="0" w:type="dxa"/>
              <w:left w:w="108" w:type="dxa"/>
              <w:bottom w:w="0" w:type="dxa"/>
              <w:right w:w="108" w:type="dxa"/>
            </w:tcMar>
            <w:vAlign w:val="center"/>
          </w:tcPr>
          <w:p w14:paraId="7FAAD4A8" w14:textId="0F29ED4A" w:rsidR="007C0F44" w:rsidRPr="005819C4" w:rsidRDefault="007C0F44" w:rsidP="007C0F44">
            <w:pPr>
              <w:pStyle w:val="Sinespaciado"/>
              <w:rPr>
                <w:color w:val="000000"/>
                <w:sz w:val="20"/>
                <w:szCs w:val="20"/>
              </w:rPr>
            </w:pPr>
            <w:r w:rsidRPr="005819C4">
              <w:rPr>
                <w:color w:val="000000"/>
                <w:sz w:val="20"/>
                <w:szCs w:val="20"/>
              </w:rPr>
              <w:t>customer-no</w:t>
            </w:r>
          </w:p>
        </w:tc>
        <w:tc>
          <w:tcPr>
            <w:tcW w:w="599" w:type="pct"/>
            <w:shd w:val="clear" w:color="auto" w:fill="auto"/>
            <w:vAlign w:val="center"/>
          </w:tcPr>
          <w:p w14:paraId="57AD3607" w14:textId="5680EA53"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2AFE9445" w14:textId="2AAA6611" w:rsidR="007C0F44" w:rsidRPr="005819C4" w:rsidRDefault="007C0F44" w:rsidP="007C0F44">
            <w:pPr>
              <w:pStyle w:val="Sinespaciado"/>
              <w:rPr>
                <w:color w:val="000000"/>
                <w:sz w:val="20"/>
                <w:szCs w:val="20"/>
              </w:rPr>
            </w:pPr>
            <w:r w:rsidRPr="005819C4">
              <w:rPr>
                <w:color w:val="000000"/>
                <w:sz w:val="20"/>
                <w:szCs w:val="20"/>
              </w:rPr>
              <w:t>Etapa Entrega</w:t>
            </w:r>
          </w:p>
        </w:tc>
        <w:tc>
          <w:tcPr>
            <w:tcW w:w="1607" w:type="pct"/>
            <w:shd w:val="clear" w:color="auto" w:fill="auto"/>
            <w:vAlign w:val="center"/>
          </w:tcPr>
          <w:p w14:paraId="038AD9DC" w14:textId="661A73F0" w:rsidR="007C0F44" w:rsidRPr="005819C4" w:rsidRDefault="007C0F44" w:rsidP="007C0F44">
            <w:pPr>
              <w:pStyle w:val="Sinespaciado"/>
              <w:rPr>
                <w:color w:val="000000"/>
                <w:sz w:val="20"/>
                <w:szCs w:val="20"/>
              </w:rPr>
            </w:pPr>
            <w:r w:rsidRPr="005819C4">
              <w:rPr>
                <w:color w:val="000000"/>
                <w:sz w:val="20"/>
                <w:szCs w:val="20"/>
              </w:rPr>
              <w:t xml:space="preserve">Contiene el número del cliente </w:t>
            </w:r>
          </w:p>
        </w:tc>
      </w:tr>
      <w:tr w:rsidR="007C0F44" w:rsidRPr="005819C4" w14:paraId="0899FA6C"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5F26603B" w14:textId="1FDEAF42" w:rsidR="007C0F44" w:rsidRPr="005819C4" w:rsidRDefault="007C0F44" w:rsidP="007C0F44">
            <w:pPr>
              <w:pStyle w:val="Sinespaciado"/>
              <w:rPr>
                <w:color w:val="000000"/>
                <w:sz w:val="20"/>
                <w:szCs w:val="20"/>
              </w:rPr>
            </w:pPr>
            <w:r w:rsidRPr="005819C4">
              <w:rPr>
                <w:color w:val="000000"/>
                <w:sz w:val="20"/>
                <w:szCs w:val="20"/>
              </w:rPr>
              <w:t>Nombre de cliente</w:t>
            </w:r>
          </w:p>
        </w:tc>
        <w:tc>
          <w:tcPr>
            <w:tcW w:w="865" w:type="pct"/>
            <w:shd w:val="clear" w:color="auto" w:fill="auto"/>
            <w:tcMar>
              <w:top w:w="0" w:type="dxa"/>
              <w:left w:w="108" w:type="dxa"/>
              <w:bottom w:w="0" w:type="dxa"/>
              <w:right w:w="108" w:type="dxa"/>
            </w:tcMar>
            <w:vAlign w:val="center"/>
          </w:tcPr>
          <w:p w14:paraId="5E46905F" w14:textId="3CF62E20" w:rsidR="007C0F44" w:rsidRPr="005819C4" w:rsidRDefault="007C0F44" w:rsidP="007C0F44">
            <w:pPr>
              <w:pStyle w:val="Sinespaciado"/>
              <w:rPr>
                <w:color w:val="000000"/>
                <w:sz w:val="20"/>
                <w:szCs w:val="20"/>
              </w:rPr>
            </w:pPr>
            <w:r w:rsidRPr="005819C4">
              <w:rPr>
                <w:color w:val="000000"/>
                <w:sz w:val="20"/>
                <w:szCs w:val="20"/>
              </w:rPr>
              <w:t>customer-name</w:t>
            </w:r>
          </w:p>
        </w:tc>
        <w:tc>
          <w:tcPr>
            <w:tcW w:w="599" w:type="pct"/>
            <w:shd w:val="clear" w:color="auto" w:fill="auto"/>
            <w:vAlign w:val="center"/>
          </w:tcPr>
          <w:p w14:paraId="541D7DA7" w14:textId="4B544F7A" w:rsidR="007C0F44" w:rsidRPr="005819C4" w:rsidRDefault="007C0F44" w:rsidP="007C0F44">
            <w:pPr>
              <w:pStyle w:val="Sinespaciado"/>
              <w:rPr>
                <w:color w:val="000000"/>
                <w:sz w:val="20"/>
                <w:szCs w:val="20"/>
              </w:rPr>
            </w:pPr>
            <w:r w:rsidRPr="005819C4">
              <w:rPr>
                <w:color w:val="000000"/>
                <w:sz w:val="20"/>
                <w:szCs w:val="20"/>
              </w:rPr>
              <w:t>&lt;customer-name&gt;</w:t>
            </w:r>
          </w:p>
        </w:tc>
        <w:tc>
          <w:tcPr>
            <w:tcW w:w="800" w:type="pct"/>
            <w:vMerge/>
            <w:shd w:val="clear" w:color="auto" w:fill="auto"/>
            <w:vAlign w:val="center"/>
          </w:tcPr>
          <w:p w14:paraId="0A6A5427"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2C2AFF89" w14:textId="7C79CA97" w:rsidR="007C0F44" w:rsidRPr="005819C4" w:rsidRDefault="007C0F44" w:rsidP="007C0F44">
            <w:pPr>
              <w:pStyle w:val="Sinespaciado"/>
              <w:rPr>
                <w:color w:val="000000"/>
                <w:sz w:val="20"/>
                <w:szCs w:val="20"/>
              </w:rPr>
            </w:pPr>
            <w:r w:rsidRPr="005819C4">
              <w:rPr>
                <w:color w:val="000000"/>
                <w:sz w:val="20"/>
                <w:szCs w:val="20"/>
              </w:rPr>
              <w:t>Contiene el nombre del cliente</w:t>
            </w:r>
          </w:p>
        </w:tc>
      </w:tr>
      <w:tr w:rsidR="007C0F44" w:rsidRPr="005819C4" w14:paraId="6B1DA256"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6D4B32A9" w14:textId="675E09CD" w:rsidR="007C0F44" w:rsidRPr="005819C4" w:rsidRDefault="007C0F44" w:rsidP="007C0F44">
            <w:pPr>
              <w:pStyle w:val="Sinespaciado"/>
              <w:rPr>
                <w:color w:val="000000"/>
                <w:sz w:val="20"/>
                <w:szCs w:val="20"/>
              </w:rPr>
            </w:pPr>
            <w:r w:rsidRPr="005819C4">
              <w:rPr>
                <w:color w:val="000000"/>
                <w:sz w:val="20"/>
                <w:szCs w:val="20"/>
              </w:rPr>
              <w:lastRenderedPageBreak/>
              <w:t>Teléfono</w:t>
            </w:r>
          </w:p>
        </w:tc>
        <w:tc>
          <w:tcPr>
            <w:tcW w:w="865" w:type="pct"/>
            <w:shd w:val="clear" w:color="auto" w:fill="auto"/>
            <w:tcMar>
              <w:top w:w="0" w:type="dxa"/>
              <w:left w:w="108" w:type="dxa"/>
              <w:bottom w:w="0" w:type="dxa"/>
              <w:right w:w="108" w:type="dxa"/>
            </w:tcMar>
            <w:vAlign w:val="center"/>
          </w:tcPr>
          <w:p w14:paraId="78E362EB" w14:textId="1DAADC8F" w:rsidR="007C0F44" w:rsidRPr="005819C4" w:rsidRDefault="007C0F44" w:rsidP="007C0F44">
            <w:pPr>
              <w:pStyle w:val="Sinespaciado"/>
              <w:rPr>
                <w:color w:val="000000"/>
                <w:sz w:val="20"/>
                <w:szCs w:val="20"/>
              </w:rPr>
            </w:pPr>
            <w:r w:rsidRPr="005819C4">
              <w:rPr>
                <w:color w:val="000000"/>
                <w:sz w:val="20"/>
                <w:szCs w:val="20"/>
              </w:rPr>
              <w:t>phone</w:t>
            </w:r>
          </w:p>
        </w:tc>
        <w:tc>
          <w:tcPr>
            <w:tcW w:w="599" w:type="pct"/>
            <w:shd w:val="clear" w:color="auto" w:fill="auto"/>
            <w:vAlign w:val="center"/>
          </w:tcPr>
          <w:p w14:paraId="4656D65E" w14:textId="3EDC20AF" w:rsidR="007C0F44" w:rsidRPr="005819C4" w:rsidRDefault="007C0F44" w:rsidP="007C0F44">
            <w:pPr>
              <w:pStyle w:val="Sinespaciado"/>
              <w:rPr>
                <w:color w:val="000000"/>
                <w:sz w:val="20"/>
                <w:szCs w:val="20"/>
              </w:rPr>
            </w:pPr>
            <w:r w:rsidRPr="005819C4">
              <w:rPr>
                <w:color w:val="000000"/>
                <w:sz w:val="20"/>
                <w:szCs w:val="20"/>
              </w:rPr>
              <w:t>&lt;phone&gt;</w:t>
            </w:r>
          </w:p>
        </w:tc>
        <w:tc>
          <w:tcPr>
            <w:tcW w:w="800" w:type="pct"/>
            <w:vMerge/>
            <w:shd w:val="clear" w:color="auto" w:fill="auto"/>
            <w:vAlign w:val="center"/>
          </w:tcPr>
          <w:p w14:paraId="0C6ABDE0"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602F929" w14:textId="1DDE9F09" w:rsidR="007C0F44" w:rsidRPr="005819C4" w:rsidRDefault="007C0F44" w:rsidP="007C0F44">
            <w:pPr>
              <w:pStyle w:val="Sinespaciado"/>
              <w:rPr>
                <w:color w:val="000000"/>
                <w:sz w:val="20"/>
                <w:szCs w:val="20"/>
              </w:rPr>
            </w:pPr>
            <w:r w:rsidRPr="005819C4">
              <w:rPr>
                <w:color w:val="000000"/>
                <w:sz w:val="20"/>
                <w:szCs w:val="20"/>
              </w:rPr>
              <w:t>Contiene el número de teléfono del cliente de acuerdo a la dirección de envío</w:t>
            </w:r>
          </w:p>
        </w:tc>
      </w:tr>
      <w:tr w:rsidR="007C0F44" w:rsidRPr="005819C4" w14:paraId="5F38B662" w14:textId="77777777" w:rsidTr="00D40D29">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0DF731A8" w14:textId="58370769" w:rsidR="007C0F44" w:rsidRPr="005819C4" w:rsidRDefault="007C0F44" w:rsidP="007C0F44">
            <w:pPr>
              <w:pStyle w:val="Sinespaciado"/>
              <w:rPr>
                <w:b/>
                <w:color w:val="000000"/>
                <w:sz w:val="20"/>
                <w:szCs w:val="20"/>
              </w:rPr>
            </w:pPr>
            <w:r w:rsidRPr="005819C4">
              <w:rPr>
                <w:b/>
                <w:color w:val="FFFFFF" w:themeColor="background1"/>
                <w:szCs w:val="20"/>
              </w:rPr>
              <w:t>Datos de Entrega</w:t>
            </w:r>
          </w:p>
        </w:tc>
      </w:tr>
      <w:tr w:rsidR="007C0F44" w:rsidRPr="005819C4" w14:paraId="26293979"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03FCBCF8" w14:textId="09EACD70" w:rsidR="007C0F44" w:rsidRPr="005819C4" w:rsidRDefault="007C0F44" w:rsidP="007C0F44">
            <w:pPr>
              <w:pStyle w:val="Sinespaciado"/>
              <w:rPr>
                <w:color w:val="000000"/>
                <w:sz w:val="20"/>
                <w:szCs w:val="20"/>
              </w:rPr>
            </w:pPr>
            <w:commentRangeStart w:id="256"/>
            <w:r w:rsidRPr="005819C4">
              <w:rPr>
                <w:color w:val="000000"/>
                <w:sz w:val="20"/>
                <w:szCs w:val="20"/>
              </w:rPr>
              <w:t>Domicilio</w:t>
            </w:r>
            <w:commentRangeEnd w:id="256"/>
            <w:r w:rsidRPr="005819C4">
              <w:rPr>
                <w:rStyle w:val="Refdecomentario"/>
                <w:rFonts w:eastAsia="Calibri"/>
              </w:rPr>
              <w:commentReference w:id="256"/>
            </w:r>
          </w:p>
        </w:tc>
        <w:tc>
          <w:tcPr>
            <w:tcW w:w="865" w:type="pct"/>
            <w:shd w:val="clear" w:color="auto" w:fill="auto"/>
            <w:tcMar>
              <w:top w:w="0" w:type="dxa"/>
              <w:left w:w="108" w:type="dxa"/>
              <w:bottom w:w="0" w:type="dxa"/>
              <w:right w:w="108" w:type="dxa"/>
            </w:tcMar>
            <w:vAlign w:val="center"/>
          </w:tcPr>
          <w:p w14:paraId="11EA2261" w14:textId="7AD21188" w:rsidR="007C0F44" w:rsidRPr="005819C4" w:rsidRDefault="007C0F44" w:rsidP="007C0F44">
            <w:pPr>
              <w:pStyle w:val="Sinespaciado"/>
              <w:rPr>
                <w:color w:val="000000"/>
                <w:sz w:val="20"/>
                <w:szCs w:val="20"/>
              </w:rPr>
            </w:pPr>
            <w:r w:rsidRPr="005819C4">
              <w:rPr>
                <w:color w:val="000000"/>
                <w:sz w:val="20"/>
                <w:szCs w:val="20"/>
              </w:rPr>
              <w:t>address1</w:t>
            </w:r>
          </w:p>
        </w:tc>
        <w:tc>
          <w:tcPr>
            <w:tcW w:w="599" w:type="pct"/>
            <w:shd w:val="clear" w:color="auto" w:fill="auto"/>
            <w:vAlign w:val="center"/>
          </w:tcPr>
          <w:p w14:paraId="5E35A420" w14:textId="67F77DE6" w:rsidR="007C0F44" w:rsidRPr="005819C4" w:rsidRDefault="007C0F44" w:rsidP="007C0F44">
            <w:pPr>
              <w:pStyle w:val="Sinespaciado"/>
              <w:rPr>
                <w:color w:val="000000"/>
                <w:sz w:val="20"/>
                <w:szCs w:val="20"/>
              </w:rPr>
            </w:pPr>
            <w:r w:rsidRPr="005819C4">
              <w:rPr>
                <w:color w:val="000000"/>
                <w:sz w:val="20"/>
                <w:szCs w:val="20"/>
              </w:rPr>
              <w:t>&lt;address1&gt;</w:t>
            </w:r>
          </w:p>
        </w:tc>
        <w:tc>
          <w:tcPr>
            <w:tcW w:w="800" w:type="pct"/>
            <w:vMerge w:val="restart"/>
            <w:shd w:val="clear" w:color="auto" w:fill="auto"/>
            <w:vAlign w:val="center"/>
          </w:tcPr>
          <w:p w14:paraId="4AE64501" w14:textId="1CA5C530" w:rsidR="007C0F44" w:rsidRPr="005819C4" w:rsidRDefault="007C0F44" w:rsidP="007C0F44">
            <w:pPr>
              <w:pStyle w:val="Sinespaciado"/>
              <w:rPr>
                <w:color w:val="000000"/>
                <w:sz w:val="20"/>
                <w:szCs w:val="20"/>
              </w:rPr>
            </w:pPr>
            <w:r w:rsidRPr="005819C4">
              <w:rPr>
                <w:color w:val="000000"/>
                <w:sz w:val="20"/>
                <w:szCs w:val="20"/>
              </w:rPr>
              <w:t>Etapa Entrega</w:t>
            </w:r>
          </w:p>
        </w:tc>
        <w:tc>
          <w:tcPr>
            <w:tcW w:w="1607" w:type="pct"/>
            <w:shd w:val="clear" w:color="auto" w:fill="auto"/>
            <w:vAlign w:val="center"/>
          </w:tcPr>
          <w:p w14:paraId="7EF207FC" w14:textId="1E8A73BE" w:rsidR="007C0F44" w:rsidRPr="005819C4" w:rsidRDefault="007C0F44" w:rsidP="007C0F44">
            <w:pPr>
              <w:pStyle w:val="Sinespaciado"/>
              <w:rPr>
                <w:color w:val="000000"/>
                <w:sz w:val="20"/>
                <w:szCs w:val="20"/>
              </w:rPr>
            </w:pPr>
            <w:r w:rsidRPr="005819C4">
              <w:rPr>
                <w:color w:val="000000"/>
                <w:sz w:val="20"/>
                <w:szCs w:val="20"/>
              </w:rPr>
              <w:t>Contiene la dirección del domicilio, número exterior, número interior de acuerdo a la dirección de envío.</w:t>
            </w:r>
          </w:p>
        </w:tc>
      </w:tr>
      <w:tr w:rsidR="007C0F44" w:rsidRPr="005819C4" w14:paraId="0CFA28A1"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1A354EE0" w14:textId="4087076E" w:rsidR="007C0F44" w:rsidRPr="005819C4" w:rsidRDefault="007C0F44" w:rsidP="007C0F44">
            <w:pPr>
              <w:pStyle w:val="Sinespaciado"/>
              <w:rPr>
                <w:color w:val="000000"/>
                <w:sz w:val="20"/>
                <w:szCs w:val="20"/>
              </w:rPr>
            </w:pPr>
            <w:r w:rsidRPr="005819C4">
              <w:rPr>
                <w:color w:val="000000"/>
                <w:sz w:val="20"/>
                <w:szCs w:val="20"/>
              </w:rPr>
              <w:t>Colonia</w:t>
            </w:r>
          </w:p>
        </w:tc>
        <w:tc>
          <w:tcPr>
            <w:tcW w:w="865" w:type="pct"/>
            <w:shd w:val="clear" w:color="auto" w:fill="auto"/>
            <w:tcMar>
              <w:top w:w="0" w:type="dxa"/>
              <w:left w:w="108" w:type="dxa"/>
              <w:bottom w:w="0" w:type="dxa"/>
              <w:right w:w="108" w:type="dxa"/>
            </w:tcMar>
            <w:vAlign w:val="center"/>
          </w:tcPr>
          <w:p w14:paraId="0A1FAFC2" w14:textId="1734E4C6" w:rsidR="007C0F44" w:rsidRPr="005819C4" w:rsidRDefault="007C0F44" w:rsidP="007C0F44">
            <w:pPr>
              <w:pStyle w:val="Sinespaciado"/>
              <w:rPr>
                <w:color w:val="000000"/>
                <w:sz w:val="20"/>
                <w:szCs w:val="20"/>
              </w:rPr>
            </w:pPr>
            <w:r w:rsidRPr="005819C4">
              <w:rPr>
                <w:color w:val="000000"/>
                <w:sz w:val="20"/>
                <w:szCs w:val="20"/>
              </w:rPr>
              <w:t>address2</w:t>
            </w:r>
          </w:p>
        </w:tc>
        <w:tc>
          <w:tcPr>
            <w:tcW w:w="599" w:type="pct"/>
            <w:shd w:val="clear" w:color="auto" w:fill="auto"/>
            <w:vAlign w:val="center"/>
          </w:tcPr>
          <w:p w14:paraId="7CA66AC8" w14:textId="6339434A" w:rsidR="007C0F44" w:rsidRPr="005819C4" w:rsidRDefault="007C0F44" w:rsidP="007C0F44">
            <w:pPr>
              <w:pStyle w:val="Sinespaciado"/>
              <w:rPr>
                <w:color w:val="000000"/>
                <w:sz w:val="20"/>
                <w:szCs w:val="20"/>
              </w:rPr>
            </w:pPr>
            <w:r w:rsidRPr="005819C4">
              <w:rPr>
                <w:color w:val="000000"/>
                <w:sz w:val="20"/>
                <w:szCs w:val="20"/>
              </w:rPr>
              <w:t>&lt;address2&gt;</w:t>
            </w:r>
          </w:p>
        </w:tc>
        <w:tc>
          <w:tcPr>
            <w:tcW w:w="800" w:type="pct"/>
            <w:vMerge/>
            <w:shd w:val="clear" w:color="auto" w:fill="auto"/>
            <w:vAlign w:val="center"/>
          </w:tcPr>
          <w:p w14:paraId="175B7B89"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2B9EFA6E" w14:textId="26D7530A" w:rsidR="007C0F44" w:rsidRPr="005819C4" w:rsidRDefault="007C0F44" w:rsidP="007C0F44">
            <w:pPr>
              <w:pStyle w:val="Sinespaciado"/>
              <w:rPr>
                <w:color w:val="000000"/>
                <w:sz w:val="20"/>
                <w:szCs w:val="20"/>
              </w:rPr>
            </w:pPr>
            <w:r w:rsidRPr="005819C4">
              <w:rPr>
                <w:color w:val="000000"/>
                <w:sz w:val="20"/>
                <w:szCs w:val="20"/>
              </w:rPr>
              <w:t>Contiene el nombre de la colonia/fraccionamiento de acuerdo a la dirección de envío.</w:t>
            </w:r>
          </w:p>
        </w:tc>
      </w:tr>
      <w:tr w:rsidR="007C0F44" w:rsidRPr="005819C4" w14:paraId="68928B6F"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704AA2FF" w14:textId="2D99625A" w:rsidR="007C0F44" w:rsidRPr="005819C4" w:rsidRDefault="007C0F44" w:rsidP="007C0F44">
            <w:pPr>
              <w:pStyle w:val="Sinespaciado"/>
              <w:rPr>
                <w:color w:val="000000"/>
                <w:sz w:val="20"/>
                <w:szCs w:val="20"/>
              </w:rPr>
            </w:pPr>
            <w:r w:rsidRPr="005819C4">
              <w:rPr>
                <w:color w:val="000000"/>
                <w:sz w:val="20"/>
                <w:szCs w:val="20"/>
              </w:rPr>
              <w:t>Ciudad/Municipio</w:t>
            </w:r>
          </w:p>
        </w:tc>
        <w:tc>
          <w:tcPr>
            <w:tcW w:w="865" w:type="pct"/>
            <w:shd w:val="clear" w:color="auto" w:fill="auto"/>
            <w:tcMar>
              <w:top w:w="0" w:type="dxa"/>
              <w:left w:w="108" w:type="dxa"/>
              <w:bottom w:w="0" w:type="dxa"/>
              <w:right w:w="108" w:type="dxa"/>
            </w:tcMar>
            <w:vAlign w:val="center"/>
          </w:tcPr>
          <w:p w14:paraId="7A5C1183" w14:textId="705EE79E" w:rsidR="007C0F44" w:rsidRPr="005819C4" w:rsidRDefault="007C0F44" w:rsidP="007C0F44">
            <w:pPr>
              <w:pStyle w:val="Sinespaciado"/>
              <w:rPr>
                <w:color w:val="000000"/>
                <w:sz w:val="20"/>
                <w:szCs w:val="20"/>
              </w:rPr>
            </w:pPr>
            <w:r w:rsidRPr="005819C4">
              <w:rPr>
                <w:color w:val="000000"/>
                <w:sz w:val="20"/>
                <w:szCs w:val="20"/>
              </w:rPr>
              <w:t xml:space="preserve">city </w:t>
            </w:r>
          </w:p>
        </w:tc>
        <w:tc>
          <w:tcPr>
            <w:tcW w:w="599" w:type="pct"/>
            <w:shd w:val="clear" w:color="auto" w:fill="auto"/>
            <w:vAlign w:val="center"/>
          </w:tcPr>
          <w:p w14:paraId="3918B89D" w14:textId="03E878D6" w:rsidR="007C0F44" w:rsidRPr="005819C4" w:rsidRDefault="007C0F44" w:rsidP="007C0F44">
            <w:pPr>
              <w:pStyle w:val="Sinespaciado"/>
              <w:rPr>
                <w:color w:val="000000"/>
                <w:sz w:val="20"/>
                <w:szCs w:val="20"/>
              </w:rPr>
            </w:pPr>
            <w:r w:rsidRPr="005819C4">
              <w:rPr>
                <w:color w:val="000000"/>
                <w:sz w:val="20"/>
                <w:szCs w:val="20"/>
              </w:rPr>
              <w:t>&lt;city&gt;</w:t>
            </w:r>
          </w:p>
        </w:tc>
        <w:tc>
          <w:tcPr>
            <w:tcW w:w="800" w:type="pct"/>
            <w:vMerge/>
            <w:shd w:val="clear" w:color="auto" w:fill="auto"/>
            <w:vAlign w:val="center"/>
          </w:tcPr>
          <w:p w14:paraId="046F39C7"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3A08397F" w14:textId="08705488" w:rsidR="007C0F44" w:rsidRPr="005819C4" w:rsidRDefault="007C0F44" w:rsidP="007C0F44">
            <w:pPr>
              <w:pStyle w:val="Sinespaciado"/>
              <w:rPr>
                <w:color w:val="000000"/>
                <w:sz w:val="20"/>
                <w:szCs w:val="20"/>
              </w:rPr>
            </w:pPr>
            <w:r w:rsidRPr="005819C4">
              <w:rPr>
                <w:color w:val="000000"/>
                <w:sz w:val="20"/>
                <w:szCs w:val="20"/>
              </w:rPr>
              <w:t>Contiene el nombre de la ciudad/municipio de acuerdo a la dirección de envío.</w:t>
            </w:r>
          </w:p>
        </w:tc>
      </w:tr>
      <w:tr w:rsidR="007C0F44" w:rsidRPr="005819C4" w14:paraId="5C2752D8"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626FAB1D" w14:textId="58678E04" w:rsidR="007C0F44" w:rsidRPr="005819C4" w:rsidRDefault="007C0F44" w:rsidP="007C0F44">
            <w:pPr>
              <w:pStyle w:val="Sinespaciado"/>
              <w:rPr>
                <w:color w:val="000000"/>
                <w:sz w:val="20"/>
                <w:szCs w:val="20"/>
              </w:rPr>
            </w:pPr>
            <w:r w:rsidRPr="005819C4">
              <w:rPr>
                <w:color w:val="000000"/>
                <w:sz w:val="20"/>
                <w:szCs w:val="20"/>
              </w:rPr>
              <w:t>Estado</w:t>
            </w:r>
          </w:p>
        </w:tc>
        <w:tc>
          <w:tcPr>
            <w:tcW w:w="865" w:type="pct"/>
            <w:shd w:val="clear" w:color="auto" w:fill="auto"/>
            <w:tcMar>
              <w:top w:w="0" w:type="dxa"/>
              <w:left w:w="108" w:type="dxa"/>
              <w:bottom w:w="0" w:type="dxa"/>
              <w:right w:w="108" w:type="dxa"/>
            </w:tcMar>
            <w:vAlign w:val="center"/>
          </w:tcPr>
          <w:p w14:paraId="710463CE" w14:textId="17C01A87" w:rsidR="007C0F44" w:rsidRPr="005819C4" w:rsidRDefault="007C0F44" w:rsidP="007C0F44">
            <w:pPr>
              <w:pStyle w:val="Sinespaciado"/>
              <w:rPr>
                <w:color w:val="000000"/>
                <w:sz w:val="20"/>
                <w:szCs w:val="20"/>
              </w:rPr>
            </w:pPr>
            <w:r w:rsidRPr="005819C4">
              <w:rPr>
                <w:color w:val="000000"/>
                <w:sz w:val="20"/>
                <w:szCs w:val="20"/>
              </w:rPr>
              <w:t>state-code</w:t>
            </w:r>
          </w:p>
        </w:tc>
        <w:tc>
          <w:tcPr>
            <w:tcW w:w="599" w:type="pct"/>
            <w:shd w:val="clear" w:color="auto" w:fill="auto"/>
            <w:vAlign w:val="center"/>
          </w:tcPr>
          <w:p w14:paraId="5075C1BB" w14:textId="3FC6762C" w:rsidR="007C0F44" w:rsidRPr="005819C4" w:rsidRDefault="007C0F44" w:rsidP="007C0F44">
            <w:pPr>
              <w:pStyle w:val="Sinespaciado"/>
              <w:rPr>
                <w:color w:val="000000"/>
                <w:sz w:val="20"/>
                <w:szCs w:val="20"/>
              </w:rPr>
            </w:pPr>
            <w:r w:rsidRPr="005819C4">
              <w:rPr>
                <w:color w:val="000000"/>
                <w:sz w:val="20"/>
                <w:szCs w:val="20"/>
              </w:rPr>
              <w:t>&lt;state-code&gt;</w:t>
            </w:r>
          </w:p>
        </w:tc>
        <w:tc>
          <w:tcPr>
            <w:tcW w:w="800" w:type="pct"/>
            <w:vMerge/>
            <w:shd w:val="clear" w:color="auto" w:fill="auto"/>
            <w:vAlign w:val="center"/>
          </w:tcPr>
          <w:p w14:paraId="5096125A"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284AE45C" w14:textId="3BB05A9D" w:rsidR="007C0F44" w:rsidRPr="005819C4" w:rsidRDefault="007C0F44" w:rsidP="007C0F44">
            <w:pPr>
              <w:pStyle w:val="Sinespaciado"/>
              <w:rPr>
                <w:color w:val="000000"/>
                <w:sz w:val="20"/>
                <w:szCs w:val="20"/>
              </w:rPr>
            </w:pPr>
            <w:r w:rsidRPr="005819C4">
              <w:rPr>
                <w:color w:val="000000"/>
                <w:sz w:val="20"/>
                <w:szCs w:val="20"/>
              </w:rPr>
              <w:t>Contiene el código del estado de acuerdo a la dirección de envío.</w:t>
            </w:r>
          </w:p>
        </w:tc>
      </w:tr>
      <w:tr w:rsidR="007C0F44" w:rsidRPr="005819C4" w14:paraId="322EBCAD"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604E7928" w14:textId="779110B3" w:rsidR="007C0F44" w:rsidRPr="005819C4" w:rsidRDefault="007C0F44" w:rsidP="007C0F44">
            <w:pPr>
              <w:pStyle w:val="Sinespaciado"/>
              <w:rPr>
                <w:color w:val="000000"/>
                <w:sz w:val="20"/>
                <w:szCs w:val="20"/>
              </w:rPr>
            </w:pPr>
            <w:r w:rsidRPr="005819C4">
              <w:rPr>
                <w:color w:val="000000"/>
                <w:sz w:val="20"/>
                <w:szCs w:val="20"/>
              </w:rPr>
              <w:t>CP</w:t>
            </w:r>
          </w:p>
        </w:tc>
        <w:tc>
          <w:tcPr>
            <w:tcW w:w="865" w:type="pct"/>
            <w:shd w:val="clear" w:color="auto" w:fill="D9E2F3" w:themeFill="accent1" w:themeFillTint="33"/>
            <w:tcMar>
              <w:top w:w="0" w:type="dxa"/>
              <w:left w:w="108" w:type="dxa"/>
              <w:bottom w:w="0" w:type="dxa"/>
              <w:right w:w="108" w:type="dxa"/>
            </w:tcMar>
            <w:vAlign w:val="center"/>
          </w:tcPr>
          <w:p w14:paraId="3D8AD0E4" w14:textId="133A90CD" w:rsidR="007C0F44" w:rsidRPr="005819C4" w:rsidRDefault="007C0F44" w:rsidP="007C0F44">
            <w:pPr>
              <w:pStyle w:val="Sinespaciado"/>
              <w:rPr>
                <w:color w:val="000000"/>
                <w:sz w:val="20"/>
                <w:szCs w:val="20"/>
              </w:rPr>
            </w:pPr>
            <w:r w:rsidRPr="005819C4">
              <w:rPr>
                <w:color w:val="000000"/>
                <w:sz w:val="20"/>
                <w:szCs w:val="20"/>
              </w:rPr>
              <w:t>postal-code</w:t>
            </w:r>
          </w:p>
        </w:tc>
        <w:tc>
          <w:tcPr>
            <w:tcW w:w="599" w:type="pct"/>
            <w:shd w:val="clear" w:color="auto" w:fill="D9E2F3" w:themeFill="accent1" w:themeFillTint="33"/>
            <w:vAlign w:val="center"/>
          </w:tcPr>
          <w:p w14:paraId="117CA11C" w14:textId="48D1BFFF" w:rsidR="007C0F44" w:rsidRPr="005819C4" w:rsidRDefault="007C0F44" w:rsidP="007C0F44">
            <w:pPr>
              <w:pStyle w:val="Sinespaciado"/>
              <w:rPr>
                <w:color w:val="000000"/>
                <w:sz w:val="20"/>
                <w:szCs w:val="20"/>
              </w:rPr>
            </w:pPr>
            <w:r w:rsidRPr="005819C4">
              <w:rPr>
                <w:color w:val="000000"/>
                <w:sz w:val="20"/>
                <w:szCs w:val="20"/>
              </w:rPr>
              <w:t>&lt;postal-code&gt;</w:t>
            </w:r>
          </w:p>
        </w:tc>
        <w:tc>
          <w:tcPr>
            <w:tcW w:w="800" w:type="pct"/>
            <w:vMerge/>
            <w:shd w:val="clear" w:color="auto" w:fill="auto"/>
            <w:vAlign w:val="center"/>
          </w:tcPr>
          <w:p w14:paraId="753D6052" w14:textId="77777777" w:rsidR="007C0F44" w:rsidRPr="005819C4" w:rsidRDefault="007C0F44" w:rsidP="007C0F44">
            <w:pPr>
              <w:pStyle w:val="Sinespaciado"/>
              <w:rPr>
                <w:color w:val="000000"/>
                <w:sz w:val="20"/>
                <w:szCs w:val="20"/>
              </w:rPr>
            </w:pPr>
          </w:p>
        </w:tc>
        <w:tc>
          <w:tcPr>
            <w:tcW w:w="1607" w:type="pct"/>
            <w:shd w:val="clear" w:color="auto" w:fill="D9E2F3" w:themeFill="accent1" w:themeFillTint="33"/>
            <w:vAlign w:val="center"/>
          </w:tcPr>
          <w:p w14:paraId="4EA52FFC" w14:textId="31BF63F7" w:rsidR="007C0F44" w:rsidRPr="005819C4" w:rsidRDefault="007C0F44" w:rsidP="007C0F44">
            <w:pPr>
              <w:pStyle w:val="Sinespaciado"/>
              <w:rPr>
                <w:color w:val="000000"/>
                <w:sz w:val="20"/>
                <w:szCs w:val="20"/>
              </w:rPr>
            </w:pPr>
            <w:r w:rsidRPr="005819C4">
              <w:rPr>
                <w:color w:val="000000"/>
                <w:sz w:val="20"/>
                <w:szCs w:val="20"/>
              </w:rPr>
              <w:t>Contiene el código postal de acuerdo a la dirección de envío.</w:t>
            </w:r>
          </w:p>
        </w:tc>
      </w:tr>
      <w:tr w:rsidR="007C0F44" w:rsidRPr="005819C4" w14:paraId="277A831E"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63F09696" w14:textId="166ADBC4" w:rsidR="007C0F44" w:rsidRPr="005819C4" w:rsidRDefault="007C0F44" w:rsidP="007C0F44">
            <w:pPr>
              <w:pStyle w:val="Sinespaciado"/>
              <w:rPr>
                <w:color w:val="000000"/>
                <w:sz w:val="20"/>
                <w:szCs w:val="20"/>
              </w:rPr>
            </w:pPr>
            <w:r w:rsidRPr="005819C4">
              <w:rPr>
                <w:color w:val="000000"/>
                <w:sz w:val="20"/>
                <w:szCs w:val="20"/>
              </w:rPr>
              <w:t>Referencia</w:t>
            </w:r>
          </w:p>
        </w:tc>
        <w:tc>
          <w:tcPr>
            <w:tcW w:w="865" w:type="pct"/>
            <w:shd w:val="clear" w:color="auto" w:fill="auto"/>
            <w:tcMar>
              <w:top w:w="0" w:type="dxa"/>
              <w:left w:w="108" w:type="dxa"/>
              <w:bottom w:w="0" w:type="dxa"/>
              <w:right w:w="108" w:type="dxa"/>
            </w:tcMar>
            <w:vAlign w:val="center"/>
          </w:tcPr>
          <w:p w14:paraId="1FCDE331" w14:textId="1C7DAA4C" w:rsidR="007C0F44" w:rsidRPr="005819C4" w:rsidRDefault="007C0F44" w:rsidP="007C0F44">
            <w:pPr>
              <w:pStyle w:val="Sinespaciado"/>
              <w:rPr>
                <w:color w:val="000000"/>
                <w:sz w:val="20"/>
                <w:szCs w:val="20"/>
              </w:rPr>
            </w:pPr>
            <w:r w:rsidRPr="005819C4">
              <w:rPr>
                <w:color w:val="000000"/>
                <w:sz w:val="20"/>
                <w:szCs w:val="20"/>
              </w:rPr>
              <w:t>reference</w:t>
            </w:r>
          </w:p>
        </w:tc>
        <w:tc>
          <w:tcPr>
            <w:tcW w:w="599" w:type="pct"/>
            <w:shd w:val="clear" w:color="auto" w:fill="auto"/>
            <w:vAlign w:val="center"/>
          </w:tcPr>
          <w:p w14:paraId="38919B74" w14:textId="1BFAF303" w:rsidR="007C0F44" w:rsidRPr="005819C4" w:rsidRDefault="007C0F44" w:rsidP="007C0F44">
            <w:pPr>
              <w:pStyle w:val="Sinespaciado"/>
              <w:rPr>
                <w:color w:val="000000"/>
                <w:sz w:val="20"/>
                <w:szCs w:val="20"/>
              </w:rPr>
            </w:pPr>
            <w:r w:rsidRPr="005819C4">
              <w:rPr>
                <w:color w:val="000000"/>
                <w:sz w:val="20"/>
                <w:szCs w:val="20"/>
              </w:rPr>
              <w:t>&lt;reference&gt;</w:t>
            </w:r>
          </w:p>
        </w:tc>
        <w:tc>
          <w:tcPr>
            <w:tcW w:w="800" w:type="pct"/>
            <w:vMerge/>
            <w:shd w:val="clear" w:color="auto" w:fill="auto"/>
            <w:vAlign w:val="center"/>
          </w:tcPr>
          <w:p w14:paraId="45058403"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FA63CE1" w14:textId="054985EC" w:rsidR="007C0F44" w:rsidRPr="005819C4" w:rsidRDefault="007C0F44" w:rsidP="007C0F44">
            <w:pPr>
              <w:pStyle w:val="Sinespaciado"/>
              <w:rPr>
                <w:color w:val="000000"/>
                <w:sz w:val="20"/>
                <w:szCs w:val="20"/>
              </w:rPr>
            </w:pPr>
            <w:r w:rsidRPr="005819C4">
              <w:rPr>
                <w:color w:val="000000"/>
                <w:sz w:val="20"/>
                <w:szCs w:val="20"/>
              </w:rPr>
              <w:t xml:space="preserve">Contiene el detalle de la referencia de entrega de acuerdo a la dirección de </w:t>
            </w:r>
            <w:commentRangeStart w:id="257"/>
            <w:commentRangeStart w:id="258"/>
            <w:r w:rsidRPr="005819C4">
              <w:rPr>
                <w:color w:val="000000"/>
                <w:sz w:val="20"/>
                <w:szCs w:val="20"/>
              </w:rPr>
              <w:t>envío</w:t>
            </w:r>
            <w:commentRangeEnd w:id="257"/>
            <w:r>
              <w:rPr>
                <w:rStyle w:val="Refdecomentario"/>
                <w:rFonts w:eastAsia="Calibri"/>
              </w:rPr>
              <w:commentReference w:id="257"/>
            </w:r>
            <w:commentRangeEnd w:id="258"/>
            <w:r>
              <w:rPr>
                <w:rStyle w:val="Refdecomentario"/>
                <w:rFonts w:eastAsia="Calibri"/>
              </w:rPr>
              <w:commentReference w:id="258"/>
            </w:r>
            <w:r w:rsidRPr="005819C4">
              <w:rPr>
                <w:color w:val="000000"/>
                <w:sz w:val="20"/>
                <w:szCs w:val="20"/>
              </w:rPr>
              <w:t>.</w:t>
            </w:r>
          </w:p>
        </w:tc>
      </w:tr>
      <w:tr w:rsidR="007C0F44" w:rsidRPr="005819C4" w14:paraId="46B580F6"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662F42EE" w14:textId="70A35B50" w:rsidR="007C0F44" w:rsidRPr="005819C4" w:rsidRDefault="007C0F44" w:rsidP="007C0F44">
            <w:pPr>
              <w:pStyle w:val="Sinespaciado"/>
              <w:rPr>
                <w:color w:val="000000"/>
                <w:sz w:val="20"/>
                <w:szCs w:val="20"/>
              </w:rPr>
            </w:pPr>
            <w:r w:rsidRPr="005819C4">
              <w:rPr>
                <w:color w:val="000000"/>
                <w:sz w:val="20"/>
                <w:szCs w:val="20"/>
              </w:rPr>
              <w:t>Nombre quien recibe</w:t>
            </w:r>
          </w:p>
        </w:tc>
        <w:tc>
          <w:tcPr>
            <w:tcW w:w="865" w:type="pct"/>
            <w:shd w:val="clear" w:color="auto" w:fill="auto"/>
            <w:tcMar>
              <w:top w:w="0" w:type="dxa"/>
              <w:left w:w="108" w:type="dxa"/>
              <w:bottom w:w="0" w:type="dxa"/>
              <w:right w:w="108" w:type="dxa"/>
            </w:tcMar>
          </w:tcPr>
          <w:p w14:paraId="3E27A4F7" w14:textId="45F30F30" w:rsidR="007C0F44" w:rsidRPr="005819C4" w:rsidRDefault="007C0F44" w:rsidP="007C0F44">
            <w:pPr>
              <w:pStyle w:val="Sinespaciado"/>
              <w:rPr>
                <w:color w:val="000000"/>
                <w:sz w:val="20"/>
                <w:szCs w:val="20"/>
              </w:rPr>
            </w:pPr>
            <w:r w:rsidRPr="005819C4">
              <w:rPr>
                <w:color w:val="000000"/>
                <w:sz w:val="20"/>
                <w:szCs w:val="20"/>
              </w:rPr>
              <w:t>name-receives</w:t>
            </w:r>
          </w:p>
        </w:tc>
        <w:tc>
          <w:tcPr>
            <w:tcW w:w="599" w:type="pct"/>
            <w:shd w:val="clear" w:color="auto" w:fill="auto"/>
          </w:tcPr>
          <w:p w14:paraId="11F05EEA" w14:textId="1A7AE907" w:rsidR="007C0F44" w:rsidRPr="005819C4" w:rsidRDefault="007C0F44" w:rsidP="007C0F44">
            <w:pPr>
              <w:pStyle w:val="Sinespaciado"/>
              <w:rPr>
                <w:color w:val="000000"/>
                <w:sz w:val="20"/>
                <w:szCs w:val="20"/>
              </w:rPr>
            </w:pPr>
            <w:r w:rsidRPr="005819C4">
              <w:rPr>
                <w:color w:val="000000"/>
                <w:sz w:val="20"/>
                <w:szCs w:val="20"/>
              </w:rPr>
              <w:t>&lt;name-receives&gt;</w:t>
            </w:r>
          </w:p>
        </w:tc>
        <w:tc>
          <w:tcPr>
            <w:tcW w:w="800" w:type="pct"/>
            <w:vMerge/>
            <w:shd w:val="clear" w:color="auto" w:fill="auto"/>
            <w:vAlign w:val="center"/>
          </w:tcPr>
          <w:p w14:paraId="4D75FFEA"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42E783BB" w14:textId="189A797C" w:rsidR="007C0F44" w:rsidRPr="005819C4" w:rsidRDefault="007C0F44" w:rsidP="007C0F44">
            <w:pPr>
              <w:pStyle w:val="Sinespaciado"/>
              <w:rPr>
                <w:color w:val="000000"/>
                <w:sz w:val="20"/>
                <w:szCs w:val="20"/>
              </w:rPr>
            </w:pPr>
            <w:r w:rsidRPr="005819C4">
              <w:rPr>
                <w:color w:val="000000"/>
                <w:sz w:val="20"/>
                <w:szCs w:val="20"/>
              </w:rPr>
              <w:t>Contiene el nombre de la persona quien recibe la orden</w:t>
            </w:r>
          </w:p>
        </w:tc>
      </w:tr>
      <w:tr w:rsidR="007C0F44" w:rsidRPr="005819C4" w14:paraId="0F40EEAE" w14:textId="77777777" w:rsidTr="00F00E57">
        <w:trPr>
          <w:trHeight w:val="30"/>
        </w:trPr>
        <w:tc>
          <w:tcPr>
            <w:tcW w:w="5000" w:type="pct"/>
            <w:gridSpan w:val="5"/>
            <w:shd w:val="clear" w:color="auto" w:fill="BF8F00" w:themeFill="accent4" w:themeFillShade="BF"/>
            <w:vAlign w:val="center"/>
          </w:tcPr>
          <w:p w14:paraId="5F2E535D" w14:textId="074C06D2" w:rsidR="007C0F44" w:rsidRPr="005819C4" w:rsidRDefault="007C0F44" w:rsidP="007C0F44">
            <w:pPr>
              <w:pStyle w:val="Sinespaciado"/>
              <w:rPr>
                <w:b/>
                <w:color w:val="FFFFFF" w:themeColor="background1"/>
                <w:szCs w:val="20"/>
              </w:rPr>
            </w:pPr>
            <w:r w:rsidRPr="005819C4">
              <w:rPr>
                <w:b/>
                <w:color w:val="FFFFFF" w:themeColor="background1"/>
                <w:szCs w:val="20"/>
              </w:rPr>
              <w:t>Entrega</w:t>
            </w:r>
          </w:p>
        </w:tc>
      </w:tr>
      <w:tr w:rsidR="007C0F44" w:rsidRPr="005819C4" w14:paraId="0B1A03F3" w14:textId="77777777" w:rsidTr="00EF4730">
        <w:trPr>
          <w:trHeight w:val="137"/>
        </w:trPr>
        <w:tc>
          <w:tcPr>
            <w:tcW w:w="1129" w:type="pct"/>
            <w:vMerge w:val="restart"/>
            <w:shd w:val="clear" w:color="auto" w:fill="E2EFD9" w:themeFill="accent6" w:themeFillTint="33"/>
            <w:tcMar>
              <w:top w:w="0" w:type="dxa"/>
              <w:left w:w="108" w:type="dxa"/>
              <w:bottom w:w="0" w:type="dxa"/>
              <w:right w:w="108" w:type="dxa"/>
            </w:tcMar>
            <w:vAlign w:val="center"/>
          </w:tcPr>
          <w:p w14:paraId="4D9D630B" w14:textId="5AA3B2E9" w:rsidR="007C0F44" w:rsidRPr="005819C4" w:rsidRDefault="007C0F44" w:rsidP="007C0F44">
            <w:pPr>
              <w:pStyle w:val="Sinespaciado"/>
              <w:rPr>
                <w:color w:val="000000"/>
                <w:sz w:val="20"/>
                <w:szCs w:val="20"/>
              </w:rPr>
            </w:pPr>
            <w:r w:rsidRPr="005819C4">
              <w:rPr>
                <w:color w:val="000000"/>
                <w:sz w:val="20"/>
                <w:szCs w:val="20"/>
              </w:rPr>
              <w:t>Fecha y hora de entrega</w:t>
            </w:r>
          </w:p>
        </w:tc>
        <w:tc>
          <w:tcPr>
            <w:tcW w:w="865" w:type="pct"/>
            <w:shd w:val="clear" w:color="auto" w:fill="auto"/>
            <w:tcMar>
              <w:top w:w="0" w:type="dxa"/>
              <w:left w:w="108" w:type="dxa"/>
              <w:bottom w:w="0" w:type="dxa"/>
              <w:right w:w="108" w:type="dxa"/>
            </w:tcMar>
          </w:tcPr>
          <w:p w14:paraId="29ED78DC" w14:textId="37BFE770" w:rsidR="007C0F44" w:rsidRPr="005819C4" w:rsidRDefault="007C0F44" w:rsidP="007C0F44">
            <w:pPr>
              <w:pStyle w:val="Sinespaciado"/>
              <w:rPr>
                <w:color w:val="000000"/>
                <w:sz w:val="20"/>
                <w:szCs w:val="20"/>
              </w:rPr>
            </w:pPr>
            <w:r w:rsidRPr="005819C4">
              <w:rPr>
                <w:color w:val="000000"/>
                <w:sz w:val="20"/>
                <w:szCs w:val="20"/>
              </w:rPr>
              <w:t>delivery-date</w:t>
            </w:r>
          </w:p>
        </w:tc>
        <w:tc>
          <w:tcPr>
            <w:tcW w:w="599" w:type="pct"/>
            <w:shd w:val="clear" w:color="auto" w:fill="auto"/>
            <w:vAlign w:val="center"/>
          </w:tcPr>
          <w:p w14:paraId="1B40F312" w14:textId="76C96257"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2C23CE56" w14:textId="4EF8DC1E" w:rsidR="007C0F44" w:rsidRPr="005819C4" w:rsidRDefault="007C0F44" w:rsidP="007C0F44">
            <w:pPr>
              <w:pStyle w:val="Sinespaciado"/>
              <w:rPr>
                <w:color w:val="000000"/>
                <w:sz w:val="20"/>
                <w:szCs w:val="20"/>
              </w:rPr>
            </w:pPr>
            <w:r w:rsidRPr="005819C4">
              <w:rPr>
                <w:color w:val="000000"/>
                <w:sz w:val="20"/>
                <w:szCs w:val="20"/>
              </w:rPr>
              <w:t>Etapa Entrega</w:t>
            </w:r>
          </w:p>
        </w:tc>
        <w:tc>
          <w:tcPr>
            <w:tcW w:w="1607" w:type="pct"/>
            <w:vMerge w:val="restart"/>
            <w:shd w:val="clear" w:color="auto" w:fill="auto"/>
            <w:vAlign w:val="center"/>
          </w:tcPr>
          <w:p w14:paraId="16425DED" w14:textId="5FE9EC87" w:rsidR="007C0F44" w:rsidRPr="005819C4" w:rsidRDefault="007C0F44" w:rsidP="007C0F44">
            <w:pPr>
              <w:pStyle w:val="Sinespaciado"/>
              <w:rPr>
                <w:color w:val="000000"/>
                <w:sz w:val="20"/>
                <w:szCs w:val="20"/>
              </w:rPr>
            </w:pPr>
            <w:r w:rsidRPr="005819C4">
              <w:rPr>
                <w:color w:val="000000"/>
                <w:sz w:val="20"/>
                <w:szCs w:val="20"/>
              </w:rPr>
              <w:t xml:space="preserve">Contiene la fecha y hora de entrega de la orden </w:t>
            </w:r>
          </w:p>
        </w:tc>
      </w:tr>
      <w:tr w:rsidR="007C0F44" w:rsidRPr="005819C4" w14:paraId="190FA5F6" w14:textId="77777777" w:rsidTr="00EF4730">
        <w:trPr>
          <w:trHeight w:val="136"/>
        </w:trPr>
        <w:tc>
          <w:tcPr>
            <w:tcW w:w="1129" w:type="pct"/>
            <w:vMerge/>
            <w:shd w:val="clear" w:color="auto" w:fill="E2EFD9" w:themeFill="accent6" w:themeFillTint="33"/>
            <w:tcMar>
              <w:top w:w="0" w:type="dxa"/>
              <w:left w:w="108" w:type="dxa"/>
              <w:bottom w:w="0" w:type="dxa"/>
              <w:right w:w="108" w:type="dxa"/>
            </w:tcMar>
            <w:vAlign w:val="center"/>
          </w:tcPr>
          <w:p w14:paraId="418A8F55" w14:textId="77777777" w:rsidR="007C0F44" w:rsidRPr="005819C4" w:rsidRDefault="007C0F44" w:rsidP="007C0F44">
            <w:pPr>
              <w:pStyle w:val="Sinespaciado"/>
              <w:rPr>
                <w:color w:val="000000"/>
                <w:sz w:val="20"/>
                <w:szCs w:val="20"/>
              </w:rPr>
            </w:pPr>
          </w:p>
        </w:tc>
        <w:tc>
          <w:tcPr>
            <w:tcW w:w="865" w:type="pct"/>
            <w:shd w:val="clear" w:color="auto" w:fill="auto"/>
            <w:tcMar>
              <w:top w:w="0" w:type="dxa"/>
              <w:left w:w="108" w:type="dxa"/>
              <w:bottom w:w="0" w:type="dxa"/>
              <w:right w:w="108" w:type="dxa"/>
            </w:tcMar>
          </w:tcPr>
          <w:p w14:paraId="7BA98FA2" w14:textId="3845E01B" w:rsidR="007C0F44" w:rsidRPr="005819C4" w:rsidRDefault="007C0F44" w:rsidP="007C0F44">
            <w:pPr>
              <w:pStyle w:val="Sinespaciado"/>
              <w:rPr>
                <w:color w:val="000000"/>
                <w:sz w:val="20"/>
                <w:szCs w:val="20"/>
              </w:rPr>
            </w:pPr>
            <w:r w:rsidRPr="005819C4">
              <w:rPr>
                <w:color w:val="000000"/>
                <w:sz w:val="20"/>
                <w:szCs w:val="20"/>
              </w:rPr>
              <w:t>delivery-time</w:t>
            </w:r>
          </w:p>
        </w:tc>
        <w:tc>
          <w:tcPr>
            <w:tcW w:w="599" w:type="pct"/>
            <w:shd w:val="clear" w:color="auto" w:fill="auto"/>
            <w:vAlign w:val="center"/>
          </w:tcPr>
          <w:p w14:paraId="32F83F4D" w14:textId="6A193FE4"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78A133C7" w14:textId="77777777" w:rsidR="007C0F44" w:rsidRPr="005819C4" w:rsidRDefault="007C0F44" w:rsidP="007C0F44">
            <w:pPr>
              <w:pStyle w:val="Sinespaciado"/>
              <w:rPr>
                <w:color w:val="000000"/>
                <w:sz w:val="20"/>
                <w:szCs w:val="20"/>
              </w:rPr>
            </w:pPr>
          </w:p>
        </w:tc>
        <w:tc>
          <w:tcPr>
            <w:tcW w:w="1607" w:type="pct"/>
            <w:vMerge/>
            <w:shd w:val="clear" w:color="auto" w:fill="auto"/>
            <w:vAlign w:val="center"/>
          </w:tcPr>
          <w:p w14:paraId="5B4C4C15" w14:textId="77777777" w:rsidR="007C0F44" w:rsidRPr="005819C4" w:rsidRDefault="007C0F44" w:rsidP="007C0F44">
            <w:pPr>
              <w:pStyle w:val="Sinespaciado"/>
              <w:rPr>
                <w:color w:val="000000"/>
                <w:sz w:val="20"/>
                <w:szCs w:val="20"/>
              </w:rPr>
            </w:pPr>
          </w:p>
        </w:tc>
      </w:tr>
      <w:tr w:rsidR="007C0F44" w:rsidRPr="005819C4" w14:paraId="0D03D690"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5AE477C3" w14:textId="549720A0" w:rsidR="007C0F44" w:rsidRPr="005819C4" w:rsidRDefault="007C0F44" w:rsidP="007C0F44">
            <w:pPr>
              <w:pStyle w:val="Sinespaciado"/>
              <w:rPr>
                <w:color w:val="000000"/>
                <w:sz w:val="20"/>
                <w:szCs w:val="20"/>
              </w:rPr>
            </w:pPr>
            <w:r w:rsidRPr="005819C4">
              <w:rPr>
                <w:color w:val="000000"/>
                <w:sz w:val="20"/>
                <w:szCs w:val="20"/>
              </w:rPr>
              <w:t>ID quien recibe</w:t>
            </w:r>
          </w:p>
        </w:tc>
        <w:tc>
          <w:tcPr>
            <w:tcW w:w="865" w:type="pct"/>
            <w:shd w:val="clear" w:color="auto" w:fill="auto"/>
            <w:tcMar>
              <w:top w:w="0" w:type="dxa"/>
              <w:left w:w="108" w:type="dxa"/>
              <w:bottom w:w="0" w:type="dxa"/>
              <w:right w:w="108" w:type="dxa"/>
            </w:tcMar>
          </w:tcPr>
          <w:p w14:paraId="09D359F9" w14:textId="25685ADD" w:rsidR="007C0F44" w:rsidRPr="005819C4" w:rsidRDefault="007C0F44" w:rsidP="007C0F44">
            <w:pPr>
              <w:pStyle w:val="Sinespaciado"/>
              <w:rPr>
                <w:color w:val="000000"/>
                <w:sz w:val="20"/>
                <w:szCs w:val="20"/>
              </w:rPr>
            </w:pPr>
            <w:r w:rsidRPr="005819C4">
              <w:rPr>
                <w:color w:val="000000"/>
                <w:sz w:val="20"/>
                <w:szCs w:val="20"/>
              </w:rPr>
              <w:t>id-receive</w:t>
            </w:r>
          </w:p>
        </w:tc>
        <w:tc>
          <w:tcPr>
            <w:tcW w:w="599" w:type="pct"/>
            <w:shd w:val="clear" w:color="auto" w:fill="auto"/>
            <w:vAlign w:val="center"/>
          </w:tcPr>
          <w:p w14:paraId="5E9F8A97" w14:textId="56A127AF"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0C6E580A"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0C2F48AD" w14:textId="74AF842B" w:rsidR="007C0F44" w:rsidRPr="005819C4" w:rsidRDefault="007C0F44" w:rsidP="007C0F44">
            <w:pPr>
              <w:pStyle w:val="Sinespaciado"/>
              <w:rPr>
                <w:color w:val="000000"/>
                <w:sz w:val="20"/>
                <w:szCs w:val="20"/>
              </w:rPr>
            </w:pPr>
            <w:r w:rsidRPr="005819C4">
              <w:rPr>
                <w:color w:val="000000"/>
                <w:sz w:val="20"/>
                <w:szCs w:val="20"/>
              </w:rPr>
              <w:t xml:space="preserve">Contiene el número de identificación de la persona quien recibe la </w:t>
            </w:r>
            <w:commentRangeStart w:id="259"/>
            <w:commentRangeStart w:id="260"/>
            <w:r w:rsidRPr="005819C4">
              <w:rPr>
                <w:color w:val="000000"/>
                <w:sz w:val="20"/>
                <w:szCs w:val="20"/>
              </w:rPr>
              <w:t>orden</w:t>
            </w:r>
            <w:commentRangeEnd w:id="259"/>
            <w:r>
              <w:rPr>
                <w:rStyle w:val="Refdecomentario"/>
                <w:rFonts w:eastAsia="Calibri"/>
              </w:rPr>
              <w:commentReference w:id="259"/>
            </w:r>
            <w:commentRangeEnd w:id="260"/>
            <w:r>
              <w:rPr>
                <w:rStyle w:val="Refdecomentario"/>
                <w:rFonts w:eastAsia="Calibri"/>
              </w:rPr>
              <w:commentReference w:id="260"/>
            </w:r>
          </w:p>
        </w:tc>
      </w:tr>
      <w:tr w:rsidR="007C0F44" w:rsidRPr="005819C4" w14:paraId="3172DD03"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29551C2B" w14:textId="5B8E30D2" w:rsidR="007C0F44" w:rsidRPr="005819C4" w:rsidRDefault="007C0F44" w:rsidP="007C0F44">
            <w:pPr>
              <w:pStyle w:val="Sinespaciado"/>
              <w:rPr>
                <w:color w:val="000000"/>
                <w:sz w:val="20"/>
                <w:szCs w:val="20"/>
              </w:rPr>
            </w:pPr>
            <w:r w:rsidRPr="005819C4">
              <w:rPr>
                <w:color w:val="000000"/>
                <w:sz w:val="20"/>
                <w:szCs w:val="20"/>
              </w:rPr>
              <w:t>Nombre quien recibe</w:t>
            </w:r>
          </w:p>
        </w:tc>
        <w:tc>
          <w:tcPr>
            <w:tcW w:w="865" w:type="pct"/>
            <w:shd w:val="clear" w:color="auto" w:fill="auto"/>
            <w:tcMar>
              <w:top w:w="0" w:type="dxa"/>
              <w:left w:w="108" w:type="dxa"/>
              <w:bottom w:w="0" w:type="dxa"/>
              <w:right w:w="108" w:type="dxa"/>
            </w:tcMar>
          </w:tcPr>
          <w:p w14:paraId="41265D16" w14:textId="1FE63677" w:rsidR="007C0F44" w:rsidRPr="005819C4" w:rsidRDefault="007C0F44" w:rsidP="007C0F44">
            <w:pPr>
              <w:pStyle w:val="Sinespaciado"/>
              <w:rPr>
                <w:color w:val="000000"/>
                <w:sz w:val="20"/>
                <w:szCs w:val="20"/>
              </w:rPr>
            </w:pPr>
            <w:r w:rsidRPr="005819C4">
              <w:rPr>
                <w:color w:val="000000"/>
                <w:sz w:val="20"/>
                <w:szCs w:val="20"/>
              </w:rPr>
              <w:t>name-receive</w:t>
            </w:r>
          </w:p>
        </w:tc>
        <w:tc>
          <w:tcPr>
            <w:tcW w:w="599" w:type="pct"/>
            <w:shd w:val="clear" w:color="auto" w:fill="auto"/>
            <w:vAlign w:val="center"/>
          </w:tcPr>
          <w:p w14:paraId="475D128A" w14:textId="6A35EC90"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6E830A87"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77CDE90F" w14:textId="00343933" w:rsidR="007C0F44" w:rsidRPr="005819C4" w:rsidRDefault="007C0F44" w:rsidP="007C0F44">
            <w:pPr>
              <w:pStyle w:val="Sinespaciado"/>
              <w:rPr>
                <w:color w:val="000000"/>
                <w:sz w:val="20"/>
                <w:szCs w:val="20"/>
              </w:rPr>
            </w:pPr>
            <w:r w:rsidRPr="005819C4">
              <w:rPr>
                <w:color w:val="000000"/>
                <w:sz w:val="20"/>
                <w:szCs w:val="20"/>
              </w:rPr>
              <w:t xml:space="preserve">Contiene el nombre de la persona quien recibe la orden </w:t>
            </w:r>
          </w:p>
        </w:tc>
      </w:tr>
      <w:tr w:rsidR="007C0F44" w:rsidRPr="005819C4" w14:paraId="5366AE08" w14:textId="77777777" w:rsidTr="00EF4730">
        <w:trPr>
          <w:trHeight w:val="30"/>
        </w:trPr>
        <w:tc>
          <w:tcPr>
            <w:tcW w:w="1129" w:type="pct"/>
            <w:shd w:val="clear" w:color="auto" w:fill="E2EFD9" w:themeFill="accent6" w:themeFillTint="33"/>
            <w:tcMar>
              <w:top w:w="0" w:type="dxa"/>
              <w:left w:w="108" w:type="dxa"/>
              <w:bottom w:w="0" w:type="dxa"/>
              <w:right w:w="108" w:type="dxa"/>
            </w:tcMar>
            <w:vAlign w:val="center"/>
          </w:tcPr>
          <w:p w14:paraId="6A9D47E4" w14:textId="428B43CE" w:rsidR="007C0F44" w:rsidRPr="005819C4" w:rsidRDefault="007C0F44" w:rsidP="007C0F44">
            <w:pPr>
              <w:pStyle w:val="Sinespaciado"/>
              <w:rPr>
                <w:color w:val="000000"/>
                <w:sz w:val="20"/>
                <w:szCs w:val="20"/>
              </w:rPr>
            </w:pPr>
            <w:r w:rsidRPr="005819C4">
              <w:rPr>
                <w:color w:val="000000"/>
                <w:sz w:val="20"/>
                <w:szCs w:val="20"/>
              </w:rPr>
              <w:t>Comentarios</w:t>
            </w:r>
          </w:p>
        </w:tc>
        <w:tc>
          <w:tcPr>
            <w:tcW w:w="865" w:type="pct"/>
            <w:shd w:val="clear" w:color="auto" w:fill="auto"/>
            <w:tcMar>
              <w:top w:w="0" w:type="dxa"/>
              <w:left w:w="108" w:type="dxa"/>
              <w:bottom w:w="0" w:type="dxa"/>
              <w:right w:w="108" w:type="dxa"/>
            </w:tcMar>
          </w:tcPr>
          <w:p w14:paraId="2EDBDE21" w14:textId="7E30DAF9" w:rsidR="007C0F44" w:rsidRPr="005819C4" w:rsidRDefault="007C0F44" w:rsidP="007C0F44">
            <w:pPr>
              <w:pStyle w:val="Sinespaciado"/>
              <w:rPr>
                <w:color w:val="000000"/>
                <w:sz w:val="20"/>
                <w:szCs w:val="20"/>
              </w:rPr>
            </w:pPr>
            <w:r w:rsidRPr="005819C4">
              <w:rPr>
                <w:color w:val="000000"/>
                <w:sz w:val="20"/>
                <w:szCs w:val="20"/>
              </w:rPr>
              <w:t>comments</w:t>
            </w:r>
          </w:p>
        </w:tc>
        <w:tc>
          <w:tcPr>
            <w:tcW w:w="599" w:type="pct"/>
            <w:shd w:val="clear" w:color="auto" w:fill="auto"/>
            <w:vAlign w:val="center"/>
          </w:tcPr>
          <w:p w14:paraId="1E0F0063" w14:textId="59BC3A4F"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5CFEE7BA" w14:textId="77777777" w:rsidR="007C0F44" w:rsidRPr="005819C4" w:rsidRDefault="007C0F44" w:rsidP="007C0F44">
            <w:pPr>
              <w:pStyle w:val="Sinespaciado"/>
              <w:rPr>
                <w:color w:val="000000"/>
                <w:sz w:val="20"/>
                <w:szCs w:val="20"/>
              </w:rPr>
            </w:pPr>
          </w:p>
        </w:tc>
        <w:tc>
          <w:tcPr>
            <w:tcW w:w="1607" w:type="pct"/>
            <w:shd w:val="clear" w:color="auto" w:fill="auto"/>
            <w:vAlign w:val="center"/>
          </w:tcPr>
          <w:p w14:paraId="43E56BD5" w14:textId="6BB336BC" w:rsidR="007C0F44" w:rsidRPr="005819C4" w:rsidRDefault="007C0F44" w:rsidP="007C0F44">
            <w:pPr>
              <w:pStyle w:val="Sinespaciado"/>
              <w:rPr>
                <w:color w:val="000000"/>
                <w:sz w:val="20"/>
                <w:szCs w:val="20"/>
              </w:rPr>
            </w:pPr>
            <w:r w:rsidRPr="005819C4">
              <w:rPr>
                <w:color w:val="000000"/>
                <w:sz w:val="20"/>
                <w:szCs w:val="20"/>
              </w:rPr>
              <w:t>Contiene los comentarios de la orden</w:t>
            </w:r>
          </w:p>
        </w:tc>
      </w:tr>
      <w:tr w:rsidR="007C0F44" w:rsidRPr="005819C4" w14:paraId="1423AA43" w14:textId="77777777" w:rsidTr="005D00FA">
        <w:trPr>
          <w:trHeight w:val="30"/>
        </w:trPr>
        <w:tc>
          <w:tcPr>
            <w:tcW w:w="5000" w:type="pct"/>
            <w:gridSpan w:val="5"/>
            <w:tcBorders>
              <w:bottom w:val="single" w:sz="4" w:space="0" w:color="auto"/>
            </w:tcBorders>
            <w:shd w:val="clear" w:color="auto" w:fill="00B050"/>
            <w:tcMar>
              <w:top w:w="0" w:type="dxa"/>
              <w:left w:w="108" w:type="dxa"/>
              <w:bottom w:w="0" w:type="dxa"/>
              <w:right w:w="108" w:type="dxa"/>
            </w:tcMar>
            <w:vAlign w:val="center"/>
          </w:tcPr>
          <w:p w14:paraId="1C4B69B9" w14:textId="42801E55" w:rsidR="007C0F44" w:rsidRPr="005819C4" w:rsidRDefault="007C0F44" w:rsidP="007C0F44">
            <w:pPr>
              <w:pStyle w:val="Sinespaciado"/>
              <w:rPr>
                <w:b/>
                <w:color w:val="FFFFFF" w:themeColor="background1"/>
                <w:sz w:val="20"/>
                <w:szCs w:val="20"/>
              </w:rPr>
            </w:pPr>
            <w:r w:rsidRPr="005819C4">
              <w:rPr>
                <w:b/>
                <w:color w:val="FFFFFF" w:themeColor="background1"/>
                <w:sz w:val="20"/>
                <w:szCs w:val="20"/>
              </w:rPr>
              <w:t>Datos Adicionales</w:t>
            </w:r>
          </w:p>
        </w:tc>
      </w:tr>
      <w:tr w:rsidR="007C0F44" w:rsidRPr="005819C4" w14:paraId="74AE98F9" w14:textId="77777777" w:rsidTr="00EF4730">
        <w:trPr>
          <w:trHeight w:val="30"/>
        </w:trPr>
        <w:tc>
          <w:tcPr>
            <w:tcW w:w="1129" w:type="pct"/>
            <w:tcBorders>
              <w:top w:val="single" w:sz="4" w:space="0" w:color="auto"/>
              <w:left w:val="single" w:sz="4" w:space="0" w:color="auto"/>
              <w:bottom w:val="single" w:sz="4" w:space="0" w:color="auto"/>
              <w:right w:val="single" w:sz="4" w:space="0" w:color="auto"/>
            </w:tcBorders>
            <w:shd w:val="clear" w:color="auto" w:fill="E2EFD9" w:themeFill="accent6" w:themeFillTint="33"/>
            <w:tcMar>
              <w:top w:w="0" w:type="dxa"/>
              <w:left w:w="108" w:type="dxa"/>
              <w:bottom w:w="0" w:type="dxa"/>
              <w:right w:w="108" w:type="dxa"/>
            </w:tcMar>
          </w:tcPr>
          <w:p w14:paraId="6C63B8D8" w14:textId="76D626B1" w:rsidR="007C0F44" w:rsidRPr="005819C4" w:rsidRDefault="007C0F44" w:rsidP="007C0F44">
            <w:pPr>
              <w:pStyle w:val="Sinespaciado"/>
              <w:rPr>
                <w:color w:val="000000"/>
                <w:sz w:val="20"/>
                <w:szCs w:val="20"/>
              </w:rPr>
            </w:pPr>
            <w:r w:rsidRPr="005819C4">
              <w:rPr>
                <w:color w:val="000000"/>
                <w:sz w:val="20"/>
                <w:szCs w:val="20"/>
              </w:rPr>
              <w:t>Fecha Cancelación</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8B72523" w14:textId="10974D8A"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CancelOrderDate</w:t>
            </w:r>
          </w:p>
        </w:tc>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14:paraId="3518947F" w14:textId="120C6624"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58B61" w14:textId="0A71490C" w:rsidR="007C0F44" w:rsidRPr="005819C4" w:rsidRDefault="007C0F44" w:rsidP="007C0F44">
            <w:pPr>
              <w:pStyle w:val="Sinespaciado"/>
              <w:rPr>
                <w:color w:val="000000"/>
                <w:sz w:val="20"/>
                <w:szCs w:val="20"/>
              </w:rPr>
            </w:pPr>
            <w:r w:rsidRPr="005819C4">
              <w:rPr>
                <w:color w:val="000000"/>
                <w:sz w:val="20"/>
                <w:szCs w:val="20"/>
              </w:rPr>
              <w:t>Cualquier Etapa</w:t>
            </w:r>
          </w:p>
        </w:tc>
        <w:tc>
          <w:tcPr>
            <w:tcW w:w="160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EC0C766" w14:textId="6025379C" w:rsidR="007C0F44" w:rsidRPr="005819C4" w:rsidRDefault="007C0F44" w:rsidP="007C0F44">
            <w:pPr>
              <w:pStyle w:val="Sinespaciado"/>
              <w:rPr>
                <w:color w:val="000000"/>
                <w:sz w:val="20"/>
                <w:szCs w:val="20"/>
              </w:rPr>
            </w:pPr>
            <w:r w:rsidRPr="005819C4">
              <w:rPr>
                <w:color w:val="000000"/>
                <w:sz w:val="20"/>
                <w:szCs w:val="20"/>
              </w:rPr>
              <w:t>Puede ocurrir en cualquier momento del proceso de la orden.</w:t>
            </w:r>
          </w:p>
        </w:tc>
      </w:tr>
      <w:tr w:rsidR="007C0F44" w:rsidRPr="005819C4" w14:paraId="2E49FE0B" w14:textId="77777777" w:rsidTr="00EF4730">
        <w:trPr>
          <w:trHeight w:val="30"/>
        </w:trPr>
        <w:tc>
          <w:tcPr>
            <w:tcW w:w="1129" w:type="pct"/>
            <w:tcBorders>
              <w:top w:val="single" w:sz="4" w:space="0" w:color="auto"/>
              <w:left w:val="single" w:sz="4" w:space="0" w:color="auto"/>
              <w:bottom w:val="single" w:sz="4" w:space="0" w:color="auto"/>
              <w:right w:val="single" w:sz="4" w:space="0" w:color="auto"/>
            </w:tcBorders>
            <w:shd w:val="clear" w:color="auto" w:fill="E2EFD9" w:themeFill="accent6" w:themeFillTint="33"/>
            <w:tcMar>
              <w:top w:w="0" w:type="dxa"/>
              <w:left w:w="108" w:type="dxa"/>
              <w:bottom w:w="0" w:type="dxa"/>
              <w:right w:w="108" w:type="dxa"/>
            </w:tcMar>
          </w:tcPr>
          <w:p w14:paraId="211DE68B" w14:textId="178656B7" w:rsidR="007C0F44" w:rsidRPr="005819C4" w:rsidRDefault="007C0F44" w:rsidP="007C0F44">
            <w:pPr>
              <w:pStyle w:val="Sinespaciado"/>
              <w:rPr>
                <w:color w:val="000000"/>
                <w:sz w:val="20"/>
                <w:szCs w:val="20"/>
              </w:rPr>
            </w:pPr>
            <w:r w:rsidRPr="005819C4">
              <w:rPr>
                <w:color w:val="000000"/>
                <w:sz w:val="20"/>
                <w:szCs w:val="20"/>
              </w:rPr>
              <w:t>Hora Cancelación</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322391E" w14:textId="17B96B12"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CancelOrderTime</w:t>
            </w:r>
          </w:p>
        </w:tc>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14:paraId="22F5E67A" w14:textId="7A3B6B93"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E97A119" w14:textId="77777777" w:rsidR="007C0F44" w:rsidRPr="005819C4" w:rsidRDefault="007C0F44" w:rsidP="007C0F44">
            <w:pPr>
              <w:pStyle w:val="Sinespaciado"/>
              <w:rPr>
                <w:color w:val="000000"/>
                <w:sz w:val="20"/>
                <w:szCs w:val="20"/>
              </w:rPr>
            </w:pPr>
          </w:p>
        </w:tc>
        <w:tc>
          <w:tcPr>
            <w:tcW w:w="1607"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A0C2090" w14:textId="77777777" w:rsidR="007C0F44" w:rsidRPr="005819C4" w:rsidRDefault="007C0F44" w:rsidP="007C0F44">
            <w:pPr>
              <w:pStyle w:val="Sinespaciado"/>
              <w:rPr>
                <w:color w:val="000000"/>
                <w:sz w:val="20"/>
                <w:szCs w:val="20"/>
              </w:rPr>
            </w:pPr>
          </w:p>
        </w:tc>
      </w:tr>
      <w:tr w:rsidR="007C0F44" w:rsidRPr="005819C4" w14:paraId="78468632" w14:textId="77777777" w:rsidTr="00EF4730">
        <w:trPr>
          <w:trHeight w:val="30"/>
        </w:trPr>
        <w:tc>
          <w:tcPr>
            <w:tcW w:w="1129" w:type="pct"/>
            <w:tcBorders>
              <w:top w:val="single" w:sz="4" w:space="0" w:color="auto"/>
              <w:left w:val="single" w:sz="4" w:space="0" w:color="auto"/>
              <w:bottom w:val="single" w:sz="4" w:space="0" w:color="auto"/>
              <w:right w:val="single" w:sz="4" w:space="0" w:color="auto"/>
            </w:tcBorders>
            <w:shd w:val="clear" w:color="auto" w:fill="E2EFD9" w:themeFill="accent6" w:themeFillTint="33"/>
            <w:tcMar>
              <w:top w:w="0" w:type="dxa"/>
              <w:left w:w="108" w:type="dxa"/>
              <w:bottom w:w="0" w:type="dxa"/>
              <w:right w:w="108" w:type="dxa"/>
            </w:tcMar>
          </w:tcPr>
          <w:p w14:paraId="28B656FD" w14:textId="38C24FD5" w:rsidR="007C0F44" w:rsidRPr="005819C4" w:rsidRDefault="007C0F44" w:rsidP="007C0F44">
            <w:pPr>
              <w:pStyle w:val="Sinespaciado"/>
              <w:rPr>
                <w:color w:val="000000"/>
                <w:sz w:val="20"/>
                <w:szCs w:val="20"/>
              </w:rPr>
            </w:pPr>
            <w:r w:rsidRPr="005819C4">
              <w:rPr>
                <w:color w:val="000000"/>
                <w:sz w:val="20"/>
                <w:szCs w:val="20"/>
              </w:rPr>
              <w:t>Causa de cancelación</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7633F71B" w14:textId="576C3CD4" w:rsidR="007C0F44" w:rsidRPr="005819C4" w:rsidRDefault="007C0F44" w:rsidP="007C0F44">
            <w:pPr>
              <w:pStyle w:val="Sinespaciado"/>
              <w:rPr>
                <w:color w:val="000000"/>
                <w:sz w:val="20"/>
                <w:szCs w:val="20"/>
              </w:rPr>
            </w:pPr>
            <w:r w:rsidRPr="005819C4">
              <w:rPr>
                <w:rFonts w:ascii="Consolas" w:hAnsi="Consolas" w:cs="Consolas"/>
                <w:color w:val="000000"/>
                <w:sz w:val="19"/>
                <w:szCs w:val="19"/>
              </w:rPr>
              <w:t>CancelCause</w:t>
            </w:r>
          </w:p>
        </w:tc>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14:paraId="429BC6C9" w14:textId="58A2B5DA" w:rsidR="007C0F44" w:rsidRPr="005819C4" w:rsidRDefault="007C0F44" w:rsidP="007C0F44">
            <w:pPr>
              <w:pStyle w:val="Sinespaciado"/>
              <w:rPr>
                <w:color w:val="000000"/>
                <w:sz w:val="20"/>
                <w:szCs w:val="20"/>
              </w:rPr>
            </w:pPr>
            <w:r w:rsidRPr="005819C4">
              <w:rPr>
                <w:color w:val="000000"/>
                <w:sz w:val="20"/>
                <w:szCs w:val="20"/>
              </w:rPr>
              <w:t>N/A</w:t>
            </w:r>
          </w:p>
        </w:tc>
        <w:tc>
          <w:tcPr>
            <w:tcW w:w="80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D25F026" w14:textId="77777777" w:rsidR="007C0F44" w:rsidRPr="005819C4" w:rsidRDefault="007C0F44" w:rsidP="007C0F44">
            <w:pPr>
              <w:pStyle w:val="Sinespaciado"/>
              <w:rPr>
                <w:color w:val="000000"/>
                <w:sz w:val="20"/>
                <w:szCs w:val="20"/>
              </w:rPr>
            </w:pPr>
          </w:p>
        </w:tc>
        <w:tc>
          <w:tcPr>
            <w:tcW w:w="1607"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7AC78E" w14:textId="77777777" w:rsidR="007C0F44" w:rsidRPr="005819C4" w:rsidRDefault="007C0F44" w:rsidP="007C0F44">
            <w:pPr>
              <w:pStyle w:val="Sinespaciado"/>
              <w:rPr>
                <w:color w:val="000000"/>
                <w:sz w:val="20"/>
                <w:szCs w:val="20"/>
              </w:rPr>
            </w:pPr>
          </w:p>
        </w:tc>
      </w:tr>
    </w:tbl>
    <w:p w14:paraId="72D2FE73" w14:textId="5728848E" w:rsidR="000357BA" w:rsidRPr="005819C4" w:rsidRDefault="000357BA" w:rsidP="006A3CB0">
      <w:pPr>
        <w:spacing w:after="1"/>
        <w:ind w:right="313"/>
        <w:rPr>
          <w:rFonts w:ascii="Calibri" w:eastAsia="Calibri" w:hAnsi="Calibri" w:cs="Calibri"/>
          <w:color w:val="000000"/>
          <w:sz w:val="20"/>
          <w:szCs w:val="20"/>
        </w:rPr>
      </w:pPr>
    </w:p>
    <w:p w14:paraId="35005061" w14:textId="30DBD02D" w:rsidR="00B208A6" w:rsidRPr="005819C4" w:rsidRDefault="00B208A6" w:rsidP="006A3CB0">
      <w:pPr>
        <w:spacing w:after="1"/>
        <w:ind w:right="313"/>
        <w:rPr>
          <w:rFonts w:ascii="Calibri" w:eastAsia="Calibri" w:hAnsi="Calibri" w:cs="Calibri"/>
          <w:b/>
          <w:i/>
          <w:color w:val="000000"/>
          <w:sz w:val="20"/>
          <w:szCs w:val="20"/>
        </w:rPr>
      </w:pPr>
      <w:r w:rsidRPr="005819C4">
        <w:rPr>
          <w:rFonts w:ascii="Calibri" w:eastAsia="Calibri" w:hAnsi="Calibri" w:cs="Calibri"/>
          <w:b/>
          <w:i/>
          <w:color w:val="000000"/>
          <w:sz w:val="20"/>
          <w:szCs w:val="20"/>
        </w:rPr>
        <w:t>NOTA: Propiedad (almac</w:t>
      </w:r>
      <w:r w:rsidR="00F3592A" w:rsidRPr="005819C4">
        <w:rPr>
          <w:rFonts w:ascii="Calibri" w:eastAsia="Calibri" w:hAnsi="Calibri" w:cs="Calibri"/>
          <w:b/>
          <w:i/>
          <w:color w:val="000000"/>
          <w:sz w:val="20"/>
          <w:szCs w:val="20"/>
        </w:rPr>
        <w:t>én/tienda origen del artí</w:t>
      </w:r>
      <w:r w:rsidRPr="005819C4">
        <w:rPr>
          <w:rFonts w:ascii="Calibri" w:eastAsia="Calibri" w:hAnsi="Calibri" w:cs="Calibri"/>
          <w:b/>
          <w:i/>
          <w:color w:val="000000"/>
          <w:sz w:val="20"/>
          <w:szCs w:val="20"/>
        </w:rPr>
        <w:t>culo)</w:t>
      </w:r>
    </w:p>
    <w:p w14:paraId="1D3BF3D6" w14:textId="1553C833" w:rsidR="00B208A6" w:rsidRPr="005819C4" w:rsidRDefault="00B208A6"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A nivel de producto/art</w:t>
      </w:r>
      <w:r w:rsidR="00F3592A" w:rsidRPr="005819C4">
        <w:rPr>
          <w:rFonts w:ascii="Calibri" w:eastAsia="Calibri" w:hAnsi="Calibri" w:cs="Calibri"/>
          <w:color w:val="000000"/>
          <w:sz w:val="20"/>
          <w:szCs w:val="20"/>
        </w:rPr>
        <w:t>í</w:t>
      </w:r>
      <w:r w:rsidRPr="005819C4">
        <w:rPr>
          <w:rFonts w:ascii="Calibri" w:eastAsia="Calibri" w:hAnsi="Calibri" w:cs="Calibri"/>
          <w:color w:val="000000"/>
          <w:sz w:val="20"/>
          <w:szCs w:val="20"/>
        </w:rPr>
        <w:t>culo se debe agregar el alm</w:t>
      </w:r>
      <w:r w:rsidR="00F3592A" w:rsidRPr="005819C4">
        <w:rPr>
          <w:rFonts w:ascii="Calibri" w:eastAsia="Calibri" w:hAnsi="Calibri" w:cs="Calibri"/>
          <w:color w:val="000000"/>
          <w:sz w:val="20"/>
          <w:szCs w:val="20"/>
        </w:rPr>
        <w:t>a</w:t>
      </w:r>
      <w:r w:rsidRPr="005819C4">
        <w:rPr>
          <w:rFonts w:ascii="Calibri" w:eastAsia="Calibri" w:hAnsi="Calibri" w:cs="Calibri"/>
          <w:color w:val="000000"/>
          <w:sz w:val="20"/>
          <w:szCs w:val="20"/>
        </w:rPr>
        <w:t>c</w:t>
      </w:r>
      <w:r w:rsidR="00F3592A" w:rsidRPr="005819C4">
        <w:rPr>
          <w:rFonts w:ascii="Calibri" w:eastAsia="Calibri" w:hAnsi="Calibri" w:cs="Calibri"/>
          <w:color w:val="000000"/>
          <w:sz w:val="20"/>
          <w:szCs w:val="20"/>
        </w:rPr>
        <w:t>é</w:t>
      </w:r>
      <w:r w:rsidRPr="005819C4">
        <w:rPr>
          <w:rFonts w:ascii="Calibri" w:eastAsia="Calibri" w:hAnsi="Calibri" w:cs="Calibri"/>
          <w:color w:val="000000"/>
          <w:sz w:val="20"/>
          <w:szCs w:val="20"/>
        </w:rPr>
        <w:t>n/tienda origen del mismo.</w:t>
      </w:r>
    </w:p>
    <w:p w14:paraId="1C30CA66" w14:textId="6B95B702" w:rsidR="00B208A6" w:rsidRPr="005819C4" w:rsidRDefault="00B208A6"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 xml:space="preserve">Que es un dato a utilizar en cualquier momento, y empleado en los casos de una devolución desde el cliente hacía la </w:t>
      </w:r>
      <w:r w:rsidR="00BF0A36" w:rsidRPr="005819C4">
        <w:rPr>
          <w:rFonts w:ascii="Calibri" w:eastAsia="Calibri" w:hAnsi="Calibri" w:cs="Calibri"/>
          <w:color w:val="000000"/>
          <w:sz w:val="20"/>
          <w:szCs w:val="20"/>
        </w:rPr>
        <w:t>tienda</w:t>
      </w:r>
      <w:r w:rsidRPr="005819C4">
        <w:rPr>
          <w:rFonts w:ascii="Calibri" w:eastAsia="Calibri" w:hAnsi="Calibri" w:cs="Calibri"/>
          <w:color w:val="000000"/>
          <w:sz w:val="20"/>
          <w:szCs w:val="20"/>
        </w:rPr>
        <w:t>.</w:t>
      </w:r>
    </w:p>
    <w:p w14:paraId="20061450" w14:textId="77777777" w:rsidR="00B208A6" w:rsidRPr="005819C4" w:rsidRDefault="00B208A6" w:rsidP="006A3CB0">
      <w:pPr>
        <w:spacing w:after="1"/>
        <w:ind w:right="313"/>
        <w:rPr>
          <w:rFonts w:ascii="Calibri" w:eastAsia="Calibri" w:hAnsi="Calibri" w:cs="Calibri"/>
          <w:color w:val="000000"/>
          <w:sz w:val="20"/>
          <w:szCs w:val="20"/>
        </w:rPr>
      </w:pPr>
    </w:p>
    <w:p w14:paraId="61DBE17D" w14:textId="04B159BE" w:rsidR="00C41FC7" w:rsidRPr="005819C4" w:rsidRDefault="00C41FC7" w:rsidP="003A0C56">
      <w:pPr>
        <w:shd w:val="clear" w:color="auto" w:fill="FFF2CC" w:themeFill="accent4" w:themeFillTint="33"/>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highlight w:val="yellow"/>
        </w:rPr>
        <w:t>Propuesto: 12/03/2021</w:t>
      </w:r>
    </w:p>
    <w:p w14:paraId="12987D41" w14:textId="6A1F4330" w:rsidR="00C41FC7" w:rsidRPr="005819C4" w:rsidRDefault="00C41FC7" w:rsidP="003A0C56">
      <w:pPr>
        <w:shd w:val="clear" w:color="auto" w:fill="FFF2CC" w:themeFill="accent4" w:themeFillTint="33"/>
        <w:spacing w:after="1"/>
        <w:ind w:right="313"/>
        <w:rPr>
          <w:rFonts w:ascii="Calibri" w:eastAsia="Calibri" w:hAnsi="Calibri" w:cs="Calibri"/>
          <w:color w:val="000000"/>
          <w:sz w:val="20"/>
          <w:szCs w:val="20"/>
        </w:rPr>
      </w:pPr>
      <w:r w:rsidRPr="005819C4">
        <w:rPr>
          <w:rFonts w:ascii="Calibri" w:eastAsia="Calibri" w:hAnsi="Calibri" w:cs="Calibri"/>
          <w:b/>
          <w:i/>
          <w:color w:val="000000"/>
          <w:sz w:val="20"/>
          <w:szCs w:val="20"/>
        </w:rPr>
        <w:t>Lista de artículos cancelados</w:t>
      </w:r>
      <w:r w:rsidRPr="005819C4">
        <w:rPr>
          <w:rFonts w:ascii="Calibri" w:eastAsia="Calibri" w:hAnsi="Calibri" w:cs="Calibri"/>
          <w:color w:val="000000"/>
          <w:sz w:val="20"/>
          <w:szCs w:val="20"/>
        </w:rPr>
        <w:t xml:space="preserve">, donde incluya </w:t>
      </w:r>
      <w:r w:rsidR="005327DE" w:rsidRPr="005819C4">
        <w:rPr>
          <w:rFonts w:ascii="Calibri" w:eastAsia="Calibri" w:hAnsi="Calibri" w:cs="Calibri"/>
          <w:color w:val="000000"/>
          <w:sz w:val="20"/>
          <w:szCs w:val="20"/>
        </w:rPr>
        <w:t xml:space="preserve">fecha y </w:t>
      </w:r>
      <w:r w:rsidRPr="005819C4">
        <w:rPr>
          <w:rFonts w:ascii="Calibri" w:eastAsia="Calibri" w:hAnsi="Calibri" w:cs="Calibri"/>
          <w:color w:val="000000"/>
          <w:sz w:val="20"/>
          <w:szCs w:val="20"/>
        </w:rPr>
        <w:t>motivo de la cancelación.</w:t>
      </w:r>
    </w:p>
    <w:p w14:paraId="51821EBE" w14:textId="05750181" w:rsidR="00C41FC7" w:rsidRPr="005819C4" w:rsidRDefault="00C41FC7" w:rsidP="003A0C56">
      <w:pPr>
        <w:shd w:val="clear" w:color="auto" w:fill="FFF2CC" w:themeFill="accent4" w:themeFillTint="33"/>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Es a nivel de producto de la orden, importante que esto no es causa de cancelación de la orden.</w:t>
      </w:r>
    </w:p>
    <w:p w14:paraId="31067790" w14:textId="2A690ED1" w:rsidR="00C41FC7" w:rsidRPr="005819C4" w:rsidRDefault="003A0C56" w:rsidP="003A0C56">
      <w:pPr>
        <w:shd w:val="clear" w:color="auto" w:fill="FFF2CC" w:themeFill="accent4" w:themeFillTint="33"/>
        <w:spacing w:after="1"/>
        <w:ind w:right="313"/>
        <w:rPr>
          <w:rFonts w:ascii="Calibri" w:eastAsia="Calibri" w:hAnsi="Calibri" w:cs="Calibri"/>
          <w:i/>
          <w:color w:val="000000"/>
          <w:sz w:val="20"/>
          <w:szCs w:val="20"/>
        </w:rPr>
      </w:pPr>
      <w:r w:rsidRPr="005819C4">
        <w:rPr>
          <w:rFonts w:ascii="Calibri" w:eastAsia="Calibri" w:hAnsi="Calibri" w:cs="Calibri"/>
          <w:i/>
          <w:color w:val="000000"/>
          <w:sz w:val="20"/>
          <w:szCs w:val="20"/>
        </w:rPr>
        <w:t>A revisión de este escenario</w:t>
      </w:r>
      <w:r w:rsidR="00977938" w:rsidRPr="005819C4">
        <w:rPr>
          <w:rFonts w:ascii="Calibri" w:eastAsia="Calibri" w:hAnsi="Calibri" w:cs="Calibri"/>
          <w:i/>
          <w:color w:val="000000"/>
          <w:sz w:val="20"/>
          <w:szCs w:val="20"/>
        </w:rPr>
        <w:t xml:space="preserve"> contra el funcionamiento actual en </w:t>
      </w:r>
      <w:commentRangeStart w:id="261"/>
      <w:commentRangeStart w:id="262"/>
      <w:r w:rsidR="00977938" w:rsidRPr="005819C4">
        <w:rPr>
          <w:rFonts w:ascii="Calibri" w:eastAsia="Calibri" w:hAnsi="Calibri" w:cs="Calibri"/>
          <w:i/>
          <w:color w:val="000000"/>
          <w:sz w:val="20"/>
          <w:szCs w:val="20"/>
        </w:rPr>
        <w:t>SalesForce</w:t>
      </w:r>
      <w:commentRangeEnd w:id="261"/>
      <w:r w:rsidR="006208EB">
        <w:rPr>
          <w:rStyle w:val="Refdecomentario"/>
          <w:rFonts w:eastAsia="Arial"/>
        </w:rPr>
        <w:commentReference w:id="261"/>
      </w:r>
      <w:commentRangeEnd w:id="262"/>
      <w:r w:rsidR="00591485">
        <w:rPr>
          <w:rStyle w:val="Refdecomentario"/>
          <w:rFonts w:eastAsia="Arial"/>
        </w:rPr>
        <w:commentReference w:id="262"/>
      </w:r>
      <w:r w:rsidRPr="005819C4">
        <w:rPr>
          <w:rFonts w:ascii="Calibri" w:eastAsia="Calibri" w:hAnsi="Calibri" w:cs="Calibri"/>
          <w:i/>
          <w:color w:val="000000"/>
          <w:sz w:val="20"/>
          <w:szCs w:val="20"/>
        </w:rPr>
        <w:t>.</w:t>
      </w:r>
    </w:p>
    <w:p w14:paraId="10091C22" w14:textId="77777777" w:rsidR="008E1B8D" w:rsidRDefault="008E1B8D" w:rsidP="009654A0">
      <w:pPr>
        <w:rPr>
          <w:b/>
          <w:color w:val="000000"/>
          <w:sz w:val="20"/>
          <w:szCs w:val="20"/>
        </w:rPr>
      </w:pPr>
    </w:p>
    <w:p w14:paraId="648EACBB" w14:textId="332514E3" w:rsidR="009654A0" w:rsidRPr="005819C4" w:rsidRDefault="009654A0" w:rsidP="009654A0">
      <w:pPr>
        <w:rPr>
          <w:b/>
          <w:color w:val="000000"/>
          <w:sz w:val="20"/>
          <w:szCs w:val="20"/>
        </w:rPr>
      </w:pPr>
      <w:r w:rsidRPr="005819C4">
        <w:rPr>
          <w:b/>
          <w:color w:val="000000"/>
          <w:sz w:val="20"/>
          <w:szCs w:val="20"/>
        </w:rPr>
        <w:t>Estructura JSON:</w:t>
      </w:r>
    </w:p>
    <w:p w14:paraId="5D3F63DB" w14:textId="5E92BCFD" w:rsidR="00E23909" w:rsidRPr="005819C4" w:rsidRDefault="00E23909" w:rsidP="006A3CB0">
      <w:pPr>
        <w:spacing w:after="1"/>
        <w:ind w:right="313"/>
        <w:rPr>
          <w:rFonts w:ascii="Calibri" w:eastAsia="Calibri" w:hAnsi="Calibri" w:cs="Calibri"/>
          <w:color w:val="000000"/>
          <w:sz w:val="20"/>
          <w:szCs w:val="20"/>
        </w:rPr>
      </w:pPr>
      <w:bookmarkStart w:id="263" w:name="02_MANEJO_DE_ERRORES_Y_EXCEPCIONES_START"/>
      <w:bookmarkEnd w:id="263"/>
    </w:p>
    <w:p w14:paraId="67C2F08F" w14:textId="6770D9FF" w:rsidR="00980C0C" w:rsidRPr="005819C4" w:rsidRDefault="00980C0C"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Se adjunta ejemplo de la estructura de una UE de SETC.</w:t>
      </w:r>
    </w:p>
    <w:p w14:paraId="6F67ECAB" w14:textId="77777777" w:rsidR="00980C0C" w:rsidRPr="005819C4" w:rsidRDefault="00980C0C" w:rsidP="006A3CB0">
      <w:pPr>
        <w:spacing w:after="1"/>
        <w:ind w:right="313"/>
        <w:rPr>
          <w:rFonts w:ascii="Calibri" w:eastAsia="Calibri" w:hAnsi="Calibri" w:cs="Calibri"/>
          <w:color w:val="000000"/>
          <w:sz w:val="20"/>
          <w:szCs w:val="20"/>
        </w:rPr>
      </w:pPr>
    </w:p>
    <w:p w14:paraId="0039CE09" w14:textId="439F9F52" w:rsidR="008E1B8D" w:rsidRPr="005819C4" w:rsidRDefault="00EF59B8" w:rsidP="006A3CB0">
      <w:pPr>
        <w:spacing w:after="1"/>
        <w:ind w:right="313"/>
        <w:rPr>
          <w:rFonts w:ascii="Calibri" w:eastAsia="Calibri" w:hAnsi="Calibri" w:cs="Calibri"/>
          <w:color w:val="000000"/>
          <w:sz w:val="20"/>
          <w:szCs w:val="20"/>
        </w:rPr>
      </w:pPr>
      <w:r>
        <w:rPr>
          <w:rFonts w:ascii="Calibri" w:eastAsia="Calibri" w:hAnsi="Calibri" w:cs="Calibri"/>
          <w:color w:val="000000"/>
          <w:sz w:val="20"/>
          <w:szCs w:val="20"/>
        </w:rPr>
        <w:object w:dxaOrig="1517" w:dyaOrig="987" w14:anchorId="49C91E63">
          <v:shape id="_x0000_i1027" type="#_x0000_t75" style="width:75.55pt;height:49.4pt" o:ole="">
            <v:imagedata r:id="rId21" o:title=""/>
          </v:shape>
          <o:OLEObject Type="Embed" ProgID="Package" ShapeID="_x0000_i1027" DrawAspect="Icon" ObjectID="_1683483455" r:id="rId22"/>
        </w:object>
      </w:r>
      <w:r w:rsidR="008E1B8D">
        <w:rPr>
          <w:rFonts w:ascii="Calibri" w:eastAsia="Calibri" w:hAnsi="Calibri" w:cs="Calibri"/>
          <w:color w:val="000000"/>
          <w:sz w:val="20"/>
          <w:szCs w:val="20"/>
        </w:rPr>
        <w:tab/>
      </w:r>
    </w:p>
    <w:p w14:paraId="400CCE44" w14:textId="77777777" w:rsidR="00E23909" w:rsidRDefault="00E23909" w:rsidP="006A3CB0">
      <w:pPr>
        <w:spacing w:after="1"/>
        <w:ind w:right="313"/>
        <w:rPr>
          <w:rFonts w:ascii="Calibri" w:eastAsia="Calibri" w:hAnsi="Calibri" w:cs="Calibri"/>
          <w:color w:val="000000"/>
          <w:sz w:val="20"/>
          <w:szCs w:val="20"/>
        </w:rPr>
      </w:pPr>
    </w:p>
    <w:p w14:paraId="638A2D18" w14:textId="77777777" w:rsidR="008E1B8D" w:rsidRDefault="008E1B8D" w:rsidP="006A3CB0">
      <w:pPr>
        <w:spacing w:after="1"/>
        <w:ind w:right="313"/>
        <w:rPr>
          <w:rFonts w:ascii="Calibri" w:eastAsia="Calibri" w:hAnsi="Calibri" w:cs="Calibri"/>
          <w:color w:val="000000"/>
          <w:sz w:val="20"/>
          <w:szCs w:val="20"/>
        </w:rPr>
      </w:pPr>
    </w:p>
    <w:p w14:paraId="46F0ECC0" w14:textId="77777777" w:rsidR="008E1B8D" w:rsidRDefault="008E1B8D" w:rsidP="006A3CB0">
      <w:pPr>
        <w:spacing w:after="1"/>
        <w:ind w:right="313"/>
        <w:rPr>
          <w:rFonts w:ascii="Calibri" w:eastAsia="Calibri" w:hAnsi="Calibri" w:cs="Calibri"/>
          <w:color w:val="000000"/>
          <w:sz w:val="20"/>
          <w:szCs w:val="20"/>
        </w:rPr>
      </w:pPr>
    </w:p>
    <w:p w14:paraId="0F7C3101" w14:textId="77777777" w:rsidR="008E1B8D" w:rsidRPr="005819C4" w:rsidRDefault="008E1B8D" w:rsidP="006A3CB0">
      <w:pPr>
        <w:spacing w:after="1"/>
        <w:ind w:right="313"/>
        <w:rPr>
          <w:rFonts w:ascii="Calibri" w:eastAsia="Calibri" w:hAnsi="Calibri" w:cs="Calibri"/>
          <w:color w:val="000000"/>
          <w:sz w:val="20"/>
          <w:szCs w:val="20"/>
        </w:rPr>
      </w:pPr>
    </w:p>
    <w:p w14:paraId="471AF0AB" w14:textId="7042BAA9" w:rsidR="00085D0B" w:rsidRPr="005819C4" w:rsidRDefault="000F4570" w:rsidP="00467CDD">
      <w:pPr>
        <w:pStyle w:val="Ttulo1"/>
        <w:numPr>
          <w:ilvl w:val="0"/>
          <w:numId w:val="0"/>
        </w:numPr>
        <w:spacing w:before="0" w:after="80"/>
        <w:rPr>
          <w:rFonts w:ascii="Calibri" w:eastAsia="Calibri" w:hAnsi="Calibri" w:cs="Calibri"/>
          <w:color w:val="000000"/>
          <w:sz w:val="36"/>
          <w:szCs w:val="28"/>
          <w:u w:val="single"/>
        </w:rPr>
      </w:pPr>
      <w:bookmarkStart w:id="264" w:name="_Toc66451688"/>
      <w:r w:rsidRPr="005819C4">
        <w:rPr>
          <w:rFonts w:ascii="Calibri" w:eastAsia="Calibri" w:hAnsi="Calibri" w:cs="Calibri"/>
          <w:color w:val="000000"/>
          <w:sz w:val="36"/>
          <w:szCs w:val="28"/>
          <w:u w:val="single"/>
        </w:rPr>
        <w:t>3. Reglas de Negocio</w:t>
      </w:r>
      <w:bookmarkEnd w:id="264"/>
      <w:r w:rsidR="00D54981" w:rsidRPr="005819C4">
        <w:rPr>
          <w:rFonts w:ascii="Calibri" w:eastAsia="Calibri" w:hAnsi="Calibri" w:cs="Calibri"/>
          <w:color w:val="000000"/>
          <w:sz w:val="36"/>
          <w:szCs w:val="28"/>
          <w:u w:val="single"/>
        </w:rPr>
        <w:t xml:space="preserve"> </w:t>
      </w:r>
      <w:commentRangeStart w:id="265"/>
      <w:commentRangeStart w:id="266"/>
      <w:r w:rsidR="00BF0A36" w:rsidRPr="005819C4">
        <w:rPr>
          <w:rFonts w:ascii="Calibri" w:eastAsia="Calibri" w:hAnsi="Calibri" w:cs="Calibri"/>
          <w:color w:val="000000"/>
          <w:sz w:val="36"/>
          <w:szCs w:val="28"/>
          <w:u w:val="single"/>
        </w:rPr>
        <w:t>básicas</w:t>
      </w:r>
      <w:commentRangeEnd w:id="265"/>
      <w:r w:rsidR="003B0CDB">
        <w:rPr>
          <w:rStyle w:val="Refdecomentario"/>
          <w:rFonts w:eastAsia="Arial"/>
          <w:b w:val="0"/>
        </w:rPr>
        <w:commentReference w:id="265"/>
      </w:r>
      <w:commentRangeEnd w:id="266"/>
      <w:r w:rsidR="00B90EF5">
        <w:rPr>
          <w:rStyle w:val="Refdecomentario"/>
          <w:rFonts w:eastAsia="Arial"/>
          <w:b w:val="0"/>
        </w:rPr>
        <w:commentReference w:id="266"/>
      </w:r>
    </w:p>
    <w:p w14:paraId="113F2D2C" w14:textId="25123A47" w:rsidR="00467CDD" w:rsidRPr="005819C4" w:rsidRDefault="00D06DC0" w:rsidP="00467CDD">
      <w:pPr>
        <w:rPr>
          <w:rFonts w:ascii="Calibri" w:eastAsia="Calibri" w:hAnsi="Calibri" w:cs="Calibri"/>
          <w:color w:val="000000"/>
          <w:sz w:val="20"/>
          <w:szCs w:val="20"/>
        </w:rPr>
      </w:pPr>
      <w:r w:rsidRPr="005819C4">
        <w:rPr>
          <w:rFonts w:ascii="Calibri" w:eastAsia="Calibri" w:hAnsi="Calibri" w:cs="Calibri"/>
          <w:b/>
          <w:color w:val="000000"/>
          <w:sz w:val="20"/>
          <w:szCs w:val="20"/>
        </w:rPr>
        <w:t>BRL01- Generar unidad de ejecución</w:t>
      </w:r>
      <w:r w:rsidRPr="005819C4">
        <w:rPr>
          <w:rFonts w:ascii="Calibri" w:eastAsia="Calibri" w:hAnsi="Calibri" w:cs="Calibri"/>
          <w:color w:val="000000"/>
          <w:sz w:val="20"/>
          <w:szCs w:val="20"/>
        </w:rPr>
        <w:t>.</w:t>
      </w:r>
    </w:p>
    <w:p w14:paraId="5E4F5859" w14:textId="57A1AE6A" w:rsidR="00D06DC0" w:rsidRPr="005819C4" w:rsidRDefault="00D06DC0" w:rsidP="00467CDD">
      <w:pPr>
        <w:rPr>
          <w:rFonts w:ascii="Calibri" w:eastAsia="Calibri" w:hAnsi="Calibri" w:cs="Calibri"/>
          <w:color w:val="000000"/>
          <w:sz w:val="20"/>
          <w:szCs w:val="20"/>
        </w:rPr>
      </w:pPr>
      <w:r w:rsidRPr="005819C4">
        <w:rPr>
          <w:rFonts w:ascii="Calibri" w:eastAsia="Calibri" w:hAnsi="Calibri" w:cs="Calibri"/>
          <w:color w:val="000000"/>
          <w:sz w:val="20"/>
          <w:szCs w:val="20"/>
        </w:rPr>
        <w:t xml:space="preserve">El número de UE tomará el valor de la orden </w:t>
      </w:r>
      <w:r w:rsidR="00EB7807" w:rsidRPr="005819C4">
        <w:rPr>
          <w:rFonts w:ascii="Calibri" w:eastAsia="Calibri" w:hAnsi="Calibri" w:cs="Calibri"/>
          <w:color w:val="000000"/>
          <w:sz w:val="20"/>
          <w:szCs w:val="20"/>
        </w:rPr>
        <w:t xml:space="preserve">origen </w:t>
      </w:r>
      <w:r w:rsidRPr="005819C4">
        <w:rPr>
          <w:rFonts w:ascii="Calibri" w:eastAsia="Calibri" w:hAnsi="Calibri" w:cs="Calibri"/>
          <w:color w:val="000000"/>
          <w:sz w:val="20"/>
          <w:szCs w:val="20"/>
        </w:rPr>
        <w:t>y asignará un valor consecutivo de acuerdo a la cantidad de UE generadas de la orden.</w:t>
      </w:r>
    </w:p>
    <w:p w14:paraId="3C8D455C" w14:textId="1DBF7005" w:rsidR="00D06DC0" w:rsidRPr="005819C4" w:rsidRDefault="00D06DC0" w:rsidP="00467CDD">
      <w:pPr>
        <w:rPr>
          <w:rFonts w:ascii="Calibri" w:eastAsia="Calibri" w:hAnsi="Calibri" w:cs="Calibri"/>
          <w:b/>
          <w:color w:val="000000"/>
          <w:sz w:val="20"/>
          <w:szCs w:val="20"/>
        </w:rPr>
      </w:pPr>
      <w:r w:rsidRPr="005819C4">
        <w:rPr>
          <w:rFonts w:ascii="Calibri" w:eastAsia="Calibri" w:hAnsi="Calibri" w:cs="Calibri"/>
          <w:b/>
          <w:color w:val="000000"/>
          <w:sz w:val="20"/>
          <w:szCs w:val="20"/>
        </w:rPr>
        <w:t xml:space="preserve">Ejemplo: </w:t>
      </w:r>
    </w:p>
    <w:p w14:paraId="543938CC" w14:textId="7AF3424B" w:rsidR="00D06DC0" w:rsidRPr="005819C4" w:rsidRDefault="00EB7807" w:rsidP="00467CDD">
      <w:pPr>
        <w:rPr>
          <w:rFonts w:ascii="Calibri" w:eastAsia="Calibri" w:hAnsi="Calibri" w:cs="Calibri"/>
          <w:color w:val="000000"/>
          <w:sz w:val="20"/>
          <w:szCs w:val="20"/>
        </w:rPr>
      </w:pPr>
      <w:r w:rsidRPr="005819C4">
        <w:rPr>
          <w:rFonts w:ascii="Calibri" w:eastAsia="Calibri" w:hAnsi="Calibri" w:cs="Calibri"/>
          <w:color w:val="000000"/>
          <w:sz w:val="20"/>
          <w:szCs w:val="20"/>
        </w:rPr>
        <w:t>o</w:t>
      </w:r>
      <w:r w:rsidR="00D06DC0" w:rsidRPr="005819C4">
        <w:rPr>
          <w:rFonts w:ascii="Calibri" w:eastAsia="Calibri" w:hAnsi="Calibri" w:cs="Calibri"/>
          <w:color w:val="000000"/>
          <w:sz w:val="20"/>
          <w:szCs w:val="20"/>
        </w:rPr>
        <w:t>rder-no= 5123456</w:t>
      </w:r>
    </w:p>
    <w:p w14:paraId="5FD50FBF" w14:textId="44237285" w:rsidR="00D06DC0" w:rsidRPr="005819C4" w:rsidRDefault="00D06DC0" w:rsidP="00CA7EC0">
      <w:pPr>
        <w:ind w:left="720"/>
        <w:rPr>
          <w:rFonts w:ascii="Calibri" w:eastAsia="Calibri" w:hAnsi="Calibri" w:cs="Calibri"/>
          <w:color w:val="000000"/>
          <w:sz w:val="20"/>
          <w:szCs w:val="20"/>
        </w:rPr>
      </w:pPr>
      <w:r w:rsidRPr="005819C4">
        <w:rPr>
          <w:rFonts w:ascii="Calibri" w:eastAsia="Calibri" w:hAnsi="Calibri" w:cs="Calibri"/>
          <w:color w:val="000000"/>
          <w:sz w:val="20"/>
          <w:szCs w:val="20"/>
        </w:rPr>
        <w:t>ue-no=5123456-1</w:t>
      </w:r>
    </w:p>
    <w:p w14:paraId="1EED2319" w14:textId="451BC233" w:rsidR="00EB7807" w:rsidRPr="005819C4" w:rsidRDefault="00EB7807" w:rsidP="00CA7EC0">
      <w:pPr>
        <w:ind w:left="720"/>
        <w:rPr>
          <w:rFonts w:ascii="Calibri" w:eastAsia="Calibri" w:hAnsi="Calibri" w:cs="Calibri"/>
          <w:color w:val="000000"/>
          <w:sz w:val="20"/>
          <w:szCs w:val="20"/>
        </w:rPr>
      </w:pPr>
      <w:r w:rsidRPr="005819C4">
        <w:rPr>
          <w:rFonts w:ascii="Calibri" w:eastAsia="Calibri" w:hAnsi="Calibri" w:cs="Calibri"/>
          <w:color w:val="000000"/>
          <w:sz w:val="20"/>
          <w:szCs w:val="20"/>
        </w:rPr>
        <w:t>ue-no=5123456-2</w:t>
      </w:r>
    </w:p>
    <w:p w14:paraId="0BFACFBF" w14:textId="010334BB" w:rsidR="00EB7807" w:rsidRPr="005819C4" w:rsidRDefault="00EB7807" w:rsidP="00467CDD">
      <w:pPr>
        <w:rPr>
          <w:rFonts w:ascii="Calibri" w:eastAsia="Calibri" w:hAnsi="Calibri" w:cs="Calibri"/>
          <w:color w:val="000000"/>
          <w:sz w:val="20"/>
          <w:szCs w:val="20"/>
        </w:rPr>
      </w:pPr>
    </w:p>
    <w:p w14:paraId="730AAB1E" w14:textId="41E6C139" w:rsidR="00EB7807" w:rsidRPr="005819C4" w:rsidRDefault="00EB7807" w:rsidP="00467CDD">
      <w:pPr>
        <w:rPr>
          <w:rFonts w:ascii="Calibri" w:eastAsia="Calibri" w:hAnsi="Calibri" w:cs="Calibri"/>
          <w:b/>
          <w:color w:val="000000"/>
          <w:sz w:val="20"/>
          <w:szCs w:val="20"/>
        </w:rPr>
      </w:pPr>
      <w:r w:rsidRPr="005819C4">
        <w:rPr>
          <w:rFonts w:ascii="Calibri" w:eastAsia="Calibri" w:hAnsi="Calibri" w:cs="Calibri"/>
          <w:b/>
          <w:color w:val="000000"/>
          <w:sz w:val="20"/>
          <w:szCs w:val="20"/>
        </w:rPr>
        <w:t>BRL02- Asignar valores iniciales a la unidad de ejecución</w:t>
      </w:r>
    </w:p>
    <w:p w14:paraId="32ADDD65" w14:textId="004D8B1A" w:rsidR="00EB7807" w:rsidRPr="005819C4" w:rsidRDefault="00EB7807" w:rsidP="004D31EA">
      <w:pPr>
        <w:rPr>
          <w:rFonts w:ascii="Calibri" w:eastAsia="Calibri" w:hAnsi="Calibri" w:cs="Calibri"/>
          <w:color w:val="000000"/>
          <w:sz w:val="20"/>
          <w:szCs w:val="20"/>
        </w:rPr>
      </w:pPr>
      <w:r w:rsidRPr="005819C4">
        <w:rPr>
          <w:rFonts w:ascii="Calibri" w:eastAsia="Calibri" w:hAnsi="Calibri" w:cs="Calibri"/>
          <w:color w:val="000000"/>
          <w:sz w:val="20"/>
          <w:szCs w:val="20"/>
        </w:rPr>
        <w:t xml:space="preserve">Al crear una UE se deberá cargar </w:t>
      </w:r>
      <w:r w:rsidR="004D31EA" w:rsidRPr="005819C4">
        <w:rPr>
          <w:rFonts w:ascii="Calibri" w:eastAsia="Calibri" w:hAnsi="Calibri" w:cs="Calibri"/>
          <w:color w:val="000000"/>
          <w:sz w:val="20"/>
          <w:szCs w:val="20"/>
        </w:rPr>
        <w:t>la información de la orden en las</w:t>
      </w:r>
      <w:r w:rsidRPr="005819C4">
        <w:rPr>
          <w:rFonts w:ascii="Calibri" w:eastAsia="Calibri" w:hAnsi="Calibri" w:cs="Calibri"/>
          <w:color w:val="000000"/>
          <w:sz w:val="20"/>
          <w:szCs w:val="20"/>
        </w:rPr>
        <w:t xml:space="preserve"> estructuras de: </w:t>
      </w:r>
      <w:r w:rsidR="004D31EA" w:rsidRPr="005819C4">
        <w:rPr>
          <w:rFonts w:ascii="Calibri" w:eastAsia="Calibri" w:hAnsi="Calibri" w:cs="Calibri"/>
          <w:color w:val="000000"/>
          <w:sz w:val="20"/>
          <w:szCs w:val="20"/>
        </w:rPr>
        <w:t>“</w:t>
      </w:r>
      <w:r w:rsidRPr="005819C4">
        <w:rPr>
          <w:rFonts w:ascii="Calibri" w:eastAsia="Calibri" w:hAnsi="Calibri" w:cs="Calibri"/>
          <w:color w:val="000000"/>
          <w:sz w:val="20"/>
          <w:szCs w:val="20"/>
        </w:rPr>
        <w:t>Orden</w:t>
      </w:r>
      <w:r w:rsidR="004D31EA" w:rsidRPr="005819C4">
        <w:rPr>
          <w:rFonts w:ascii="Calibri" w:eastAsia="Calibri" w:hAnsi="Calibri" w:cs="Calibri"/>
          <w:b/>
          <w:color w:val="000000"/>
          <w:sz w:val="20"/>
          <w:szCs w:val="20"/>
        </w:rPr>
        <w:t>”</w:t>
      </w:r>
      <w:r w:rsidR="004D31EA" w:rsidRPr="005819C4">
        <w:rPr>
          <w:rFonts w:ascii="Calibri" w:eastAsia="Calibri" w:hAnsi="Calibri" w:cs="Calibri"/>
          <w:color w:val="000000"/>
          <w:sz w:val="20"/>
          <w:szCs w:val="20"/>
        </w:rPr>
        <w:t>, “</w:t>
      </w:r>
      <w:r w:rsidRPr="005819C4">
        <w:rPr>
          <w:rFonts w:ascii="Calibri" w:eastAsia="Calibri" w:hAnsi="Calibri" w:cs="Calibri"/>
          <w:color w:val="000000"/>
          <w:sz w:val="20"/>
          <w:szCs w:val="20"/>
        </w:rPr>
        <w:t>Forma de pago</w:t>
      </w:r>
      <w:r w:rsidR="004D31EA" w:rsidRPr="005819C4">
        <w:rPr>
          <w:rFonts w:ascii="Calibri" w:eastAsia="Calibri" w:hAnsi="Calibri" w:cs="Calibri"/>
          <w:color w:val="000000"/>
          <w:sz w:val="20"/>
          <w:szCs w:val="20"/>
        </w:rPr>
        <w:t>”, “</w:t>
      </w:r>
      <w:r w:rsidRPr="005819C4">
        <w:rPr>
          <w:rFonts w:ascii="Calibri" w:eastAsia="Calibri" w:hAnsi="Calibri" w:cs="Calibri"/>
          <w:color w:val="000000"/>
          <w:sz w:val="20"/>
          <w:szCs w:val="20"/>
        </w:rPr>
        <w:t>Datos del cliente</w:t>
      </w:r>
      <w:r w:rsidR="004D31EA" w:rsidRPr="005819C4">
        <w:rPr>
          <w:rFonts w:ascii="Calibri" w:eastAsia="Calibri" w:hAnsi="Calibri" w:cs="Calibri"/>
          <w:color w:val="000000"/>
          <w:sz w:val="20"/>
          <w:szCs w:val="20"/>
        </w:rPr>
        <w:t>”</w:t>
      </w:r>
      <w:r w:rsidR="00A418AF" w:rsidRPr="005819C4">
        <w:rPr>
          <w:rFonts w:ascii="Calibri" w:eastAsia="Calibri" w:hAnsi="Calibri" w:cs="Calibri"/>
          <w:color w:val="000000"/>
          <w:sz w:val="20"/>
          <w:szCs w:val="20"/>
        </w:rPr>
        <w:t xml:space="preserve"> y “Dirección de entrega”</w:t>
      </w:r>
      <w:r w:rsidR="004D31EA" w:rsidRPr="005819C4">
        <w:rPr>
          <w:rFonts w:ascii="Calibri" w:eastAsia="Calibri" w:hAnsi="Calibri" w:cs="Calibri"/>
          <w:color w:val="000000"/>
          <w:sz w:val="20"/>
          <w:szCs w:val="20"/>
        </w:rPr>
        <w:t xml:space="preserve">. El detalle de información de las demás estructuras, se mantendrán vacías </w:t>
      </w:r>
      <w:r w:rsidR="006D4304" w:rsidRPr="005819C4">
        <w:rPr>
          <w:rFonts w:ascii="Calibri" w:eastAsia="Calibri" w:hAnsi="Calibri" w:cs="Calibri"/>
          <w:color w:val="000000"/>
          <w:sz w:val="20"/>
          <w:szCs w:val="20"/>
        </w:rPr>
        <w:t>hasta no ejecutar las etapas correspondientes</w:t>
      </w:r>
      <w:r w:rsidR="004D31EA" w:rsidRPr="005819C4">
        <w:rPr>
          <w:rFonts w:ascii="Calibri" w:eastAsia="Calibri" w:hAnsi="Calibri" w:cs="Calibri"/>
          <w:color w:val="000000"/>
          <w:sz w:val="20"/>
          <w:szCs w:val="20"/>
        </w:rPr>
        <w:t>.</w:t>
      </w:r>
    </w:p>
    <w:p w14:paraId="0D0B1FB0" w14:textId="77777777" w:rsidR="00154896" w:rsidRPr="005819C4" w:rsidRDefault="00154896" w:rsidP="004D31EA">
      <w:pPr>
        <w:rPr>
          <w:rFonts w:ascii="Calibri" w:eastAsia="Calibri" w:hAnsi="Calibri" w:cs="Calibri"/>
          <w:color w:val="000000"/>
          <w:sz w:val="20"/>
          <w:szCs w:val="20"/>
        </w:rPr>
      </w:pPr>
    </w:p>
    <w:p w14:paraId="61D047D9" w14:textId="65296475" w:rsidR="00154896" w:rsidRPr="005819C4" w:rsidRDefault="00154896" w:rsidP="004D31EA">
      <w:pPr>
        <w:rPr>
          <w:rFonts w:asciiTheme="minorHAnsi" w:eastAsia="Calibri" w:hAnsiTheme="minorHAnsi" w:cstheme="minorHAnsi"/>
          <w:color w:val="000000"/>
          <w:sz w:val="20"/>
          <w:szCs w:val="22"/>
        </w:rPr>
      </w:pPr>
      <w:r w:rsidRPr="005819C4">
        <w:rPr>
          <w:rFonts w:asciiTheme="minorHAnsi" w:hAnsiTheme="minorHAnsi" w:cstheme="minorHAnsi"/>
          <w:sz w:val="20"/>
          <w:szCs w:val="22"/>
        </w:rPr>
        <w:t xml:space="preserve">StatusUe =0, </w:t>
      </w:r>
      <w:r w:rsidR="00A61A10" w:rsidRPr="005819C4">
        <w:rPr>
          <w:rFonts w:asciiTheme="minorHAnsi" w:eastAsia="Calibri" w:hAnsiTheme="minorHAnsi" w:cstheme="minorHAnsi"/>
          <w:color w:val="000000"/>
          <w:sz w:val="20"/>
          <w:szCs w:val="22"/>
        </w:rPr>
        <w:t>Orden nueva</w:t>
      </w:r>
      <w:r w:rsidR="00A61A10" w:rsidRPr="005819C4">
        <w:rPr>
          <w:rFonts w:asciiTheme="minorHAnsi" w:eastAsia="Calibri" w:hAnsiTheme="minorHAnsi" w:cstheme="minorHAnsi"/>
          <w:color w:val="000000"/>
          <w:sz w:val="20"/>
          <w:szCs w:val="22"/>
        </w:rPr>
        <w:tab/>
      </w:r>
      <w:r w:rsidR="00A61A10"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Split [“Orden</w:t>
      </w:r>
      <w:r w:rsidRPr="005819C4">
        <w:rPr>
          <w:rFonts w:asciiTheme="minorHAnsi" w:eastAsia="Calibri" w:hAnsiTheme="minorHAnsi" w:cstheme="minorHAnsi"/>
          <w:b/>
          <w:color w:val="000000"/>
          <w:sz w:val="20"/>
          <w:szCs w:val="22"/>
        </w:rPr>
        <w:t>”</w:t>
      </w:r>
      <w:r w:rsidRPr="005819C4">
        <w:rPr>
          <w:rFonts w:asciiTheme="minorHAnsi" w:eastAsia="Calibri" w:hAnsiTheme="minorHAnsi" w:cstheme="minorHAnsi"/>
          <w:color w:val="000000"/>
          <w:sz w:val="20"/>
          <w:szCs w:val="22"/>
        </w:rPr>
        <w:t>, “Forma de pago”, “Datos del cliente” y “Dirección de entrega”]</w:t>
      </w:r>
    </w:p>
    <w:p w14:paraId="302AECA1" w14:textId="518BC4C8" w:rsidR="00154896" w:rsidRPr="005819C4" w:rsidRDefault="00154896" w:rsidP="003A5001">
      <w:pPr>
        <w:pStyle w:val="Sinespaciado"/>
        <w:rPr>
          <w:rFonts w:asciiTheme="minorHAnsi" w:hAnsiTheme="minorHAnsi" w:cstheme="minorHAnsi"/>
          <w:sz w:val="20"/>
        </w:rPr>
      </w:pPr>
      <w:r w:rsidRPr="005819C4">
        <w:rPr>
          <w:rFonts w:asciiTheme="minorHAnsi" w:hAnsiTheme="minorHAnsi" w:cstheme="minorHAnsi"/>
          <w:sz w:val="20"/>
        </w:rPr>
        <w:t xml:space="preserve">StatusUe =1, </w:t>
      </w:r>
      <w:r w:rsidR="003A5001" w:rsidRPr="005819C4">
        <w:rPr>
          <w:rFonts w:asciiTheme="minorHAnsi" w:hAnsiTheme="minorHAnsi" w:cstheme="minorHAnsi"/>
          <w:sz w:val="20"/>
        </w:rPr>
        <w:t>inicia</w:t>
      </w:r>
      <w:r w:rsidRPr="005819C4">
        <w:rPr>
          <w:rFonts w:asciiTheme="minorHAnsi" w:hAnsiTheme="minorHAnsi" w:cstheme="minorHAnsi"/>
          <w:color w:val="000000"/>
          <w:sz w:val="20"/>
        </w:rPr>
        <w:t>Surtido</w:t>
      </w:r>
      <w:r w:rsidR="003A5001" w:rsidRPr="005819C4">
        <w:rPr>
          <w:rFonts w:asciiTheme="minorHAnsi" w:hAnsiTheme="minorHAnsi" w:cstheme="minorHAnsi"/>
          <w:color w:val="000000"/>
          <w:sz w:val="20"/>
        </w:rPr>
        <w:tab/>
      </w:r>
      <w:r w:rsidR="003A5001" w:rsidRPr="005819C4">
        <w:rPr>
          <w:rFonts w:asciiTheme="minorHAnsi" w:hAnsiTheme="minorHAnsi" w:cstheme="minorHAnsi"/>
          <w:color w:val="000000"/>
          <w:sz w:val="20"/>
        </w:rPr>
        <w:tab/>
      </w:r>
      <w:r w:rsidRPr="005819C4">
        <w:rPr>
          <w:rFonts w:asciiTheme="minorHAnsi" w:hAnsiTheme="minorHAnsi" w:cstheme="minorHAnsi"/>
          <w:color w:val="000000"/>
          <w:sz w:val="20"/>
        </w:rPr>
        <w:sym w:font="Wingdings" w:char="F0E0"/>
      </w:r>
      <w:r w:rsidRPr="005819C4">
        <w:rPr>
          <w:rFonts w:asciiTheme="minorHAnsi" w:hAnsiTheme="minorHAnsi" w:cstheme="minorHAnsi"/>
          <w:color w:val="000000"/>
          <w:sz w:val="20"/>
        </w:rPr>
        <w:t xml:space="preserve"> “orden [StatusUe]</w:t>
      </w:r>
      <w:r w:rsidR="003A5001" w:rsidRPr="005819C4">
        <w:rPr>
          <w:rFonts w:asciiTheme="minorHAnsi" w:hAnsiTheme="minorHAnsi" w:cstheme="minorHAnsi"/>
          <w:color w:val="000000"/>
          <w:sz w:val="20"/>
        </w:rPr>
        <w:t>, [S</w:t>
      </w:r>
      <w:r w:rsidR="003A5001" w:rsidRPr="005819C4">
        <w:rPr>
          <w:rFonts w:asciiTheme="minorHAnsi" w:hAnsiTheme="minorHAnsi" w:cstheme="minorHAnsi"/>
          <w:sz w:val="20"/>
        </w:rPr>
        <w:t>toreNum]</w:t>
      </w:r>
      <w:r w:rsidR="002A3CED" w:rsidRPr="005819C4">
        <w:rPr>
          <w:rFonts w:asciiTheme="minorHAnsi" w:hAnsiTheme="minorHAnsi" w:cstheme="minorHAnsi"/>
          <w:sz w:val="20"/>
        </w:rPr>
        <w:t>, [IsPickingManual]</w:t>
      </w:r>
      <w:r w:rsidRPr="005819C4">
        <w:rPr>
          <w:rFonts w:asciiTheme="minorHAnsi" w:hAnsiTheme="minorHAnsi" w:cstheme="minorHAnsi"/>
          <w:color w:val="000000"/>
          <w:sz w:val="20"/>
        </w:rPr>
        <w:t>”, “</w:t>
      </w:r>
      <w:r w:rsidR="00BF0A36" w:rsidRPr="005819C4">
        <w:rPr>
          <w:rFonts w:asciiTheme="minorHAnsi" w:hAnsiTheme="minorHAnsi" w:cstheme="minorHAnsi"/>
          <w:color w:val="000000"/>
          <w:sz w:val="20"/>
        </w:rPr>
        <w:t>Artículos</w:t>
      </w:r>
      <w:r w:rsidRPr="005819C4">
        <w:rPr>
          <w:rFonts w:asciiTheme="minorHAnsi" w:hAnsiTheme="minorHAnsi" w:cstheme="minorHAnsi"/>
          <w:color w:val="000000"/>
          <w:sz w:val="20"/>
        </w:rPr>
        <w:t xml:space="preserve"> a surtir”</w:t>
      </w:r>
      <w:r w:rsidR="002A3CED" w:rsidRPr="005819C4">
        <w:rPr>
          <w:rFonts w:asciiTheme="minorHAnsi" w:hAnsiTheme="minorHAnsi" w:cstheme="minorHAnsi"/>
          <w:color w:val="000000"/>
          <w:sz w:val="20"/>
        </w:rPr>
        <w:t xml:space="preserve">, </w:t>
      </w:r>
    </w:p>
    <w:p w14:paraId="6C771A87" w14:textId="46793140" w:rsidR="00154896" w:rsidRPr="005819C4" w:rsidRDefault="00154896" w:rsidP="003A5001">
      <w:pPr>
        <w:rPr>
          <w:rFonts w:asciiTheme="minorHAnsi" w:hAnsiTheme="minorHAnsi" w:cstheme="minorHAnsi"/>
          <w:sz w:val="20"/>
          <w:szCs w:val="22"/>
        </w:rPr>
      </w:pPr>
      <w:r w:rsidRPr="005819C4">
        <w:rPr>
          <w:rFonts w:asciiTheme="minorHAnsi" w:hAnsiTheme="minorHAnsi" w:cstheme="minorHAnsi"/>
          <w:sz w:val="20"/>
          <w:szCs w:val="22"/>
        </w:rPr>
        <w:t xml:space="preserve">StatusUe =2, </w:t>
      </w:r>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Picking</w:t>
      </w:r>
      <w:r w:rsidR="003A5001" w:rsidRPr="005819C4">
        <w:rPr>
          <w:rFonts w:asciiTheme="minorHAnsi" w:eastAsia="Calibri" w:hAnsiTheme="minorHAnsi" w:cstheme="minorHAnsi"/>
          <w:color w:val="000000"/>
          <w:sz w:val="20"/>
          <w:szCs w:val="22"/>
        </w:rPr>
        <w:tab/>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[StatusUe]”, </w:t>
      </w:r>
      <w:r w:rsidR="003A5001" w:rsidRPr="005819C4">
        <w:rPr>
          <w:rFonts w:asciiTheme="minorHAnsi" w:eastAsia="Calibri" w:hAnsiTheme="minorHAnsi" w:cstheme="minorHAnsi"/>
          <w:color w:val="000000"/>
          <w:sz w:val="20"/>
          <w:szCs w:val="22"/>
        </w:rPr>
        <w:t>“</w:t>
      </w:r>
      <w:r w:rsidR="00BF0A36" w:rsidRPr="005819C4">
        <w:rPr>
          <w:rFonts w:asciiTheme="minorHAnsi" w:eastAsia="Calibri" w:hAnsiTheme="minorHAnsi" w:cstheme="minorHAnsi"/>
          <w:color w:val="000000"/>
          <w:sz w:val="20"/>
          <w:szCs w:val="22"/>
        </w:rPr>
        <w:t>Artículos</w:t>
      </w:r>
      <w:r w:rsidR="003A5001" w:rsidRPr="005819C4">
        <w:rPr>
          <w:rFonts w:asciiTheme="minorHAnsi" w:eastAsia="Calibri" w:hAnsiTheme="minorHAnsi" w:cstheme="minorHAnsi"/>
          <w:color w:val="000000"/>
          <w:sz w:val="20"/>
          <w:szCs w:val="22"/>
        </w:rPr>
        <w:t xml:space="preserve"> surtidos [x TyC]”</w:t>
      </w:r>
    </w:p>
    <w:p w14:paraId="56FB3079" w14:textId="235A9527" w:rsidR="003A5001" w:rsidRPr="005819C4" w:rsidRDefault="00154896" w:rsidP="003A5001">
      <w:pPr>
        <w:rPr>
          <w:rFonts w:asciiTheme="minorHAnsi" w:hAnsiTheme="minorHAnsi" w:cstheme="minorHAnsi"/>
          <w:sz w:val="20"/>
          <w:szCs w:val="22"/>
        </w:rPr>
      </w:pPr>
      <w:r w:rsidRPr="005819C4">
        <w:rPr>
          <w:rFonts w:asciiTheme="minorHAnsi" w:hAnsiTheme="minorHAnsi" w:cstheme="minorHAnsi"/>
          <w:sz w:val="20"/>
          <w:szCs w:val="22"/>
        </w:rPr>
        <w:t xml:space="preserve">StatusUe =3, </w:t>
      </w:r>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Cobro</w:t>
      </w:r>
      <w:r w:rsidR="003A5001" w:rsidRPr="005819C4">
        <w:rPr>
          <w:rFonts w:asciiTheme="minorHAnsi" w:eastAsia="Calibri" w:hAnsiTheme="minorHAnsi" w:cstheme="minorHAnsi"/>
          <w:color w:val="000000"/>
          <w:sz w:val="20"/>
          <w:szCs w:val="22"/>
        </w:rPr>
        <w:tab/>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[StatusUe]”,</w:t>
      </w:r>
      <w:r w:rsidR="003A5001" w:rsidRPr="005819C4">
        <w:rPr>
          <w:rFonts w:asciiTheme="minorHAnsi" w:eastAsia="Calibri" w:hAnsiTheme="minorHAnsi" w:cstheme="minorHAnsi"/>
          <w:color w:val="000000"/>
          <w:sz w:val="20"/>
          <w:szCs w:val="22"/>
        </w:rPr>
        <w:t xml:space="preserve"> “</w:t>
      </w:r>
      <w:r w:rsidR="00BF0A36" w:rsidRPr="005819C4">
        <w:rPr>
          <w:rFonts w:asciiTheme="minorHAnsi" w:eastAsia="Calibri" w:hAnsiTheme="minorHAnsi" w:cstheme="minorHAnsi"/>
          <w:color w:val="000000"/>
          <w:sz w:val="20"/>
          <w:szCs w:val="22"/>
        </w:rPr>
        <w:t>Artículos</w:t>
      </w:r>
      <w:r w:rsidR="003A5001" w:rsidRPr="005819C4">
        <w:rPr>
          <w:rFonts w:asciiTheme="minorHAnsi" w:eastAsia="Calibri" w:hAnsiTheme="minorHAnsi" w:cstheme="minorHAnsi"/>
          <w:color w:val="000000"/>
          <w:sz w:val="20"/>
          <w:szCs w:val="22"/>
        </w:rPr>
        <w:t xml:space="preserve"> surtidos [manual – pasar a cobro con el PoS]”</w:t>
      </w:r>
    </w:p>
    <w:p w14:paraId="74D65022" w14:textId="18A13A6B" w:rsidR="00154896" w:rsidRPr="005819C4" w:rsidRDefault="00154896" w:rsidP="00154896">
      <w:pPr>
        <w:rPr>
          <w:rFonts w:asciiTheme="minorHAnsi" w:hAnsiTheme="minorHAnsi" w:cstheme="minorHAnsi"/>
          <w:sz w:val="20"/>
          <w:szCs w:val="22"/>
        </w:rPr>
      </w:pPr>
      <w:r w:rsidRPr="005819C4">
        <w:rPr>
          <w:rFonts w:asciiTheme="minorHAnsi" w:hAnsiTheme="minorHAnsi" w:cstheme="minorHAnsi"/>
          <w:sz w:val="20"/>
          <w:szCs w:val="22"/>
        </w:rPr>
        <w:t xml:space="preserve">StatusUe =4, </w:t>
      </w:r>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Empaque</w:t>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[StatusUe]”,</w:t>
      </w:r>
      <w:r w:rsidR="003A5001" w:rsidRPr="005819C4">
        <w:rPr>
          <w:rFonts w:asciiTheme="minorHAnsi" w:eastAsia="Calibri" w:hAnsiTheme="minorHAnsi" w:cstheme="minorHAnsi"/>
          <w:color w:val="000000"/>
          <w:sz w:val="20"/>
          <w:szCs w:val="22"/>
        </w:rPr>
        <w:t xml:space="preserve"> </w:t>
      </w:r>
      <w:r w:rsidR="00FA37DF" w:rsidRPr="005819C4">
        <w:rPr>
          <w:rFonts w:asciiTheme="minorHAnsi" w:eastAsia="Calibri" w:hAnsiTheme="minorHAnsi" w:cstheme="minorHAnsi"/>
          <w:color w:val="000000"/>
          <w:sz w:val="20"/>
          <w:szCs w:val="22"/>
        </w:rPr>
        <w:t>“detalle de pago”</w:t>
      </w:r>
    </w:p>
    <w:p w14:paraId="4277A557" w14:textId="1D4C1A39" w:rsidR="00154896" w:rsidRPr="005819C4" w:rsidRDefault="00154896" w:rsidP="00154896">
      <w:pPr>
        <w:rPr>
          <w:rFonts w:asciiTheme="minorHAnsi" w:hAnsiTheme="minorHAnsi" w:cstheme="minorHAnsi"/>
          <w:sz w:val="20"/>
          <w:szCs w:val="22"/>
        </w:rPr>
      </w:pPr>
      <w:r w:rsidRPr="005819C4">
        <w:rPr>
          <w:rFonts w:asciiTheme="minorHAnsi" w:hAnsiTheme="minorHAnsi" w:cstheme="minorHAnsi"/>
          <w:sz w:val="20"/>
          <w:szCs w:val="22"/>
        </w:rPr>
        <w:t xml:space="preserve">StatusUe =5, </w:t>
      </w:r>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Transporte</w:t>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[StatusUe]”,</w:t>
      </w:r>
      <w:r w:rsidR="003A5001" w:rsidRPr="005819C4">
        <w:rPr>
          <w:rFonts w:asciiTheme="minorHAnsi" w:eastAsia="Calibri" w:hAnsiTheme="minorHAnsi" w:cstheme="minorHAnsi"/>
          <w:color w:val="000000"/>
          <w:sz w:val="20"/>
          <w:szCs w:val="22"/>
        </w:rPr>
        <w:t xml:space="preserve"> </w:t>
      </w:r>
      <w:r w:rsidR="002A3CED" w:rsidRPr="005819C4">
        <w:rPr>
          <w:rFonts w:asciiTheme="minorHAnsi" w:eastAsia="Calibri" w:hAnsiTheme="minorHAnsi" w:cstheme="minorHAnsi"/>
          <w:color w:val="000000"/>
          <w:sz w:val="20"/>
          <w:szCs w:val="22"/>
        </w:rPr>
        <w:t>“Transportista”</w:t>
      </w:r>
    </w:p>
    <w:p w14:paraId="5A43F2A4" w14:textId="63BAE413" w:rsidR="00154896" w:rsidRPr="005819C4" w:rsidRDefault="00154896" w:rsidP="00154896">
      <w:pPr>
        <w:rPr>
          <w:rFonts w:asciiTheme="minorHAnsi" w:hAnsiTheme="minorHAnsi" w:cstheme="minorHAnsi"/>
          <w:sz w:val="20"/>
          <w:szCs w:val="22"/>
        </w:rPr>
      </w:pPr>
      <w:r w:rsidRPr="005819C4">
        <w:rPr>
          <w:rFonts w:asciiTheme="minorHAnsi" w:hAnsiTheme="minorHAnsi" w:cstheme="minorHAnsi"/>
          <w:sz w:val="20"/>
          <w:szCs w:val="22"/>
        </w:rPr>
        <w:t xml:space="preserve">StatusUe =6, </w:t>
      </w:r>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entrega</w:t>
      </w:r>
      <w:r w:rsidR="003A5001" w:rsidRPr="005819C4">
        <w:rPr>
          <w:rFonts w:asciiTheme="minorHAnsi" w:eastAsia="Calibri" w:hAnsiTheme="minorHAnsi" w:cstheme="minorHAnsi"/>
          <w:color w:val="000000"/>
          <w:sz w:val="20"/>
          <w:szCs w:val="22"/>
        </w:rPr>
        <w:tab/>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[StatusUe]”,</w:t>
      </w:r>
      <w:r w:rsidR="003A5001" w:rsidRPr="005819C4">
        <w:rPr>
          <w:rFonts w:asciiTheme="minorHAnsi" w:eastAsia="Calibri" w:hAnsiTheme="minorHAnsi" w:cstheme="minorHAnsi"/>
          <w:color w:val="000000"/>
          <w:sz w:val="20"/>
          <w:szCs w:val="22"/>
        </w:rPr>
        <w:t xml:space="preserve"> </w:t>
      </w:r>
      <w:r w:rsidR="002A3CED" w:rsidRPr="005819C4">
        <w:rPr>
          <w:rFonts w:asciiTheme="minorHAnsi" w:eastAsia="Calibri" w:hAnsiTheme="minorHAnsi" w:cstheme="minorHAnsi"/>
          <w:color w:val="000000"/>
          <w:sz w:val="20"/>
          <w:szCs w:val="22"/>
        </w:rPr>
        <w:t>“Entrega”</w:t>
      </w:r>
    </w:p>
    <w:p w14:paraId="1BDFD40A" w14:textId="77777777" w:rsidR="00154896" w:rsidRPr="005819C4" w:rsidRDefault="00154896" w:rsidP="004D31EA"/>
    <w:p w14:paraId="1C9D75E4" w14:textId="5B756C2E" w:rsidR="006D4304" w:rsidRPr="005819C4" w:rsidRDefault="006D4304" w:rsidP="004D31EA">
      <w:pPr>
        <w:rPr>
          <w:rFonts w:ascii="Calibri" w:eastAsia="Calibri" w:hAnsi="Calibri" w:cs="Calibri"/>
          <w:color w:val="000000"/>
          <w:sz w:val="20"/>
          <w:szCs w:val="20"/>
        </w:rPr>
      </w:pPr>
    </w:p>
    <w:p w14:paraId="42C404D1" w14:textId="7B4D5106" w:rsidR="006D4304" w:rsidRPr="005819C4" w:rsidRDefault="006D4304" w:rsidP="004D31EA">
      <w:pPr>
        <w:rPr>
          <w:rFonts w:ascii="Calibri" w:eastAsia="Calibri" w:hAnsi="Calibri" w:cs="Calibri"/>
          <w:b/>
          <w:color w:val="000000"/>
          <w:sz w:val="20"/>
          <w:szCs w:val="20"/>
        </w:rPr>
      </w:pPr>
      <w:r w:rsidRPr="005819C4">
        <w:rPr>
          <w:rFonts w:ascii="Calibri" w:eastAsia="Calibri" w:hAnsi="Calibri" w:cs="Calibri"/>
          <w:b/>
          <w:color w:val="000000"/>
          <w:sz w:val="20"/>
          <w:szCs w:val="20"/>
        </w:rPr>
        <w:t>BRL03- Validación de información de UE</w:t>
      </w:r>
    </w:p>
    <w:p w14:paraId="5F1DBE63" w14:textId="523FE662" w:rsidR="006D4304" w:rsidRPr="005819C4" w:rsidRDefault="006D4304" w:rsidP="004D31EA">
      <w:pPr>
        <w:rPr>
          <w:rFonts w:ascii="Calibri" w:eastAsia="Calibri" w:hAnsi="Calibri" w:cs="Calibri"/>
          <w:color w:val="000000"/>
          <w:sz w:val="20"/>
          <w:szCs w:val="20"/>
        </w:rPr>
      </w:pPr>
      <w:r w:rsidRPr="005819C4">
        <w:rPr>
          <w:rFonts w:ascii="Calibri" w:eastAsia="Calibri" w:hAnsi="Calibri" w:cs="Calibri"/>
          <w:color w:val="000000"/>
          <w:sz w:val="20"/>
          <w:szCs w:val="20"/>
        </w:rPr>
        <w:t>Se deber</w:t>
      </w:r>
      <w:r w:rsidR="00A418AF" w:rsidRPr="005819C4">
        <w:rPr>
          <w:rFonts w:ascii="Calibri" w:eastAsia="Calibri" w:hAnsi="Calibri" w:cs="Calibri"/>
          <w:color w:val="000000"/>
          <w:sz w:val="20"/>
          <w:szCs w:val="20"/>
        </w:rPr>
        <w:t>á validar los datos de la UE en base al tipo (SETC, Soriana.com, etc.), ya que la estructura de datos de cada UE puede cambiar de acuerdo a su origen.</w:t>
      </w:r>
    </w:p>
    <w:p w14:paraId="438770AC" w14:textId="77777777" w:rsidR="00EB7807" w:rsidRPr="005819C4" w:rsidRDefault="00EB7807" w:rsidP="00467CDD">
      <w:pPr>
        <w:rPr>
          <w:rFonts w:ascii="Calibri" w:eastAsia="Calibri" w:hAnsi="Calibri" w:cs="Calibri"/>
          <w:color w:val="000000"/>
          <w:sz w:val="20"/>
          <w:szCs w:val="20"/>
        </w:rPr>
      </w:pPr>
    </w:p>
    <w:p w14:paraId="465015B6" w14:textId="77777777" w:rsidR="004D1FB1" w:rsidRPr="005819C4" w:rsidRDefault="004D1FB1" w:rsidP="00467CDD">
      <w:pPr>
        <w:rPr>
          <w:rFonts w:ascii="Calibri" w:eastAsia="Calibri" w:hAnsi="Calibri" w:cs="Calibri"/>
          <w:color w:val="000000"/>
          <w:sz w:val="20"/>
          <w:szCs w:val="20"/>
        </w:rPr>
      </w:pPr>
    </w:p>
    <w:p w14:paraId="6A0B87D7" w14:textId="54198C96" w:rsidR="004D1FB1" w:rsidRPr="005819C4" w:rsidRDefault="004D1FB1" w:rsidP="004D1FB1">
      <w:pPr>
        <w:rPr>
          <w:rFonts w:ascii="Calibri" w:eastAsia="Calibri" w:hAnsi="Calibri" w:cs="Calibri"/>
          <w:b/>
          <w:color w:val="000000"/>
          <w:sz w:val="20"/>
          <w:szCs w:val="20"/>
        </w:rPr>
      </w:pPr>
      <w:r w:rsidRPr="005819C4">
        <w:rPr>
          <w:rFonts w:ascii="Calibri" w:eastAsia="Calibri" w:hAnsi="Calibri" w:cs="Calibri"/>
          <w:b/>
          <w:color w:val="000000"/>
          <w:sz w:val="20"/>
          <w:szCs w:val="20"/>
        </w:rPr>
        <w:t>BRL04- Cambios de la UE por fase y como afectan al status de la orden Pos y la lista de artículos autorizados para cobro.</w:t>
      </w:r>
    </w:p>
    <w:p w14:paraId="63B5E4DB" w14:textId="219E6F49" w:rsidR="004D1FB1" w:rsidRPr="005819C4" w:rsidRDefault="00106A57" w:rsidP="004D1FB1">
      <w:pPr>
        <w:rPr>
          <w:rFonts w:ascii="Calibri" w:eastAsia="Calibri" w:hAnsi="Calibri" w:cs="Calibri"/>
          <w:b/>
          <w:color w:val="000000"/>
          <w:sz w:val="20"/>
          <w:szCs w:val="20"/>
        </w:rPr>
      </w:pPr>
      <w:r w:rsidRPr="005819C4">
        <w:rPr>
          <w:rFonts w:ascii="Calibri" w:eastAsia="Calibri" w:hAnsi="Calibri" w:cs="Calibri"/>
          <w:b/>
          <w:color w:val="000000"/>
          <w:sz w:val="20"/>
          <w:szCs w:val="20"/>
        </w:rPr>
        <w:t>Como identificar que una orden debe pasar a status de cobro</w:t>
      </w:r>
    </w:p>
    <w:p w14:paraId="733326F6" w14:textId="4594F845" w:rsidR="004D1FB1" w:rsidRPr="001A0071" w:rsidRDefault="004D1FB1" w:rsidP="00106A57">
      <w:pPr>
        <w:ind w:firstLine="720"/>
        <w:rPr>
          <w:rFonts w:ascii="Calibri" w:eastAsia="Calibri" w:hAnsi="Calibri" w:cs="Calibri"/>
          <w:b/>
          <w:color w:val="000000"/>
          <w:sz w:val="20"/>
          <w:szCs w:val="20"/>
          <w:lang w:val="en-US"/>
        </w:rPr>
      </w:pPr>
      <w:r w:rsidRPr="001A0071">
        <w:rPr>
          <w:rFonts w:ascii="Calibri" w:eastAsia="Calibri" w:hAnsi="Calibri" w:cs="Calibri"/>
          <w:b/>
          <w:color w:val="000000"/>
          <w:sz w:val="20"/>
          <w:szCs w:val="20"/>
          <w:lang w:val="en-US"/>
        </w:rPr>
        <w:t>F</w:t>
      </w:r>
      <w:r w:rsidR="00106A57" w:rsidRPr="001A0071">
        <w:rPr>
          <w:rFonts w:ascii="Calibri" w:eastAsia="Calibri" w:hAnsi="Calibri" w:cs="Calibri"/>
          <w:b/>
          <w:color w:val="000000"/>
          <w:sz w:val="20"/>
          <w:szCs w:val="20"/>
          <w:lang w:val="en-US"/>
        </w:rPr>
        <w:t>lujo</w:t>
      </w:r>
      <w:r w:rsidRPr="001A0071">
        <w:rPr>
          <w:rFonts w:ascii="Calibri" w:eastAsia="Calibri" w:hAnsi="Calibri" w:cs="Calibri"/>
          <w:b/>
          <w:color w:val="000000"/>
          <w:sz w:val="20"/>
          <w:szCs w:val="20"/>
          <w:lang w:val="en-US"/>
        </w:rPr>
        <w:t xml:space="preserve"> – Picking Manual</w:t>
      </w:r>
    </w:p>
    <w:p w14:paraId="095DAEE7" w14:textId="20758ED2" w:rsidR="004D1FB1" w:rsidRPr="001A0071" w:rsidRDefault="00106A57" w:rsidP="00106A57">
      <w:pPr>
        <w:ind w:left="720" w:firstLine="720"/>
        <w:rPr>
          <w:rFonts w:ascii="Calibri" w:eastAsia="Calibri" w:hAnsi="Calibri" w:cs="Calibri"/>
          <w:color w:val="000000"/>
          <w:sz w:val="20"/>
          <w:szCs w:val="20"/>
          <w:lang w:val="en-US"/>
        </w:rPr>
      </w:pPr>
      <w:r w:rsidRPr="001A0071">
        <w:rPr>
          <w:rFonts w:ascii="Calibri" w:eastAsia="Calibri" w:hAnsi="Calibri" w:cs="Calibri"/>
          <w:color w:val="000000"/>
          <w:sz w:val="20"/>
          <w:szCs w:val="20"/>
          <w:lang w:val="en-US"/>
        </w:rPr>
        <w:t>IsPickingManual = 0 [False]</w:t>
      </w:r>
    </w:p>
    <w:p w14:paraId="56201258" w14:textId="3EB71D0B" w:rsidR="00106A57" w:rsidRPr="005819C4" w:rsidRDefault="00106A57"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StatusUe = 3 [En Cobro]</w:t>
      </w:r>
    </w:p>
    <w:p w14:paraId="63263450" w14:textId="77777777" w:rsidR="00344114" w:rsidRPr="005819C4" w:rsidRDefault="00344114" w:rsidP="00106A57">
      <w:pPr>
        <w:ind w:left="720" w:firstLine="720"/>
        <w:rPr>
          <w:rFonts w:ascii="Calibri" w:eastAsia="Calibri" w:hAnsi="Calibri" w:cs="Calibri"/>
          <w:color w:val="000000"/>
          <w:sz w:val="20"/>
          <w:szCs w:val="20"/>
        </w:rPr>
      </w:pPr>
    </w:p>
    <w:p w14:paraId="4BB1DDE5" w14:textId="75F84F5D" w:rsidR="00344114" w:rsidRPr="005819C4" w:rsidRDefault="00344114"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Cuando esto sucede se deben marcar como disponibles y autorizados a cobro los productos de la orden en OrderFacts_POSProducts.</w:t>
      </w:r>
    </w:p>
    <w:p w14:paraId="203A41BA" w14:textId="563739FB" w:rsidR="00344114" w:rsidRPr="001A0071" w:rsidRDefault="00344114" w:rsidP="00106A57">
      <w:pPr>
        <w:ind w:left="720" w:firstLine="720"/>
        <w:rPr>
          <w:rFonts w:ascii="Calibri" w:eastAsia="Calibri" w:hAnsi="Calibri" w:cs="Calibri"/>
          <w:color w:val="000000"/>
          <w:sz w:val="20"/>
          <w:szCs w:val="20"/>
          <w:lang w:val="en-US"/>
        </w:rPr>
      </w:pPr>
      <w:r w:rsidRPr="001A0071">
        <w:rPr>
          <w:rFonts w:ascii="Calibri" w:eastAsia="Calibri" w:hAnsi="Calibri" w:cs="Calibri"/>
          <w:color w:val="000000"/>
          <w:sz w:val="20"/>
          <w:szCs w:val="20"/>
          <w:lang w:val="en-US"/>
        </w:rPr>
        <w:t>PosBitProductSupplied = 1</w:t>
      </w:r>
    </w:p>
    <w:p w14:paraId="1FB82C40" w14:textId="6F39BF0E" w:rsidR="00344114" w:rsidRPr="001A0071" w:rsidRDefault="00344114" w:rsidP="00106A57">
      <w:pPr>
        <w:ind w:left="720" w:firstLine="720"/>
        <w:rPr>
          <w:rFonts w:ascii="Calibri" w:eastAsia="Calibri" w:hAnsi="Calibri" w:cs="Calibri"/>
          <w:color w:val="000000"/>
          <w:sz w:val="20"/>
          <w:szCs w:val="20"/>
          <w:lang w:val="en-US"/>
        </w:rPr>
      </w:pPr>
      <w:r w:rsidRPr="001A0071">
        <w:rPr>
          <w:rFonts w:ascii="Calibri" w:eastAsia="Calibri" w:hAnsi="Calibri" w:cs="Calibri"/>
          <w:color w:val="000000"/>
          <w:sz w:val="20"/>
          <w:szCs w:val="20"/>
          <w:lang w:val="en-US"/>
        </w:rPr>
        <w:t>PosBitRecApproved = 1</w:t>
      </w:r>
    </w:p>
    <w:p w14:paraId="4FEB3B53" w14:textId="77777777" w:rsidR="00106A57" w:rsidRPr="001A0071" w:rsidRDefault="00106A57" w:rsidP="00467CDD">
      <w:pPr>
        <w:rPr>
          <w:rFonts w:ascii="Calibri" w:eastAsia="Calibri" w:hAnsi="Calibri" w:cs="Calibri"/>
          <w:color w:val="000000"/>
          <w:sz w:val="20"/>
          <w:szCs w:val="20"/>
          <w:lang w:val="en-US"/>
        </w:rPr>
      </w:pPr>
    </w:p>
    <w:p w14:paraId="4DE92417" w14:textId="3A9E29CD" w:rsidR="00106A57" w:rsidRPr="001A0071" w:rsidRDefault="00106A57" w:rsidP="00106A57">
      <w:pPr>
        <w:ind w:firstLine="720"/>
        <w:rPr>
          <w:rFonts w:ascii="Calibri" w:eastAsia="Calibri" w:hAnsi="Calibri" w:cs="Calibri"/>
          <w:b/>
          <w:color w:val="000000"/>
          <w:sz w:val="20"/>
          <w:szCs w:val="20"/>
          <w:lang w:val="en-US"/>
        </w:rPr>
      </w:pPr>
      <w:r w:rsidRPr="001A0071">
        <w:rPr>
          <w:rFonts w:ascii="Calibri" w:eastAsia="Calibri" w:hAnsi="Calibri" w:cs="Calibri"/>
          <w:b/>
          <w:color w:val="000000"/>
          <w:sz w:val="20"/>
          <w:szCs w:val="20"/>
          <w:lang w:val="en-US"/>
        </w:rPr>
        <w:t>Flujo – Picking automático</w:t>
      </w:r>
    </w:p>
    <w:p w14:paraId="041A636C" w14:textId="0423CDFD" w:rsidR="00106A57" w:rsidRPr="001A0071" w:rsidRDefault="00106A57" w:rsidP="00106A57">
      <w:pPr>
        <w:ind w:left="720" w:firstLine="720"/>
        <w:rPr>
          <w:rFonts w:ascii="Calibri" w:eastAsia="Calibri" w:hAnsi="Calibri" w:cs="Calibri"/>
          <w:color w:val="000000"/>
          <w:sz w:val="20"/>
          <w:szCs w:val="20"/>
          <w:lang w:val="en-US"/>
        </w:rPr>
      </w:pPr>
      <w:r w:rsidRPr="001A0071">
        <w:rPr>
          <w:rFonts w:ascii="Calibri" w:eastAsia="Calibri" w:hAnsi="Calibri" w:cs="Calibri"/>
          <w:color w:val="000000"/>
          <w:sz w:val="20"/>
          <w:szCs w:val="20"/>
          <w:lang w:val="en-US"/>
        </w:rPr>
        <w:t>IsPickingManual = 1 [True]</w:t>
      </w:r>
    </w:p>
    <w:p w14:paraId="0364CA47" w14:textId="77777777" w:rsidR="00106A57" w:rsidRPr="005819C4" w:rsidRDefault="00106A57"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StatusUe = 3 [En Cobro]</w:t>
      </w:r>
    </w:p>
    <w:p w14:paraId="7E8EC32D" w14:textId="77777777" w:rsidR="00344114" w:rsidRPr="005819C4" w:rsidRDefault="00344114" w:rsidP="00106A57">
      <w:pPr>
        <w:ind w:left="720" w:firstLine="720"/>
        <w:rPr>
          <w:rFonts w:ascii="Calibri" w:eastAsia="Calibri" w:hAnsi="Calibri" w:cs="Calibri"/>
          <w:color w:val="000000"/>
          <w:sz w:val="20"/>
          <w:szCs w:val="20"/>
        </w:rPr>
      </w:pPr>
    </w:p>
    <w:p w14:paraId="45E28344" w14:textId="33493018" w:rsidR="00344114" w:rsidRPr="005819C4" w:rsidRDefault="00344114"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Cuando esto sucede se toman de base la lista de productos disponibles de la orden en OrderFacts_UE_ItemsSupplied.</w:t>
      </w:r>
    </w:p>
    <w:p w14:paraId="4D50E40A" w14:textId="7FF1789C" w:rsidR="00344114" w:rsidRPr="005819C4" w:rsidRDefault="00344114"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 xml:space="preserve">Solo estos se buscaran dentro de OrderFacts_POSProducts, y se </w:t>
      </w:r>
      <w:r w:rsidR="00BF0A36" w:rsidRPr="005819C4">
        <w:rPr>
          <w:rFonts w:ascii="Calibri" w:eastAsia="Calibri" w:hAnsi="Calibri" w:cs="Calibri"/>
          <w:color w:val="000000"/>
          <w:sz w:val="20"/>
          <w:szCs w:val="20"/>
        </w:rPr>
        <w:t>actualizarán</w:t>
      </w:r>
      <w:r w:rsidRPr="005819C4">
        <w:rPr>
          <w:rFonts w:ascii="Calibri" w:eastAsia="Calibri" w:hAnsi="Calibri" w:cs="Calibri"/>
          <w:color w:val="000000"/>
          <w:sz w:val="20"/>
          <w:szCs w:val="20"/>
        </w:rPr>
        <w:t xml:space="preserve"> a que estén disponibles y autorizados para cobro, si alguno faltara se debe insertar para completar la lista de </w:t>
      </w:r>
      <w:r w:rsidR="00BF0A36" w:rsidRPr="005819C4">
        <w:rPr>
          <w:rFonts w:ascii="Calibri" w:eastAsia="Calibri" w:hAnsi="Calibri" w:cs="Calibri"/>
          <w:color w:val="000000"/>
          <w:sz w:val="20"/>
          <w:szCs w:val="20"/>
        </w:rPr>
        <w:t>artículos</w:t>
      </w:r>
      <w:r w:rsidRPr="005819C4">
        <w:rPr>
          <w:rFonts w:ascii="Calibri" w:eastAsia="Calibri" w:hAnsi="Calibri" w:cs="Calibri"/>
          <w:color w:val="000000"/>
          <w:sz w:val="20"/>
          <w:szCs w:val="20"/>
        </w:rPr>
        <w:t>.</w:t>
      </w:r>
    </w:p>
    <w:p w14:paraId="6E092BE7" w14:textId="7FE05A15" w:rsidR="00344114" w:rsidRPr="001A0071" w:rsidRDefault="00344114" w:rsidP="00344114">
      <w:pPr>
        <w:ind w:left="720" w:firstLine="720"/>
        <w:rPr>
          <w:rFonts w:ascii="Calibri" w:eastAsia="Calibri" w:hAnsi="Calibri" w:cs="Calibri"/>
          <w:color w:val="000000"/>
          <w:sz w:val="20"/>
          <w:szCs w:val="20"/>
          <w:lang w:val="en-US"/>
        </w:rPr>
      </w:pPr>
      <w:r w:rsidRPr="001A0071">
        <w:rPr>
          <w:rFonts w:ascii="Calibri" w:eastAsia="Calibri" w:hAnsi="Calibri" w:cs="Calibri"/>
          <w:color w:val="000000"/>
          <w:sz w:val="20"/>
          <w:szCs w:val="20"/>
          <w:lang w:val="en-US"/>
        </w:rPr>
        <w:t>OrderFacts_POSProducts .PosBitProductSupplied = 1</w:t>
      </w:r>
    </w:p>
    <w:p w14:paraId="70E62EA8" w14:textId="57EE2701" w:rsidR="00344114" w:rsidRPr="001A0071" w:rsidRDefault="00344114" w:rsidP="00344114">
      <w:pPr>
        <w:ind w:left="720" w:firstLine="720"/>
        <w:rPr>
          <w:rFonts w:ascii="Calibri" w:eastAsia="Calibri" w:hAnsi="Calibri" w:cs="Calibri"/>
          <w:color w:val="000000"/>
          <w:sz w:val="20"/>
          <w:szCs w:val="20"/>
          <w:lang w:val="en-US"/>
        </w:rPr>
      </w:pPr>
      <w:r w:rsidRPr="001A0071">
        <w:rPr>
          <w:rFonts w:ascii="Calibri" w:eastAsia="Calibri" w:hAnsi="Calibri" w:cs="Calibri"/>
          <w:color w:val="000000"/>
          <w:sz w:val="20"/>
          <w:szCs w:val="20"/>
          <w:lang w:val="en-US"/>
        </w:rPr>
        <w:lastRenderedPageBreak/>
        <w:t>OrderFacts_POSProducts .PosBitRecApproved = 1</w:t>
      </w:r>
    </w:p>
    <w:p w14:paraId="665B37F0" w14:textId="77777777" w:rsidR="00344114" w:rsidRPr="001A0071" w:rsidRDefault="00344114" w:rsidP="00344114">
      <w:pPr>
        <w:ind w:left="720" w:firstLine="720"/>
        <w:rPr>
          <w:rFonts w:ascii="Calibri" w:eastAsia="Calibri" w:hAnsi="Calibri" w:cs="Calibri"/>
          <w:color w:val="000000"/>
          <w:sz w:val="20"/>
          <w:szCs w:val="20"/>
          <w:lang w:val="en-US"/>
        </w:rPr>
      </w:pPr>
    </w:p>
    <w:p w14:paraId="547DE593" w14:textId="39C7CDA6" w:rsidR="00344114" w:rsidRPr="005819C4" w:rsidRDefault="00344114" w:rsidP="00344114">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Si es necesario insertar entonces:</w:t>
      </w:r>
    </w:p>
    <w:p w14:paraId="1795D7A5" w14:textId="77777777" w:rsidR="00344114" w:rsidRPr="001A0071" w:rsidRDefault="00344114" w:rsidP="00344114">
      <w:pPr>
        <w:autoSpaceDE w:val="0"/>
        <w:autoSpaceDN w:val="0"/>
        <w:adjustRightInd w:val="0"/>
        <w:ind w:left="2160"/>
        <w:rPr>
          <w:rFonts w:ascii="Consolas" w:hAnsi="Consolas" w:cs="Consolas"/>
          <w:color w:val="000000"/>
          <w:sz w:val="16"/>
          <w:szCs w:val="19"/>
          <w:lang w:val="en-US"/>
        </w:rPr>
      </w:pPr>
      <w:r w:rsidRPr="001A0071">
        <w:rPr>
          <w:rFonts w:ascii="Consolas" w:hAnsi="Consolas" w:cs="Consolas"/>
          <w:color w:val="0000FF"/>
          <w:sz w:val="16"/>
          <w:szCs w:val="19"/>
          <w:lang w:val="en-US"/>
        </w:rPr>
        <w:t>INSERT</w:t>
      </w:r>
      <w:r w:rsidRPr="001A0071">
        <w:rPr>
          <w:rFonts w:ascii="Consolas" w:hAnsi="Consolas" w:cs="Consolas"/>
          <w:color w:val="000000"/>
          <w:sz w:val="16"/>
          <w:szCs w:val="19"/>
          <w:lang w:val="en-US"/>
        </w:rPr>
        <w:t xml:space="preserve"> </w:t>
      </w:r>
      <w:r w:rsidRPr="001A0071">
        <w:rPr>
          <w:rFonts w:ascii="Consolas" w:hAnsi="Consolas" w:cs="Consolas"/>
          <w:color w:val="0000FF"/>
          <w:sz w:val="16"/>
          <w:szCs w:val="19"/>
          <w:lang w:val="en-US"/>
        </w:rPr>
        <w:t>INTO</w:t>
      </w:r>
      <w:r w:rsidRPr="001A0071">
        <w:rPr>
          <w:rFonts w:ascii="Consolas" w:hAnsi="Consolas" w:cs="Consolas"/>
          <w:color w:val="000000"/>
          <w:sz w:val="16"/>
          <w:szCs w:val="19"/>
          <w:lang w:val="en-US"/>
        </w:rPr>
        <w:t xml:space="preserve"> [dbo]</w:t>
      </w: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[OrderFacts_POSProducts]</w:t>
      </w:r>
    </w:p>
    <w:p w14:paraId="6A7E8305" w14:textId="35129F85"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[CnscOrder]</w:t>
      </w:r>
    </w:p>
    <w:p w14:paraId="12754BDC" w14:textId="267E7D4C"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[PosBarcode]</w:t>
      </w:r>
    </w:p>
    <w:p w14:paraId="38EBDFC2" w14:textId="5D998720"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[OrderNo]</w:t>
      </w:r>
    </w:p>
    <w:p w14:paraId="4BF3EF17" w14:textId="65E1D181"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[PosProductDescription]</w:t>
      </w:r>
    </w:p>
    <w:p w14:paraId="6828287C" w14:textId="232F3DDF"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[PosQuantity]</w:t>
      </w:r>
    </w:p>
    <w:p w14:paraId="67A602CC" w14:textId="66655F16"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[PosPriceNormalSale]</w:t>
      </w:r>
    </w:p>
    <w:p w14:paraId="66C63F92" w14:textId="59FDCF58"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[PosPriceOfferSale]</w:t>
      </w:r>
    </w:p>
    <w:p w14:paraId="5E81C0B8" w14:textId="79084293"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[PosRounding]</w:t>
      </w:r>
    </w:p>
    <w:p w14:paraId="32CB3646" w14:textId="4CEEF8EA"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[PosBitBestPrice]</w:t>
      </w:r>
    </w:p>
    <w:p w14:paraId="38EDF6B1" w14:textId="06CFF810"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[PosBitProductSupplied]</w:t>
      </w:r>
    </w:p>
    <w:p w14:paraId="1C1DC749" w14:textId="736C2320"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[PosBitRecApproved]</w:t>
      </w:r>
      <w:r w:rsidRPr="001A0071">
        <w:rPr>
          <w:rFonts w:ascii="Consolas" w:hAnsi="Consolas" w:cs="Consolas"/>
          <w:color w:val="808080"/>
          <w:sz w:val="16"/>
          <w:szCs w:val="19"/>
          <w:lang w:val="en-US"/>
        </w:rPr>
        <w:t>)</w:t>
      </w:r>
    </w:p>
    <w:p w14:paraId="3D72ECF9" w14:textId="77777777" w:rsidR="00344114" w:rsidRPr="001A0071" w:rsidRDefault="00344114" w:rsidP="00344114">
      <w:pPr>
        <w:autoSpaceDE w:val="0"/>
        <w:autoSpaceDN w:val="0"/>
        <w:adjustRightInd w:val="0"/>
        <w:ind w:left="2160"/>
        <w:rPr>
          <w:rFonts w:ascii="Consolas" w:hAnsi="Consolas" w:cs="Consolas"/>
          <w:color w:val="000000"/>
          <w:sz w:val="16"/>
          <w:szCs w:val="19"/>
          <w:lang w:val="en-US"/>
        </w:rPr>
      </w:pPr>
      <w:r w:rsidRPr="001A0071">
        <w:rPr>
          <w:rFonts w:ascii="Consolas" w:hAnsi="Consolas" w:cs="Consolas"/>
          <w:color w:val="000000"/>
          <w:sz w:val="16"/>
          <w:szCs w:val="19"/>
          <w:lang w:val="en-US"/>
        </w:rPr>
        <w:t xml:space="preserve">     </w:t>
      </w:r>
      <w:r w:rsidRPr="001A0071">
        <w:rPr>
          <w:rFonts w:ascii="Consolas" w:hAnsi="Consolas" w:cs="Consolas"/>
          <w:color w:val="0000FF"/>
          <w:sz w:val="16"/>
          <w:szCs w:val="19"/>
          <w:lang w:val="en-US"/>
        </w:rPr>
        <w:t>VALUES</w:t>
      </w:r>
    </w:p>
    <w:p w14:paraId="7CF9E1CC" w14:textId="0DC290AC"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CnscOrder</w:t>
      </w:r>
      <w:r w:rsidRPr="001A0071">
        <w:rPr>
          <w:rFonts w:ascii="Consolas" w:hAnsi="Consolas" w:cs="Consolas"/>
          <w:color w:val="808080"/>
          <w:sz w:val="16"/>
          <w:szCs w:val="19"/>
          <w:lang w:val="en-US"/>
        </w:rPr>
        <w:t xml:space="preserve"> – se </w:t>
      </w:r>
      <w:r w:rsidR="00BF0A36" w:rsidRPr="001A0071">
        <w:rPr>
          <w:rFonts w:ascii="Consolas" w:hAnsi="Consolas" w:cs="Consolas"/>
          <w:color w:val="808080"/>
          <w:sz w:val="16"/>
          <w:szCs w:val="19"/>
          <w:lang w:val="en-US"/>
        </w:rPr>
        <w:t>consigue</w:t>
      </w:r>
      <w:r w:rsidRPr="001A0071">
        <w:rPr>
          <w:rFonts w:ascii="Consolas" w:hAnsi="Consolas" w:cs="Consolas"/>
          <w:color w:val="808080"/>
          <w:sz w:val="16"/>
          <w:szCs w:val="19"/>
          <w:lang w:val="en-US"/>
        </w:rPr>
        <w:t xml:space="preserve"> </w:t>
      </w:r>
      <w:r w:rsidR="00BF0A36" w:rsidRPr="001A0071">
        <w:rPr>
          <w:rFonts w:ascii="Consolas" w:hAnsi="Consolas" w:cs="Consolas"/>
          <w:color w:val="808080"/>
          <w:sz w:val="16"/>
          <w:szCs w:val="19"/>
          <w:lang w:val="en-US"/>
        </w:rPr>
        <w:t>buscándolo</w:t>
      </w:r>
      <w:r w:rsidRPr="001A0071">
        <w:rPr>
          <w:rFonts w:ascii="Consolas" w:hAnsi="Consolas" w:cs="Consolas"/>
          <w:color w:val="808080"/>
          <w:sz w:val="16"/>
          <w:szCs w:val="19"/>
          <w:lang w:val="en-US"/>
        </w:rPr>
        <w:t xml:space="preserve"> en OrderFacts_Order con @OrderNo</w:t>
      </w:r>
    </w:p>
    <w:p w14:paraId="19584B0B" w14:textId="28442377" w:rsidR="00344114" w:rsidRPr="001A0071" w:rsidRDefault="00344114" w:rsidP="00344114">
      <w:pPr>
        <w:autoSpaceDE w:val="0"/>
        <w:autoSpaceDN w:val="0"/>
        <w:adjustRightInd w:val="0"/>
        <w:ind w:left="2880"/>
        <w:rPr>
          <w:rFonts w:ascii="Consolas" w:hAnsi="Consolas" w:cs="Consolas"/>
          <w:color w:val="000000" w:themeColor="text1"/>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themeColor="text1"/>
          <w:sz w:val="16"/>
          <w:szCs w:val="19"/>
          <w:lang w:val="en-US"/>
        </w:rPr>
        <w:t>OrderFacts_UE_ItemsSupplied.BarCode</w:t>
      </w:r>
    </w:p>
    <w:p w14:paraId="6B43A941" w14:textId="11092E5B"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themeColor="text1"/>
          <w:sz w:val="16"/>
          <w:szCs w:val="19"/>
          <w:lang w:val="en-US"/>
        </w:rPr>
        <w:t>OrderFacts_UE_ItemsSupplied.</w:t>
      </w:r>
      <w:r w:rsidRPr="001A0071">
        <w:rPr>
          <w:rFonts w:ascii="Consolas" w:hAnsi="Consolas" w:cs="Consolas"/>
          <w:color w:val="000000"/>
          <w:sz w:val="16"/>
          <w:szCs w:val="19"/>
          <w:lang w:val="en-US"/>
        </w:rPr>
        <w:t>OrderNo</w:t>
      </w:r>
    </w:p>
    <w:p w14:paraId="1DC10EAA" w14:textId="0D83DCDE"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00196C9B" w:rsidRPr="001A0071">
        <w:rPr>
          <w:rFonts w:ascii="Consolas" w:hAnsi="Consolas" w:cs="Consolas"/>
          <w:color w:val="000000" w:themeColor="text1"/>
          <w:sz w:val="16"/>
          <w:szCs w:val="19"/>
          <w:lang w:val="en-US"/>
        </w:rPr>
        <w:t>OrderFacts_UE_ItemsSupplied.</w:t>
      </w:r>
      <w:r w:rsidR="00196C9B" w:rsidRPr="001A0071">
        <w:rPr>
          <w:rFonts w:ascii="Consolas" w:hAnsi="Consolas" w:cs="Consolas"/>
          <w:color w:val="000000"/>
          <w:sz w:val="16"/>
          <w:szCs w:val="19"/>
          <w:lang w:val="en-US"/>
        </w:rPr>
        <w:t>ProductName</w:t>
      </w:r>
    </w:p>
    <w:p w14:paraId="125C408A" w14:textId="258988DB"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000000"/>
          <w:sz w:val="16"/>
          <w:szCs w:val="19"/>
          <w:lang w:val="en-US"/>
        </w:rPr>
        <w:t>,</w:t>
      </w:r>
      <w:r w:rsidR="00196C9B" w:rsidRPr="001A0071">
        <w:rPr>
          <w:rFonts w:ascii="Consolas" w:hAnsi="Consolas" w:cs="Consolas"/>
          <w:color w:val="000000" w:themeColor="text1"/>
          <w:sz w:val="16"/>
          <w:szCs w:val="19"/>
          <w:lang w:val="en-US"/>
        </w:rPr>
        <w:t>OrderFacts_UE_ItemsSupplied.</w:t>
      </w:r>
      <w:r w:rsidR="00196C9B" w:rsidRPr="001A0071">
        <w:rPr>
          <w:rFonts w:ascii="Consolas" w:hAnsi="Consolas" w:cs="Consolas"/>
          <w:color w:val="000000"/>
          <w:sz w:val="16"/>
          <w:szCs w:val="19"/>
          <w:lang w:val="en-US"/>
        </w:rPr>
        <w:t>Quantity</w:t>
      </w:r>
    </w:p>
    <w:p w14:paraId="7824AB1F" w14:textId="233AA5EF"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00196C9B" w:rsidRPr="001A0071">
        <w:rPr>
          <w:rFonts w:ascii="Consolas" w:hAnsi="Consolas" w:cs="Consolas"/>
          <w:color w:val="000000" w:themeColor="text1"/>
          <w:sz w:val="16"/>
          <w:szCs w:val="19"/>
          <w:lang w:val="en-US"/>
        </w:rPr>
        <w:t>OrderFacts_UE_ItemsSupplied.</w:t>
      </w:r>
      <w:r w:rsidR="00196C9B" w:rsidRPr="001A0071">
        <w:rPr>
          <w:rFonts w:ascii="Consolas" w:hAnsi="Consolas" w:cs="Consolas"/>
          <w:color w:val="000000"/>
          <w:sz w:val="16"/>
          <w:szCs w:val="19"/>
          <w:lang w:val="en-US"/>
        </w:rPr>
        <w:t>Price</w:t>
      </w:r>
    </w:p>
    <w:p w14:paraId="31C5BEEC" w14:textId="1BFC95BF"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00196C9B" w:rsidRPr="001A0071">
        <w:rPr>
          <w:rFonts w:ascii="Consolas" w:hAnsi="Consolas" w:cs="Consolas"/>
          <w:color w:val="000000" w:themeColor="text1"/>
          <w:sz w:val="16"/>
          <w:szCs w:val="19"/>
          <w:lang w:val="en-US"/>
        </w:rPr>
        <w:t>OrderFacts_UE_ItemsSupplied.</w:t>
      </w:r>
      <w:r w:rsidR="00196C9B" w:rsidRPr="001A0071">
        <w:rPr>
          <w:rFonts w:ascii="Consolas" w:hAnsi="Consolas" w:cs="Consolas"/>
          <w:color w:val="000000"/>
          <w:sz w:val="16"/>
          <w:szCs w:val="19"/>
          <w:lang w:val="en-US"/>
        </w:rPr>
        <w:t>Price</w:t>
      </w:r>
    </w:p>
    <w:p w14:paraId="0A3A248D" w14:textId="3C3299FD" w:rsidR="00344114" w:rsidRPr="005819C4" w:rsidRDefault="00344114" w:rsidP="00344114">
      <w:pPr>
        <w:autoSpaceDE w:val="0"/>
        <w:autoSpaceDN w:val="0"/>
        <w:adjustRightInd w:val="0"/>
        <w:ind w:left="2880"/>
        <w:rPr>
          <w:rFonts w:ascii="Consolas" w:hAnsi="Consolas" w:cs="Consolas"/>
          <w:color w:val="000000"/>
          <w:sz w:val="16"/>
          <w:szCs w:val="19"/>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0</w:t>
      </w:r>
    </w:p>
    <w:p w14:paraId="7398ED44" w14:textId="688643C7" w:rsidR="00344114" w:rsidRPr="005819C4" w:rsidRDefault="00344114" w:rsidP="00344114">
      <w:pPr>
        <w:autoSpaceDE w:val="0"/>
        <w:autoSpaceDN w:val="0"/>
        <w:adjustRightInd w:val="0"/>
        <w:ind w:left="2880"/>
        <w:rPr>
          <w:rFonts w:ascii="Consolas" w:hAnsi="Consolas" w:cs="Consolas"/>
          <w:color w:val="000000"/>
          <w:sz w:val="16"/>
          <w:szCs w:val="19"/>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1</w:t>
      </w:r>
    </w:p>
    <w:p w14:paraId="4CD344CF" w14:textId="7EDC0B6C" w:rsidR="00344114" w:rsidRPr="005819C4" w:rsidRDefault="00344114" w:rsidP="00344114">
      <w:pPr>
        <w:autoSpaceDE w:val="0"/>
        <w:autoSpaceDN w:val="0"/>
        <w:adjustRightInd w:val="0"/>
        <w:ind w:left="2880"/>
        <w:rPr>
          <w:rFonts w:ascii="Consolas" w:hAnsi="Consolas" w:cs="Consolas"/>
          <w:color w:val="000000"/>
          <w:sz w:val="16"/>
          <w:szCs w:val="19"/>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1</w:t>
      </w:r>
    </w:p>
    <w:p w14:paraId="41292F79" w14:textId="0DDD4435" w:rsidR="00344114" w:rsidRPr="005819C4" w:rsidRDefault="00344114" w:rsidP="00344114">
      <w:pPr>
        <w:ind w:left="2880"/>
        <w:rPr>
          <w:rFonts w:ascii="Calibri" w:eastAsia="Calibri" w:hAnsi="Calibri" w:cs="Calibri"/>
          <w:color w:val="000000"/>
          <w:sz w:val="16"/>
          <w:szCs w:val="20"/>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1</w:t>
      </w:r>
      <w:r w:rsidRPr="005819C4">
        <w:rPr>
          <w:rFonts w:ascii="Consolas" w:hAnsi="Consolas" w:cs="Consolas"/>
          <w:color w:val="808080"/>
          <w:sz w:val="16"/>
          <w:szCs w:val="19"/>
        </w:rPr>
        <w:t>)</w:t>
      </w:r>
    </w:p>
    <w:p w14:paraId="0228BCCE" w14:textId="77777777" w:rsidR="00DB6A86" w:rsidRPr="005819C4" w:rsidRDefault="00DB6A86" w:rsidP="00DB6A86"/>
    <w:p w14:paraId="6FDFD23F" w14:textId="77777777" w:rsidR="00DB6A86" w:rsidRPr="005819C4" w:rsidRDefault="00DB6A86" w:rsidP="00DB6A86"/>
    <w:p w14:paraId="7891A98E" w14:textId="77777777" w:rsidR="00DB6A86" w:rsidRPr="005819C4" w:rsidRDefault="00DB6A86" w:rsidP="00DB6A86"/>
    <w:p w14:paraId="0722A84C" w14:textId="77777777" w:rsidR="00DB6A86" w:rsidRPr="005819C4" w:rsidRDefault="00DB6A86" w:rsidP="00DB6A86"/>
    <w:p w14:paraId="579F1AE3" w14:textId="77777777" w:rsidR="00DB6A86" w:rsidRPr="005819C4" w:rsidRDefault="00DB6A86" w:rsidP="00DB6A86"/>
    <w:p w14:paraId="0DD767E9" w14:textId="77777777" w:rsidR="00DB6A86" w:rsidRPr="005819C4" w:rsidRDefault="00DB6A86" w:rsidP="00DB6A86"/>
    <w:p w14:paraId="1BBA0946" w14:textId="77777777" w:rsidR="00DB6A86" w:rsidRPr="005819C4" w:rsidRDefault="00DB6A86" w:rsidP="00DB6A86"/>
    <w:p w14:paraId="2E7492C8" w14:textId="5A72D143" w:rsidR="00E140EB" w:rsidRPr="005819C4" w:rsidRDefault="00E140EB" w:rsidP="00E140EB">
      <w:pPr>
        <w:pStyle w:val="Ttulo1"/>
        <w:numPr>
          <w:ilvl w:val="0"/>
          <w:numId w:val="0"/>
        </w:numPr>
        <w:spacing w:before="0" w:after="80"/>
        <w:rPr>
          <w:rFonts w:ascii="Calibri" w:eastAsia="Calibri" w:hAnsi="Calibri" w:cs="Calibri"/>
          <w:color w:val="000000"/>
          <w:sz w:val="36"/>
          <w:szCs w:val="28"/>
          <w:u w:val="single"/>
        </w:rPr>
      </w:pPr>
      <w:bookmarkStart w:id="267" w:name="_Toc66451689"/>
      <w:r w:rsidRPr="005819C4">
        <w:rPr>
          <w:rFonts w:ascii="Calibri" w:eastAsia="Calibri" w:hAnsi="Calibri" w:cs="Calibri"/>
          <w:color w:val="000000"/>
          <w:sz w:val="36"/>
          <w:szCs w:val="28"/>
          <w:u w:val="single"/>
        </w:rPr>
        <w:t>4. OMS WMS – SPLIT de la orden Soriana.</w:t>
      </w:r>
      <w:bookmarkEnd w:id="267"/>
    </w:p>
    <w:p w14:paraId="3B21F8D8" w14:textId="77777777" w:rsidR="00E140EB" w:rsidRPr="005819C4" w:rsidRDefault="00E140EB" w:rsidP="00E140EB">
      <w:pPr>
        <w:pStyle w:val="0020HeadingN1"/>
        <w:rPr>
          <w:lang w:val="es-MX"/>
        </w:rPr>
      </w:pPr>
      <w:bookmarkStart w:id="268" w:name="_Toc66441787"/>
      <w:bookmarkStart w:id="269" w:name="_Toc66451690"/>
      <w:r w:rsidRPr="005819C4">
        <w:rPr>
          <w:lang w:val="es-MX"/>
        </w:rPr>
        <w:t>Antecedente.</w:t>
      </w:r>
      <w:bookmarkEnd w:id="268"/>
      <w:bookmarkEnd w:id="269"/>
    </w:p>
    <w:p w14:paraId="215451CF" w14:textId="77777777" w:rsidR="00E140EB" w:rsidRPr="005819C4" w:rsidRDefault="00E140EB" w:rsidP="00E140EB">
      <w:pPr>
        <w:pStyle w:val="Sinespaciado"/>
        <w:rPr>
          <w:rFonts w:ascii="Tahoma" w:eastAsia="Arial" w:hAnsi="Tahoma" w:cs="Tahoma"/>
          <w:noProof/>
          <w:sz w:val="24"/>
          <w:szCs w:val="24"/>
        </w:rPr>
      </w:pPr>
    </w:p>
    <w:p w14:paraId="3AD335C9" w14:textId="77777777" w:rsidR="00E140EB" w:rsidRPr="005819C4" w:rsidRDefault="00E140EB" w:rsidP="00E140EB">
      <w:pPr>
        <w:pStyle w:val="Sinespaciado"/>
        <w:jc w:val="both"/>
        <w:rPr>
          <w:sz w:val="23"/>
          <w:szCs w:val="23"/>
        </w:rPr>
      </w:pPr>
      <w:r w:rsidRPr="005819C4">
        <w:rPr>
          <w:sz w:val="23"/>
          <w:szCs w:val="23"/>
        </w:rPr>
        <w:t>En la actualidad el proceso de Split de la orden se aplica de manera manual con base a reglas de negocio establecidas por el área de operaciones.</w:t>
      </w:r>
    </w:p>
    <w:p w14:paraId="7F6D4B3F" w14:textId="77777777" w:rsidR="00CA7EC0" w:rsidRPr="005819C4" w:rsidRDefault="00CA7EC0" w:rsidP="00E140EB">
      <w:pPr>
        <w:pStyle w:val="Sinespaciado"/>
        <w:jc w:val="both"/>
        <w:rPr>
          <w:sz w:val="23"/>
          <w:szCs w:val="23"/>
        </w:rPr>
      </w:pPr>
    </w:p>
    <w:p w14:paraId="5FC0C527" w14:textId="75382439" w:rsidR="00CA7EC0" w:rsidRPr="005819C4" w:rsidRDefault="00CA7EC0" w:rsidP="00E140EB">
      <w:pPr>
        <w:pStyle w:val="Sinespaciado"/>
        <w:jc w:val="both"/>
        <w:rPr>
          <w:sz w:val="23"/>
          <w:szCs w:val="23"/>
        </w:rPr>
      </w:pPr>
      <w:r w:rsidRPr="005819C4">
        <w:rPr>
          <w:sz w:val="23"/>
          <w:szCs w:val="23"/>
        </w:rPr>
        <w:t xml:space="preserve">En el caso de </w:t>
      </w:r>
      <w:r w:rsidRPr="005819C4">
        <w:rPr>
          <w:b/>
          <w:sz w:val="23"/>
          <w:szCs w:val="23"/>
        </w:rPr>
        <w:t>OMS SETC</w:t>
      </w:r>
      <w:r w:rsidRPr="005819C4">
        <w:rPr>
          <w:sz w:val="23"/>
          <w:szCs w:val="23"/>
        </w:rPr>
        <w:t xml:space="preserve"> el Split no aplica dado que se surte siempre con una sola unidad de ejecución.</w:t>
      </w:r>
    </w:p>
    <w:p w14:paraId="1EECA3BA" w14:textId="77777777" w:rsidR="00CA7EC0" w:rsidRPr="005819C4" w:rsidRDefault="00CA7EC0" w:rsidP="00E140EB">
      <w:pPr>
        <w:pStyle w:val="Sinespaciado"/>
        <w:jc w:val="both"/>
        <w:rPr>
          <w:sz w:val="23"/>
          <w:szCs w:val="23"/>
        </w:rPr>
      </w:pPr>
    </w:p>
    <w:p w14:paraId="1C4098F1" w14:textId="649D62E3" w:rsidR="00CA7EC0" w:rsidRPr="005819C4" w:rsidRDefault="00CA7EC0" w:rsidP="00E140EB">
      <w:pPr>
        <w:pStyle w:val="Sinespaciado"/>
        <w:jc w:val="both"/>
        <w:rPr>
          <w:sz w:val="23"/>
          <w:szCs w:val="23"/>
        </w:rPr>
      </w:pPr>
      <w:r w:rsidRPr="005819C4">
        <w:rPr>
          <w:sz w:val="23"/>
          <w:szCs w:val="23"/>
        </w:rPr>
        <w:t xml:space="preserve">Sin embargo, para </w:t>
      </w:r>
      <w:r w:rsidRPr="005819C4">
        <w:rPr>
          <w:b/>
          <w:sz w:val="23"/>
          <w:szCs w:val="23"/>
        </w:rPr>
        <w:t>OMS WMS</w:t>
      </w:r>
      <w:r w:rsidRPr="005819C4">
        <w:rPr>
          <w:sz w:val="23"/>
          <w:szCs w:val="23"/>
        </w:rPr>
        <w:t xml:space="preserve"> es necesario establecer el escenario bajo el cual es útil el Split de las ordenes en beneficio del proceso logístico de Soriana.</w:t>
      </w:r>
    </w:p>
    <w:p w14:paraId="7751E983" w14:textId="77777777" w:rsidR="00CA7EC0" w:rsidRPr="005819C4" w:rsidRDefault="00CA7EC0" w:rsidP="00E140EB">
      <w:pPr>
        <w:pStyle w:val="Sinespaciado"/>
        <w:jc w:val="both"/>
        <w:rPr>
          <w:rFonts w:ascii="Tahoma" w:eastAsia="Arial" w:hAnsi="Tahoma" w:cs="Tahoma"/>
          <w:sz w:val="24"/>
          <w:szCs w:val="24"/>
        </w:rPr>
      </w:pPr>
    </w:p>
    <w:p w14:paraId="53C333B7" w14:textId="77777777" w:rsidR="00E140EB" w:rsidRPr="005819C4" w:rsidRDefault="00E140EB" w:rsidP="00E140EB">
      <w:pPr>
        <w:pStyle w:val="0020HeadingN1"/>
        <w:rPr>
          <w:lang w:val="es-MX"/>
        </w:rPr>
      </w:pPr>
      <w:bookmarkStart w:id="270" w:name="_Toc62737329"/>
      <w:bookmarkStart w:id="271" w:name="_Toc66441788"/>
      <w:bookmarkStart w:id="272" w:name="_Toc66451691"/>
      <w:r w:rsidRPr="005819C4">
        <w:rPr>
          <w:lang w:val="es-MX"/>
        </w:rPr>
        <w:t>Objetivo.</w:t>
      </w:r>
      <w:bookmarkEnd w:id="270"/>
      <w:bookmarkEnd w:id="271"/>
      <w:bookmarkEnd w:id="272"/>
    </w:p>
    <w:p w14:paraId="02A3C934" w14:textId="77777777" w:rsidR="00E140EB" w:rsidRPr="005819C4" w:rsidRDefault="00E140EB" w:rsidP="00E140EB">
      <w:pPr>
        <w:pStyle w:val="Sinespaciado"/>
        <w:jc w:val="both"/>
        <w:rPr>
          <w:rFonts w:ascii="Tahoma" w:eastAsia="Arial" w:hAnsi="Tahoma" w:cs="Tahoma"/>
          <w:sz w:val="24"/>
          <w:szCs w:val="24"/>
        </w:rPr>
      </w:pPr>
    </w:p>
    <w:p w14:paraId="606A7B92" w14:textId="77777777" w:rsidR="00E140EB" w:rsidRPr="005819C4" w:rsidRDefault="00E140EB" w:rsidP="00E140EB">
      <w:pPr>
        <w:pStyle w:val="Sinespaciado"/>
        <w:jc w:val="both"/>
        <w:rPr>
          <w:sz w:val="23"/>
          <w:szCs w:val="23"/>
        </w:rPr>
      </w:pPr>
      <w:r w:rsidRPr="005819C4">
        <w:rPr>
          <w:sz w:val="23"/>
          <w:szCs w:val="23"/>
        </w:rPr>
        <w:t>Establecer las reglas de negocio que podrán ser aplicables para establecer el Split de la orden, con base a criterios de proximidad para surtir los pedidos de manera eficiente.</w:t>
      </w:r>
    </w:p>
    <w:p w14:paraId="04E7820C" w14:textId="77777777" w:rsidR="00CA7EC0" w:rsidRPr="005819C4" w:rsidRDefault="00CA7EC0" w:rsidP="00E140EB">
      <w:pPr>
        <w:pStyle w:val="Sinespaciado"/>
        <w:jc w:val="both"/>
        <w:rPr>
          <w:rFonts w:ascii="Tahoma" w:eastAsia="Arial" w:hAnsi="Tahoma" w:cs="Tahoma"/>
          <w:sz w:val="24"/>
          <w:szCs w:val="24"/>
        </w:rPr>
      </w:pPr>
    </w:p>
    <w:p w14:paraId="70138C45" w14:textId="77777777" w:rsidR="00E140EB" w:rsidRPr="005819C4" w:rsidRDefault="00E140EB" w:rsidP="00E140EB">
      <w:pPr>
        <w:pStyle w:val="0020HeadingN1"/>
        <w:rPr>
          <w:lang w:val="es-MX"/>
        </w:rPr>
      </w:pPr>
      <w:bookmarkStart w:id="273" w:name="_Toc62737330"/>
      <w:bookmarkStart w:id="274" w:name="_Toc66441789"/>
      <w:bookmarkStart w:id="275" w:name="_Toc66451692"/>
      <w:r w:rsidRPr="005819C4">
        <w:rPr>
          <w:lang w:val="es-MX"/>
        </w:rPr>
        <w:lastRenderedPageBreak/>
        <w:t>Proceso de negocio SETC.</w:t>
      </w:r>
      <w:bookmarkEnd w:id="273"/>
      <w:bookmarkEnd w:id="274"/>
      <w:bookmarkEnd w:id="275"/>
    </w:p>
    <w:p w14:paraId="38F92A0E" w14:textId="77777777" w:rsidR="00E140EB" w:rsidRPr="005819C4" w:rsidRDefault="00E140EB" w:rsidP="00E140EB">
      <w:pPr>
        <w:pStyle w:val="Sinespaciado"/>
        <w:jc w:val="both"/>
        <w:rPr>
          <w:rFonts w:ascii="Tahoma" w:eastAsia="Arial" w:hAnsi="Tahoma" w:cs="Tahoma"/>
          <w:sz w:val="24"/>
          <w:szCs w:val="24"/>
        </w:rPr>
      </w:pPr>
    </w:p>
    <w:p w14:paraId="49CF1FA5" w14:textId="77777777"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sz w:val="24"/>
          <w:szCs w:val="24"/>
        </w:rPr>
        <w:t xml:space="preserve">Presentar y describir de forma general el proceso de negocio para la gestión de las ordenes de compra SETC Soriana. </w:t>
      </w:r>
    </w:p>
    <w:p w14:paraId="29FDDE80" w14:textId="77777777" w:rsidR="00E140EB" w:rsidRPr="005819C4" w:rsidRDefault="00E140EB" w:rsidP="00E140EB">
      <w:pPr>
        <w:pStyle w:val="Sinespaciado"/>
        <w:jc w:val="both"/>
        <w:rPr>
          <w:rFonts w:ascii="Tahoma" w:eastAsia="Arial" w:hAnsi="Tahoma" w:cs="Tahoma"/>
          <w:sz w:val="24"/>
          <w:szCs w:val="24"/>
        </w:rPr>
      </w:pPr>
    </w:p>
    <w:p w14:paraId="0B4D9B03" w14:textId="77777777"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b/>
          <w:sz w:val="24"/>
          <w:szCs w:val="24"/>
        </w:rPr>
        <w:t>Solo como referencia,</w:t>
      </w:r>
      <w:r w:rsidRPr="005819C4">
        <w:rPr>
          <w:rFonts w:ascii="Tahoma" w:eastAsia="Arial" w:hAnsi="Tahoma" w:cs="Tahoma"/>
          <w:sz w:val="24"/>
          <w:szCs w:val="24"/>
        </w:rPr>
        <w:t xml:space="preserve"> y sirva para establecer el contexto actual para SETC Soriana; que permita ir tomando nota de los cambios que sean necesarios para adecuarlo y cubra el scope del surtido por WMS + DST + DSV.</w:t>
      </w:r>
    </w:p>
    <w:p w14:paraId="3B4072A5"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4322CA48" wp14:editId="5BB9FCB6">
            <wp:extent cx="4141638" cy="3064934"/>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0643" cy="3071598"/>
                    </a:xfrm>
                    <a:prstGeom prst="rect">
                      <a:avLst/>
                    </a:prstGeom>
                    <a:noFill/>
                  </pic:spPr>
                </pic:pic>
              </a:graphicData>
            </a:graphic>
          </wp:inline>
        </w:drawing>
      </w:r>
    </w:p>
    <w:p w14:paraId="5F2EF5FB" w14:textId="7D7D2B9D" w:rsidR="00C135E5" w:rsidRDefault="00C135E5" w:rsidP="00E140EB">
      <w:pPr>
        <w:pStyle w:val="Sinespaciado"/>
        <w:jc w:val="both"/>
        <w:rPr>
          <w:ins w:id="276" w:author="eliseo gijon romero" w:date="2021-04-07T14:16:00Z"/>
          <w:rFonts w:ascii="Tahoma" w:eastAsia="Arial" w:hAnsi="Tahoma" w:cs="Tahoma"/>
          <w:sz w:val="24"/>
          <w:szCs w:val="24"/>
        </w:rPr>
      </w:pPr>
      <w:commentRangeStart w:id="277"/>
      <w:commentRangeStart w:id="278"/>
      <w:ins w:id="279" w:author="eliseo gijon romero" w:date="2021-04-07T14:20:00Z">
        <w:r>
          <w:rPr>
            <w:rFonts w:ascii="Tahoma" w:eastAsia="Arial" w:hAnsi="Tahoma" w:cs="Tahoma"/>
            <w:noProof/>
            <w:sz w:val="24"/>
            <w:szCs w:val="24"/>
          </w:rPr>
          <w:lastRenderedPageBreak/>
          <w:drawing>
            <wp:inline distT="0" distB="0" distL="0" distR="0" wp14:anchorId="0FF1B8BF" wp14:editId="1C4F2601">
              <wp:extent cx="6102350" cy="40722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2350" cy="4072255"/>
                      </a:xfrm>
                      <a:prstGeom prst="rect">
                        <a:avLst/>
                      </a:prstGeom>
                      <a:noFill/>
                    </pic:spPr>
                  </pic:pic>
                </a:graphicData>
              </a:graphic>
            </wp:inline>
          </w:drawing>
        </w:r>
      </w:ins>
      <w:del w:id="280" w:author="eliseo gijon romero" w:date="2021-04-07T14:20:00Z">
        <w:r w:rsidR="00E140EB" w:rsidRPr="005819C4" w:rsidDel="00C135E5">
          <w:rPr>
            <w:noProof/>
          </w:rPr>
          <w:drawing>
            <wp:inline distT="0" distB="0" distL="0" distR="0" wp14:anchorId="11650E31" wp14:editId="45FF3380">
              <wp:extent cx="6101715" cy="3625215"/>
              <wp:effectExtent l="0" t="0" r="0" b="0"/>
              <wp:docPr id="9" name="Imagen 9"/>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1715" cy="3625215"/>
                      </a:xfrm>
                      <a:prstGeom prst="rect">
                        <a:avLst/>
                      </a:prstGeom>
                      <a:noFill/>
                      <a:ln>
                        <a:noFill/>
                      </a:ln>
                    </pic:spPr>
                  </pic:pic>
                </a:graphicData>
              </a:graphic>
            </wp:inline>
          </w:drawing>
        </w:r>
      </w:del>
      <w:commentRangeEnd w:id="277"/>
      <w:r w:rsidR="005757F0">
        <w:rPr>
          <w:rStyle w:val="Refdecomentario"/>
          <w:rFonts w:eastAsia="Calibri"/>
        </w:rPr>
        <w:commentReference w:id="277"/>
      </w:r>
      <w:commentRangeEnd w:id="278"/>
      <w:r>
        <w:rPr>
          <w:rStyle w:val="Refdecomentario"/>
          <w:rFonts w:eastAsia="Calibri"/>
        </w:rPr>
        <w:commentReference w:id="278"/>
      </w:r>
      <w:ins w:id="281" w:author="Alcántara Ávila, Humberto" w:date="2021-03-18T14:35:00Z">
        <w:r w:rsidR="006E7CCD" w:rsidDel="006E7CCD">
          <w:rPr>
            <w:rFonts w:ascii="Tahoma" w:eastAsia="Arial" w:hAnsi="Tahoma" w:cs="Tahoma"/>
            <w:sz w:val="24"/>
            <w:szCs w:val="24"/>
          </w:rPr>
          <w:t xml:space="preserve"> </w:t>
        </w:r>
      </w:ins>
    </w:p>
    <w:p w14:paraId="327AF264" w14:textId="6A678CF0" w:rsidR="00E140EB" w:rsidRDefault="006E7CCD" w:rsidP="00E140EB">
      <w:pPr>
        <w:pStyle w:val="Sinespaciado"/>
        <w:jc w:val="both"/>
        <w:rPr>
          <w:rFonts w:ascii="Tahoma" w:eastAsia="Arial" w:hAnsi="Tahoma" w:cs="Tahoma"/>
          <w:sz w:val="24"/>
          <w:szCs w:val="24"/>
        </w:rPr>
      </w:pPr>
      <w:del w:id="282" w:author="Alcántara Ávila, Humberto" w:date="2021-03-18T14:35:00Z">
        <w:r w:rsidDel="006E7CCD">
          <w:rPr>
            <w:rFonts w:ascii="Tahoma" w:eastAsia="Arial" w:hAnsi="Tahoma" w:cs="Tahoma"/>
            <w:sz w:val="24"/>
            <w:szCs w:val="24"/>
          </w:rPr>
          <w:delText>j</w:delText>
        </w:r>
      </w:del>
    </w:p>
    <w:p w14:paraId="238222D3" w14:textId="77777777" w:rsidR="0075597B" w:rsidRDefault="0075597B" w:rsidP="00E140EB">
      <w:pPr>
        <w:pStyle w:val="Sinespaciado"/>
        <w:jc w:val="both"/>
        <w:rPr>
          <w:rFonts w:ascii="Tahoma" w:eastAsia="Arial" w:hAnsi="Tahoma" w:cs="Tahoma"/>
          <w:sz w:val="24"/>
          <w:szCs w:val="24"/>
        </w:rPr>
      </w:pPr>
    </w:p>
    <w:p w14:paraId="6AED46D8" w14:textId="62072A1E" w:rsidR="00197FA7" w:rsidRPr="005819C4" w:rsidDel="006E7CCD" w:rsidRDefault="00197FA7" w:rsidP="00E140EB">
      <w:pPr>
        <w:pStyle w:val="Sinespaciado"/>
        <w:jc w:val="both"/>
        <w:rPr>
          <w:del w:id="283" w:author="Alcántara Ávila, Humberto" w:date="2021-03-18T14:35:00Z"/>
          <w:rFonts w:ascii="Tahoma" w:eastAsia="Arial" w:hAnsi="Tahoma" w:cs="Tahoma"/>
          <w:sz w:val="24"/>
          <w:szCs w:val="24"/>
        </w:rPr>
      </w:pPr>
    </w:p>
    <w:p w14:paraId="7F60D1AF" w14:textId="0CA1CCEF"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sz w:val="24"/>
          <w:szCs w:val="24"/>
        </w:rPr>
        <w:t>Algunas pantallas base d</w:t>
      </w:r>
      <w:r w:rsidR="00197FA7" w:rsidRPr="005819C4">
        <w:rPr>
          <w:rFonts w:ascii="Tahoma" w:eastAsia="Arial" w:hAnsi="Tahoma" w:cs="Tahoma"/>
          <w:sz w:val="24"/>
          <w:szCs w:val="24"/>
        </w:rPr>
        <w:t>el sitio actual de OMS Mercurio.</w:t>
      </w:r>
    </w:p>
    <w:p w14:paraId="0920B5A0" w14:textId="77777777" w:rsidR="00DB6A86" w:rsidRPr="005819C4" w:rsidRDefault="00DB6A86" w:rsidP="00E140EB">
      <w:pPr>
        <w:pStyle w:val="Sinespaciado"/>
        <w:jc w:val="both"/>
        <w:rPr>
          <w:rFonts w:ascii="Tahoma" w:eastAsia="Arial" w:hAnsi="Tahoma" w:cs="Tahoma"/>
          <w:sz w:val="24"/>
          <w:szCs w:val="24"/>
        </w:rPr>
      </w:pPr>
    </w:p>
    <w:p w14:paraId="34D00D75" w14:textId="77777777" w:rsidR="00E140EB" w:rsidRPr="005819C4" w:rsidRDefault="00E140EB" w:rsidP="00E140EB">
      <w:pPr>
        <w:pStyle w:val="Sinespaciado"/>
        <w:jc w:val="both"/>
        <w:rPr>
          <w:rFonts w:ascii="Tahoma" w:eastAsia="Arial" w:hAnsi="Tahoma" w:cs="Tahoma"/>
          <w:i/>
          <w:sz w:val="24"/>
          <w:szCs w:val="24"/>
        </w:rPr>
      </w:pPr>
      <w:r w:rsidRPr="005819C4">
        <w:rPr>
          <w:rFonts w:ascii="Tahoma" w:eastAsia="Arial" w:hAnsi="Tahoma" w:cs="Tahoma"/>
          <w:i/>
          <w:sz w:val="24"/>
          <w:szCs w:val="24"/>
        </w:rPr>
        <w:t>Vista del administrador de ordenes:</w:t>
      </w:r>
    </w:p>
    <w:p w14:paraId="2CA1192C"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F3F8305" wp14:editId="629226C3">
            <wp:extent cx="5448300" cy="258318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8300" cy="2583180"/>
                    </a:xfrm>
                    <a:prstGeom prst="rect">
                      <a:avLst/>
                    </a:prstGeom>
                    <a:noFill/>
                  </pic:spPr>
                </pic:pic>
              </a:graphicData>
            </a:graphic>
          </wp:inline>
        </w:drawing>
      </w:r>
    </w:p>
    <w:p w14:paraId="3B4F7464" w14:textId="77777777" w:rsidR="00E140EB" w:rsidRPr="005819C4" w:rsidRDefault="00E140EB" w:rsidP="00E140EB">
      <w:pPr>
        <w:pStyle w:val="Sinespaciado"/>
        <w:jc w:val="both"/>
        <w:rPr>
          <w:rFonts w:ascii="Tahoma" w:eastAsia="Arial" w:hAnsi="Tahoma" w:cs="Tahoma"/>
          <w:sz w:val="24"/>
          <w:szCs w:val="24"/>
        </w:rPr>
      </w:pPr>
    </w:p>
    <w:p w14:paraId="46E48275" w14:textId="77777777" w:rsidR="00DB6A86" w:rsidRPr="005819C4" w:rsidRDefault="00DB6A86" w:rsidP="00E140EB">
      <w:pPr>
        <w:pStyle w:val="Sinespaciado"/>
        <w:jc w:val="both"/>
        <w:rPr>
          <w:rFonts w:ascii="Tahoma" w:eastAsia="Arial" w:hAnsi="Tahoma" w:cs="Tahoma"/>
          <w:sz w:val="24"/>
          <w:szCs w:val="24"/>
        </w:rPr>
      </w:pPr>
    </w:p>
    <w:p w14:paraId="476D9958" w14:textId="77777777" w:rsidR="00DB6A86" w:rsidRPr="005819C4" w:rsidRDefault="00DB6A86" w:rsidP="00E140EB">
      <w:pPr>
        <w:pStyle w:val="Sinespaciado"/>
        <w:jc w:val="both"/>
        <w:rPr>
          <w:rFonts w:ascii="Tahoma" w:eastAsia="Arial" w:hAnsi="Tahoma" w:cs="Tahoma"/>
          <w:sz w:val="24"/>
          <w:szCs w:val="24"/>
        </w:rPr>
      </w:pPr>
    </w:p>
    <w:p w14:paraId="52A0B2D0" w14:textId="77777777" w:rsidR="00DB6A86" w:rsidRPr="005819C4" w:rsidRDefault="00DB6A86" w:rsidP="00E140EB">
      <w:pPr>
        <w:pStyle w:val="Sinespaciado"/>
        <w:jc w:val="both"/>
        <w:rPr>
          <w:rFonts w:ascii="Tahoma" w:eastAsia="Arial" w:hAnsi="Tahoma" w:cs="Tahoma"/>
          <w:sz w:val="24"/>
          <w:szCs w:val="24"/>
        </w:rPr>
      </w:pPr>
    </w:p>
    <w:p w14:paraId="79F8BA56" w14:textId="77777777" w:rsidR="00DB6A86" w:rsidRPr="005819C4" w:rsidRDefault="00DB6A86" w:rsidP="00E140EB">
      <w:pPr>
        <w:pStyle w:val="Sinespaciado"/>
        <w:jc w:val="both"/>
        <w:rPr>
          <w:rFonts w:ascii="Tahoma" w:eastAsia="Arial" w:hAnsi="Tahoma" w:cs="Tahoma"/>
          <w:sz w:val="24"/>
          <w:szCs w:val="24"/>
        </w:rPr>
      </w:pPr>
    </w:p>
    <w:p w14:paraId="56118135" w14:textId="77777777" w:rsidR="00DB6A86" w:rsidRPr="005819C4" w:rsidRDefault="00DB6A86" w:rsidP="00E140EB">
      <w:pPr>
        <w:pStyle w:val="Sinespaciado"/>
        <w:jc w:val="both"/>
        <w:rPr>
          <w:rFonts w:ascii="Tahoma" w:eastAsia="Arial" w:hAnsi="Tahoma" w:cs="Tahoma"/>
          <w:sz w:val="24"/>
          <w:szCs w:val="24"/>
        </w:rPr>
      </w:pPr>
    </w:p>
    <w:p w14:paraId="7230FE23" w14:textId="77777777" w:rsidR="00E140EB" w:rsidRPr="005819C4" w:rsidRDefault="00E140EB" w:rsidP="00E140EB">
      <w:pPr>
        <w:pStyle w:val="Sinespaciado"/>
        <w:jc w:val="both"/>
        <w:rPr>
          <w:rFonts w:ascii="Tahoma" w:eastAsia="Arial" w:hAnsi="Tahoma" w:cs="Tahoma"/>
          <w:i/>
          <w:sz w:val="24"/>
          <w:szCs w:val="24"/>
        </w:rPr>
      </w:pPr>
      <w:r w:rsidRPr="005819C4">
        <w:rPr>
          <w:rFonts w:ascii="Tahoma" w:eastAsia="Arial" w:hAnsi="Tahoma" w:cs="Tahoma"/>
          <w:i/>
          <w:sz w:val="24"/>
          <w:szCs w:val="24"/>
        </w:rPr>
        <w:t>Detalle de la orden:</w:t>
      </w:r>
    </w:p>
    <w:p w14:paraId="5C926E70"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BE5FFC7" wp14:editId="61922F36">
            <wp:extent cx="5189220" cy="43586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9220" cy="4358640"/>
                    </a:xfrm>
                    <a:prstGeom prst="rect">
                      <a:avLst/>
                    </a:prstGeom>
                    <a:noFill/>
                  </pic:spPr>
                </pic:pic>
              </a:graphicData>
            </a:graphic>
          </wp:inline>
        </w:drawing>
      </w:r>
    </w:p>
    <w:p w14:paraId="78A3A3EA" w14:textId="77777777" w:rsidR="00E140EB" w:rsidRPr="005819C4" w:rsidRDefault="00E140EB" w:rsidP="00E140EB">
      <w:pPr>
        <w:pStyle w:val="Sinespaciado"/>
        <w:jc w:val="both"/>
        <w:rPr>
          <w:rFonts w:ascii="Tahoma" w:eastAsia="Arial" w:hAnsi="Tahoma" w:cs="Tahoma"/>
          <w:sz w:val="24"/>
          <w:szCs w:val="24"/>
        </w:rPr>
      </w:pPr>
    </w:p>
    <w:p w14:paraId="4074C932" w14:textId="77777777" w:rsidR="00CA7EC0" w:rsidRPr="005819C4" w:rsidRDefault="00CA7EC0" w:rsidP="00E140EB">
      <w:pPr>
        <w:pStyle w:val="Sinespaciado"/>
        <w:jc w:val="both"/>
        <w:rPr>
          <w:rFonts w:ascii="Tahoma" w:eastAsia="Arial" w:hAnsi="Tahoma" w:cs="Tahoma"/>
          <w:sz w:val="24"/>
          <w:szCs w:val="24"/>
        </w:rPr>
      </w:pPr>
    </w:p>
    <w:p w14:paraId="38D4310F" w14:textId="77777777"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sz w:val="24"/>
          <w:szCs w:val="24"/>
        </w:rPr>
        <w:t>Surtidor:</w:t>
      </w:r>
    </w:p>
    <w:p w14:paraId="3F6AD967"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402A141E" wp14:editId="29529326">
            <wp:extent cx="4488180" cy="220980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8180" cy="2209800"/>
                    </a:xfrm>
                    <a:prstGeom prst="rect">
                      <a:avLst/>
                    </a:prstGeom>
                    <a:noFill/>
                  </pic:spPr>
                </pic:pic>
              </a:graphicData>
            </a:graphic>
          </wp:inline>
        </w:drawing>
      </w:r>
    </w:p>
    <w:p w14:paraId="01230CCE" w14:textId="77777777" w:rsidR="00E140EB" w:rsidRPr="005819C4" w:rsidRDefault="00E140EB" w:rsidP="00E140EB">
      <w:pPr>
        <w:pStyle w:val="Sinespaciado"/>
        <w:jc w:val="both"/>
        <w:rPr>
          <w:rFonts w:ascii="Tahoma" w:eastAsia="Arial" w:hAnsi="Tahoma" w:cs="Tahoma"/>
          <w:sz w:val="24"/>
          <w:szCs w:val="24"/>
        </w:rPr>
      </w:pPr>
    </w:p>
    <w:p w14:paraId="7896B3C7" w14:textId="77777777" w:rsidR="00DB6A86" w:rsidRPr="005819C4" w:rsidRDefault="00DB6A86" w:rsidP="00E140EB">
      <w:pPr>
        <w:pStyle w:val="Sinespaciado"/>
        <w:jc w:val="both"/>
        <w:rPr>
          <w:rFonts w:ascii="Tahoma" w:eastAsia="Arial" w:hAnsi="Tahoma" w:cs="Tahoma"/>
          <w:sz w:val="24"/>
          <w:szCs w:val="24"/>
        </w:rPr>
      </w:pPr>
    </w:p>
    <w:p w14:paraId="487BDE37" w14:textId="77777777" w:rsidR="00DB6A86" w:rsidRPr="005819C4" w:rsidRDefault="00DB6A86" w:rsidP="00E140EB">
      <w:pPr>
        <w:pStyle w:val="Sinespaciado"/>
        <w:jc w:val="both"/>
        <w:rPr>
          <w:rFonts w:ascii="Tahoma" w:eastAsia="Arial" w:hAnsi="Tahoma" w:cs="Tahoma"/>
          <w:sz w:val="24"/>
          <w:szCs w:val="24"/>
        </w:rPr>
      </w:pPr>
    </w:p>
    <w:p w14:paraId="5308C6CF" w14:textId="77777777" w:rsidR="00DB6A86" w:rsidRPr="005819C4" w:rsidRDefault="00DB6A86" w:rsidP="00E140EB">
      <w:pPr>
        <w:pStyle w:val="Sinespaciado"/>
        <w:jc w:val="both"/>
        <w:rPr>
          <w:rFonts w:ascii="Tahoma" w:eastAsia="Arial" w:hAnsi="Tahoma" w:cs="Tahoma"/>
          <w:sz w:val="24"/>
          <w:szCs w:val="24"/>
        </w:rPr>
      </w:pPr>
    </w:p>
    <w:p w14:paraId="668543A2" w14:textId="77777777" w:rsidR="00DB6A86" w:rsidRPr="005819C4" w:rsidRDefault="00DB6A86" w:rsidP="00E140EB">
      <w:pPr>
        <w:pStyle w:val="Sinespaciado"/>
        <w:jc w:val="both"/>
        <w:rPr>
          <w:rFonts w:ascii="Tahoma" w:eastAsia="Arial" w:hAnsi="Tahoma" w:cs="Tahoma"/>
          <w:sz w:val="24"/>
          <w:szCs w:val="24"/>
        </w:rPr>
      </w:pPr>
    </w:p>
    <w:p w14:paraId="38AED9C8" w14:textId="77777777" w:rsidR="00E140EB" w:rsidRPr="005819C4" w:rsidRDefault="00E140EB" w:rsidP="00E140EB">
      <w:pPr>
        <w:pStyle w:val="0020HeadingN1"/>
        <w:rPr>
          <w:lang w:val="es-MX"/>
        </w:rPr>
      </w:pPr>
      <w:bookmarkStart w:id="284" w:name="_Toc66441790"/>
      <w:bookmarkStart w:id="285" w:name="_Toc66451693"/>
      <w:r w:rsidRPr="005819C4">
        <w:rPr>
          <w:lang w:val="es-MX"/>
        </w:rPr>
        <w:t>Proceso OMS WMS propuesto</w:t>
      </w:r>
      <w:bookmarkEnd w:id="284"/>
      <w:bookmarkEnd w:id="285"/>
    </w:p>
    <w:p w14:paraId="53716F1C" w14:textId="4ADCF4A1"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Se muestra el flujo actual de OMS WMS</w:t>
      </w:r>
      <w:r w:rsidR="000345E3" w:rsidRPr="005819C4">
        <w:rPr>
          <w:rFonts w:ascii="Tahoma" w:eastAsia="Arial" w:hAnsi="Tahoma" w:cs="Tahoma"/>
          <w:sz w:val="24"/>
          <w:szCs w:val="24"/>
        </w:rPr>
        <w:t xml:space="preserve"> CEDIS</w:t>
      </w:r>
      <w:r w:rsidRPr="005819C4">
        <w:rPr>
          <w:rFonts w:ascii="Tahoma" w:eastAsia="Arial" w:hAnsi="Tahoma" w:cs="Tahoma"/>
          <w:sz w:val="24"/>
          <w:szCs w:val="24"/>
        </w:rPr>
        <w:t xml:space="preserve">, para establecer el contexto bajo el cual se pueden comentar los pasos a seguir para construir el flujo en OMS que soporte WMS y su cadena de </w:t>
      </w:r>
      <w:commentRangeStart w:id="286"/>
      <w:commentRangeStart w:id="287"/>
      <w:r w:rsidRPr="005819C4">
        <w:rPr>
          <w:rFonts w:ascii="Tahoma" w:eastAsia="Arial" w:hAnsi="Tahoma" w:cs="Tahoma"/>
          <w:sz w:val="24"/>
          <w:szCs w:val="24"/>
        </w:rPr>
        <w:t>procesos</w:t>
      </w:r>
      <w:commentRangeEnd w:id="286"/>
      <w:r w:rsidR="00B900FD">
        <w:rPr>
          <w:rStyle w:val="Refdecomentario"/>
          <w:rFonts w:eastAsia="Calibri"/>
        </w:rPr>
        <w:commentReference w:id="286"/>
      </w:r>
      <w:commentRangeEnd w:id="287"/>
      <w:r w:rsidR="00C135E5">
        <w:rPr>
          <w:rStyle w:val="Refdecomentario"/>
          <w:rFonts w:eastAsia="Calibri"/>
        </w:rPr>
        <w:commentReference w:id="287"/>
      </w:r>
      <w:r w:rsidRPr="005819C4">
        <w:rPr>
          <w:rFonts w:ascii="Tahoma" w:eastAsia="Arial" w:hAnsi="Tahoma" w:cs="Tahoma"/>
          <w:sz w:val="24"/>
          <w:szCs w:val="24"/>
        </w:rPr>
        <w:t>.</w:t>
      </w:r>
    </w:p>
    <w:p w14:paraId="41C057D1" w14:textId="77777777" w:rsidR="00E140EB" w:rsidRPr="005819C4" w:rsidRDefault="00E140EB" w:rsidP="00E140EB">
      <w:pPr>
        <w:jc w:val="both"/>
        <w:rPr>
          <w:rFonts w:ascii="Montserrat Light" w:hAnsi="Montserrat Light"/>
        </w:rPr>
      </w:pPr>
    </w:p>
    <w:p w14:paraId="13D9A7BB" w14:textId="79A35FFD" w:rsidR="00E140EB" w:rsidRDefault="00E140EB" w:rsidP="00CA7EC0">
      <w:pPr>
        <w:jc w:val="center"/>
        <w:rPr>
          <w:ins w:id="288" w:author="Alcántara Ávila, Humberto" w:date="2021-03-22T15:07:00Z"/>
          <w:rFonts w:ascii="Montserrat Light" w:hAnsi="Montserrat Light"/>
        </w:rPr>
      </w:pPr>
      <w:del w:id="289" w:author="Alcántara Ávila, Humberto" w:date="2021-03-22T15:07:00Z">
        <w:r w:rsidRPr="005819C4" w:rsidDel="003464C7">
          <w:rPr>
            <w:rFonts w:ascii="Montserrat Light" w:hAnsi="Montserrat Light"/>
            <w:noProof/>
          </w:rPr>
          <w:drawing>
            <wp:inline distT="0" distB="0" distL="0" distR="0" wp14:anchorId="5FE3E0E2" wp14:editId="09983004">
              <wp:extent cx="6461760" cy="37033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61760" cy="3703320"/>
                      </a:xfrm>
                      <a:prstGeom prst="rect">
                        <a:avLst/>
                      </a:prstGeom>
                      <a:noFill/>
                    </pic:spPr>
                  </pic:pic>
                </a:graphicData>
              </a:graphic>
            </wp:inline>
          </w:drawing>
        </w:r>
      </w:del>
    </w:p>
    <w:p w14:paraId="58C3C2B5" w14:textId="77777777" w:rsidR="003464C7" w:rsidRPr="005819C4" w:rsidRDefault="003464C7" w:rsidP="00CA7EC0">
      <w:pPr>
        <w:jc w:val="center"/>
        <w:rPr>
          <w:rFonts w:ascii="Montserrat Light" w:hAnsi="Montserrat Light"/>
        </w:rPr>
      </w:pPr>
    </w:p>
    <w:p w14:paraId="622B51B9" w14:textId="63559D5D" w:rsidR="00E140EB" w:rsidRDefault="003464C7" w:rsidP="00E140EB">
      <w:pPr>
        <w:pStyle w:val="Sinespaciado"/>
        <w:jc w:val="both"/>
        <w:rPr>
          <w:rFonts w:ascii="Tahoma" w:eastAsia="Arial" w:hAnsi="Tahoma" w:cs="Tahoma"/>
          <w:sz w:val="24"/>
          <w:szCs w:val="24"/>
        </w:rPr>
      </w:pPr>
      <w:ins w:id="290" w:author="Alcántara Ávila, Humberto" w:date="2021-03-22T15:08:00Z">
        <w:r>
          <w:rPr>
            <w:noProof/>
          </w:rPr>
          <w:drawing>
            <wp:inline distT="0" distB="0" distL="0" distR="0" wp14:anchorId="6682E042" wp14:editId="45E23E42">
              <wp:extent cx="5507355" cy="3169285"/>
              <wp:effectExtent l="0" t="0" r="0" b="0"/>
              <wp:docPr id="16" name="Imagen 16"/>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7355" cy="3169285"/>
                      </a:xfrm>
                      <a:prstGeom prst="rect">
                        <a:avLst/>
                      </a:prstGeom>
                      <a:noFill/>
                      <a:ln>
                        <a:noFill/>
                      </a:ln>
                    </pic:spPr>
                  </pic:pic>
                </a:graphicData>
              </a:graphic>
            </wp:inline>
          </w:drawing>
        </w:r>
      </w:ins>
    </w:p>
    <w:p w14:paraId="22F0F4C1" w14:textId="77777777" w:rsidR="00A76B61" w:rsidRDefault="00A76B61" w:rsidP="00E140EB">
      <w:pPr>
        <w:pStyle w:val="Sinespaciado"/>
        <w:jc w:val="both"/>
        <w:rPr>
          <w:rFonts w:ascii="Tahoma" w:eastAsia="Arial" w:hAnsi="Tahoma" w:cs="Tahoma"/>
          <w:sz w:val="24"/>
          <w:szCs w:val="24"/>
        </w:rPr>
      </w:pPr>
    </w:p>
    <w:p w14:paraId="10EA6336" w14:textId="77777777" w:rsidR="00A76B61" w:rsidRPr="005819C4" w:rsidRDefault="00A76B61" w:rsidP="00E140EB">
      <w:pPr>
        <w:pStyle w:val="Sinespaciado"/>
        <w:jc w:val="both"/>
        <w:rPr>
          <w:rFonts w:ascii="Tahoma" w:eastAsia="Arial" w:hAnsi="Tahoma" w:cs="Tahoma"/>
          <w:sz w:val="24"/>
          <w:szCs w:val="24"/>
        </w:rPr>
      </w:pPr>
      <w:bookmarkStart w:id="291" w:name="_GoBack"/>
      <w:bookmarkEnd w:id="291"/>
    </w:p>
    <w:p w14:paraId="32EB07C4" w14:textId="77777777" w:rsidR="00E140EB" w:rsidRPr="005819C4" w:rsidRDefault="00E140EB" w:rsidP="00E140EB">
      <w:pPr>
        <w:pStyle w:val="Sinespaciado"/>
        <w:jc w:val="both"/>
        <w:rPr>
          <w:rFonts w:ascii="Tahoma" w:eastAsia="Arial" w:hAnsi="Tahoma" w:cs="Tahoma"/>
          <w:i/>
          <w:sz w:val="24"/>
          <w:szCs w:val="24"/>
        </w:rPr>
      </w:pPr>
      <w:r w:rsidRPr="005819C4">
        <w:rPr>
          <w:rFonts w:ascii="Tahoma" w:eastAsia="Arial" w:hAnsi="Tahoma" w:cs="Tahoma"/>
          <w:i/>
          <w:sz w:val="24"/>
          <w:szCs w:val="24"/>
        </w:rPr>
        <w:t>Sobre esta base, se espera ajustar lo necesario para cubrir las necesidades adicionales que el Team de operaciones compartirá.</w:t>
      </w:r>
    </w:p>
    <w:p w14:paraId="7D95B0B5" w14:textId="77777777" w:rsidR="00E140EB" w:rsidRPr="005819C4" w:rsidRDefault="00E140EB" w:rsidP="00E140EB">
      <w:pPr>
        <w:pStyle w:val="Sinespaciado"/>
        <w:jc w:val="both"/>
        <w:rPr>
          <w:rFonts w:ascii="Tahoma" w:eastAsia="Arial" w:hAnsi="Tahoma" w:cs="Tahoma"/>
          <w:i/>
          <w:sz w:val="24"/>
          <w:szCs w:val="24"/>
        </w:rPr>
      </w:pPr>
    </w:p>
    <w:p w14:paraId="7E3E0268" w14:textId="77777777" w:rsidR="00E140EB" w:rsidRPr="005819C4" w:rsidRDefault="00E140EB" w:rsidP="00E140EB">
      <w:pPr>
        <w:pStyle w:val="0020HeadingN1"/>
        <w:rPr>
          <w:lang w:val="es-MX"/>
        </w:rPr>
      </w:pPr>
      <w:bookmarkStart w:id="292" w:name="_Toc66441791"/>
      <w:bookmarkStart w:id="293" w:name="_Toc66451694"/>
      <w:r w:rsidRPr="005819C4">
        <w:rPr>
          <w:lang w:val="es-MX"/>
        </w:rPr>
        <w:t xml:space="preserve">Contexto base para definir el </w:t>
      </w:r>
      <w:commentRangeStart w:id="294"/>
      <w:commentRangeStart w:id="295"/>
      <w:r w:rsidRPr="005819C4">
        <w:rPr>
          <w:lang w:val="es-MX"/>
        </w:rPr>
        <w:t>split</w:t>
      </w:r>
      <w:bookmarkEnd w:id="292"/>
      <w:bookmarkEnd w:id="293"/>
      <w:commentRangeEnd w:id="294"/>
      <w:r w:rsidR="00327F98">
        <w:rPr>
          <w:rStyle w:val="Refdecomentario"/>
          <w:b w:val="0"/>
          <w:kern w:val="0"/>
          <w:lang w:val="es-MX" w:eastAsia="es-MX"/>
        </w:rPr>
        <w:commentReference w:id="294"/>
      </w:r>
      <w:commentRangeEnd w:id="295"/>
      <w:r w:rsidR="00B65AB7">
        <w:rPr>
          <w:rStyle w:val="Refdecomentario"/>
          <w:b w:val="0"/>
          <w:kern w:val="0"/>
          <w:lang w:val="es-MX" w:eastAsia="es-MX"/>
        </w:rPr>
        <w:commentReference w:id="295"/>
      </w:r>
    </w:p>
    <w:p w14:paraId="21809909" w14:textId="77777777" w:rsidR="00DB6A86" w:rsidRPr="005819C4" w:rsidRDefault="00DB6A86" w:rsidP="00BF4176">
      <w:pPr>
        <w:pStyle w:val="Sinespaciado"/>
        <w:rPr>
          <w:rFonts w:ascii="Tahoma" w:eastAsia="Arial" w:hAnsi="Tahoma" w:cs="Tahoma"/>
          <w:sz w:val="24"/>
          <w:szCs w:val="24"/>
        </w:rPr>
      </w:pPr>
    </w:p>
    <w:p w14:paraId="73DE49B8" w14:textId="77777777" w:rsidR="00BF4176" w:rsidRPr="005819C4" w:rsidRDefault="00BF4176" w:rsidP="00BF4176">
      <w:pPr>
        <w:pStyle w:val="Sinespaciado"/>
        <w:rPr>
          <w:rFonts w:ascii="Tahoma" w:eastAsia="Arial" w:hAnsi="Tahoma" w:cs="Tahoma"/>
          <w:sz w:val="24"/>
          <w:szCs w:val="24"/>
        </w:rPr>
      </w:pPr>
      <w:r w:rsidRPr="005819C4">
        <w:rPr>
          <w:rFonts w:ascii="Tahoma" w:eastAsia="Arial" w:hAnsi="Tahoma" w:cs="Tahoma"/>
          <w:sz w:val="24"/>
          <w:szCs w:val="24"/>
        </w:rPr>
        <w:t>En todo caso, es necesario conocer los atributos del producto/articulo y la información del domicilio donde se entregara el envío de la orden.</w:t>
      </w:r>
    </w:p>
    <w:p w14:paraId="423E876D" w14:textId="77777777" w:rsidR="00BF4176" w:rsidRPr="005819C4" w:rsidRDefault="00BF4176" w:rsidP="00E140EB">
      <w:pPr>
        <w:pStyle w:val="Sinespaciado"/>
        <w:rPr>
          <w:rFonts w:ascii="Tahoma" w:eastAsia="Arial" w:hAnsi="Tahoma" w:cs="Tahoma"/>
          <w:sz w:val="24"/>
          <w:szCs w:val="24"/>
        </w:rPr>
      </w:pPr>
    </w:p>
    <w:p w14:paraId="64073996" w14:textId="57437724" w:rsidR="00BF4176" w:rsidRPr="005819C4" w:rsidRDefault="00BF4176" w:rsidP="00E140EB">
      <w:pPr>
        <w:pStyle w:val="Sinespaciado"/>
        <w:rPr>
          <w:rFonts w:ascii="Tahoma" w:eastAsia="Arial" w:hAnsi="Tahoma" w:cs="Tahoma"/>
          <w:sz w:val="24"/>
          <w:szCs w:val="24"/>
        </w:rPr>
      </w:pPr>
      <w:r w:rsidRPr="005819C4">
        <w:rPr>
          <w:rFonts w:ascii="Tahoma" w:eastAsia="Arial" w:hAnsi="Tahoma" w:cs="Tahoma"/>
          <w:sz w:val="24"/>
          <w:szCs w:val="24"/>
        </w:rPr>
        <w:t>Con esta información es posible determinar 2 puntos importantes:</w:t>
      </w:r>
    </w:p>
    <w:p w14:paraId="523E90B2" w14:textId="24A438BC" w:rsidR="00BF4176" w:rsidRPr="005819C4" w:rsidRDefault="00BF4176" w:rsidP="00BF4176">
      <w:pPr>
        <w:pStyle w:val="Sinespaciado"/>
        <w:numPr>
          <w:ilvl w:val="0"/>
          <w:numId w:val="32"/>
        </w:numPr>
        <w:rPr>
          <w:rFonts w:ascii="Tahoma" w:eastAsia="Arial" w:hAnsi="Tahoma" w:cs="Tahoma"/>
          <w:sz w:val="24"/>
          <w:szCs w:val="24"/>
        </w:rPr>
      </w:pPr>
      <w:r w:rsidRPr="005819C4">
        <w:rPr>
          <w:rFonts w:ascii="Tahoma" w:eastAsia="Arial" w:hAnsi="Tahoma" w:cs="Tahoma"/>
          <w:sz w:val="24"/>
          <w:szCs w:val="24"/>
        </w:rPr>
        <w:t>El art</w:t>
      </w:r>
      <w:r w:rsidR="00F3267D" w:rsidRPr="005819C4">
        <w:rPr>
          <w:rFonts w:ascii="Tahoma" w:eastAsia="Arial" w:hAnsi="Tahoma" w:cs="Tahoma"/>
          <w:sz w:val="24"/>
          <w:szCs w:val="24"/>
        </w:rPr>
        <w:t>í</w:t>
      </w:r>
      <w:r w:rsidRPr="005819C4">
        <w:rPr>
          <w:rFonts w:ascii="Tahoma" w:eastAsia="Arial" w:hAnsi="Tahoma" w:cs="Tahoma"/>
          <w:sz w:val="24"/>
          <w:szCs w:val="24"/>
        </w:rPr>
        <w:t>culo por volumen califica como BigTicket, en cuyo caso se hace un Split para este producto; con la finalidad de proporcionar la mejor opción por logística de entrega.</w:t>
      </w:r>
    </w:p>
    <w:p w14:paraId="04392356" w14:textId="42A33BBD" w:rsidR="00BF4176" w:rsidRPr="005819C4" w:rsidRDefault="00BF4176" w:rsidP="00511FE5">
      <w:pPr>
        <w:pStyle w:val="Sinespaciado"/>
        <w:numPr>
          <w:ilvl w:val="0"/>
          <w:numId w:val="32"/>
        </w:numPr>
        <w:rPr>
          <w:rFonts w:ascii="Tahoma" w:eastAsia="Arial" w:hAnsi="Tahoma" w:cs="Tahoma"/>
          <w:sz w:val="24"/>
          <w:szCs w:val="24"/>
        </w:rPr>
      </w:pPr>
      <w:r w:rsidRPr="005819C4">
        <w:rPr>
          <w:rFonts w:ascii="Tahoma" w:eastAsia="Arial" w:hAnsi="Tahoma" w:cs="Tahoma"/>
          <w:sz w:val="24"/>
          <w:szCs w:val="24"/>
        </w:rPr>
        <w:t>El art</w:t>
      </w:r>
      <w:r w:rsidR="00F3267D" w:rsidRPr="005819C4">
        <w:rPr>
          <w:rFonts w:ascii="Tahoma" w:eastAsia="Arial" w:hAnsi="Tahoma" w:cs="Tahoma"/>
          <w:sz w:val="24"/>
          <w:szCs w:val="24"/>
        </w:rPr>
        <w:t>í</w:t>
      </w:r>
      <w:r w:rsidRPr="005819C4">
        <w:rPr>
          <w:rFonts w:ascii="Tahoma" w:eastAsia="Arial" w:hAnsi="Tahoma" w:cs="Tahoma"/>
          <w:sz w:val="24"/>
          <w:szCs w:val="24"/>
        </w:rPr>
        <w:t xml:space="preserve">culo </w:t>
      </w:r>
      <w:r w:rsidR="00F3267D" w:rsidRPr="005819C4">
        <w:rPr>
          <w:rFonts w:ascii="Tahoma" w:eastAsia="Arial" w:hAnsi="Tahoma" w:cs="Tahoma"/>
          <w:sz w:val="24"/>
          <w:szCs w:val="24"/>
        </w:rPr>
        <w:t>pertenece a los catálogos extendidos de tienda.</w:t>
      </w:r>
    </w:p>
    <w:p w14:paraId="1E27444B" w14:textId="77777777" w:rsidR="00F3267D" w:rsidRPr="005819C4" w:rsidRDefault="00F3267D" w:rsidP="00F3267D">
      <w:pPr>
        <w:pStyle w:val="Sinespaciado"/>
        <w:rPr>
          <w:rFonts w:ascii="Tahoma" w:eastAsia="Arial" w:hAnsi="Tahoma" w:cs="Tahoma"/>
          <w:sz w:val="24"/>
          <w:szCs w:val="24"/>
        </w:rPr>
      </w:pPr>
    </w:p>
    <w:p w14:paraId="6373A4B8" w14:textId="109AFB37" w:rsidR="00F3267D" w:rsidRPr="005819C4" w:rsidRDefault="00F3267D" w:rsidP="00F3267D">
      <w:pPr>
        <w:pStyle w:val="Sinespaciado"/>
        <w:rPr>
          <w:rFonts w:ascii="Tahoma" w:eastAsia="Arial" w:hAnsi="Tahoma" w:cs="Tahoma"/>
          <w:sz w:val="24"/>
          <w:szCs w:val="24"/>
        </w:rPr>
      </w:pPr>
      <w:r w:rsidRPr="005819C4">
        <w:rPr>
          <w:rFonts w:ascii="Tahoma" w:eastAsia="Arial" w:hAnsi="Tahoma" w:cs="Tahoma"/>
          <w:sz w:val="24"/>
          <w:szCs w:val="24"/>
        </w:rPr>
        <w:lastRenderedPageBreak/>
        <w:t>Lo siguiente es determinar la mejor opción para el surtido de los productos.</w:t>
      </w:r>
    </w:p>
    <w:p w14:paraId="1F2B54A9" w14:textId="77777777" w:rsidR="00F3267D" w:rsidRPr="005819C4" w:rsidRDefault="00F3267D" w:rsidP="00F3267D">
      <w:pPr>
        <w:pStyle w:val="Sinespaciado"/>
        <w:rPr>
          <w:rFonts w:ascii="Tahoma" w:eastAsia="Arial" w:hAnsi="Tahoma" w:cs="Tahoma"/>
          <w:sz w:val="24"/>
          <w:szCs w:val="24"/>
        </w:rPr>
      </w:pPr>
    </w:p>
    <w:p w14:paraId="14FF1DC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Un pedido puede contener productos que pertenecen al inventario común de tienda, o a los llamados catálogos extendidos de tienda.</w:t>
      </w:r>
    </w:p>
    <w:p w14:paraId="5A688AC8" w14:textId="77777777" w:rsidR="00BF4176" w:rsidRPr="005819C4" w:rsidRDefault="00BF4176" w:rsidP="00E140EB">
      <w:pPr>
        <w:pStyle w:val="Sinespaciado"/>
        <w:rPr>
          <w:rFonts w:ascii="Tahoma" w:eastAsia="Arial" w:hAnsi="Tahoma" w:cs="Tahoma"/>
          <w:sz w:val="24"/>
          <w:szCs w:val="24"/>
        </w:rPr>
      </w:pPr>
    </w:p>
    <w:p w14:paraId="2FD513C1"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Los catálogos extendidos de tienda, pueden contener categorías específicas de productos como vinos, línea blanca, etc.</w:t>
      </w:r>
    </w:p>
    <w:p w14:paraId="1C63A862" w14:textId="77777777" w:rsidR="00E140EB" w:rsidRPr="005819C4" w:rsidRDefault="00E140EB" w:rsidP="00E140EB">
      <w:pPr>
        <w:pStyle w:val="Sinespaciado"/>
        <w:rPr>
          <w:rFonts w:ascii="Tahoma" w:eastAsia="Arial" w:hAnsi="Tahoma" w:cs="Tahoma"/>
          <w:sz w:val="24"/>
          <w:szCs w:val="24"/>
        </w:rPr>
      </w:pPr>
    </w:p>
    <w:p w14:paraId="363F863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Usualmente estos catálogos son atendidos por WMS / Tienda (DST) / Vendor (DSV).</w:t>
      </w:r>
    </w:p>
    <w:p w14:paraId="3E0C411F" w14:textId="77777777" w:rsidR="00E140EB" w:rsidRPr="005819C4" w:rsidRDefault="00E140EB" w:rsidP="00E140EB">
      <w:pPr>
        <w:pStyle w:val="Sinespaciado"/>
        <w:rPr>
          <w:rFonts w:ascii="Tahoma" w:eastAsia="Arial" w:hAnsi="Tahoma" w:cs="Tahoma"/>
          <w:sz w:val="24"/>
          <w:szCs w:val="24"/>
        </w:rPr>
      </w:pPr>
    </w:p>
    <w:p w14:paraId="772B1FFE"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Ahora, para llegar a la definición sobre que productos de la orden principal, se pueden separar (Split) para hacer el surtido más eficiente acorde a la logística de Soriana; se den tomar en cuenta algunos puntos:</w:t>
      </w:r>
    </w:p>
    <w:p w14:paraId="3DE5BC81" w14:textId="77777777" w:rsidR="00F3267D" w:rsidRPr="005819C4" w:rsidRDefault="00F3267D" w:rsidP="00F3267D">
      <w:pPr>
        <w:pStyle w:val="Sinespaciado"/>
        <w:numPr>
          <w:ilvl w:val="0"/>
          <w:numId w:val="34"/>
        </w:numPr>
        <w:rPr>
          <w:rFonts w:ascii="Tahoma" w:eastAsia="Arial" w:hAnsi="Tahoma" w:cs="Tahoma"/>
          <w:b/>
          <w:i/>
          <w:sz w:val="24"/>
          <w:szCs w:val="24"/>
        </w:rPr>
      </w:pPr>
      <w:r w:rsidRPr="005819C4">
        <w:rPr>
          <w:rFonts w:ascii="Tahoma" w:eastAsia="Arial" w:hAnsi="Tahoma" w:cs="Tahoma"/>
          <w:b/>
          <w:i/>
          <w:sz w:val="24"/>
          <w:szCs w:val="24"/>
        </w:rPr>
        <w:t>Split por volumen del artículo con base a dimensiones.</w:t>
      </w:r>
    </w:p>
    <w:p w14:paraId="317D6FEA" w14:textId="63CB09DD" w:rsidR="00F3267D" w:rsidRDefault="00F3267D" w:rsidP="00F3267D">
      <w:pPr>
        <w:pStyle w:val="Sinespaciado"/>
        <w:ind w:left="720"/>
        <w:rPr>
          <w:ins w:id="296" w:author="eliseo gijon romero" w:date="2021-04-07T14:28:00Z"/>
          <w:rFonts w:ascii="Tahoma" w:eastAsia="Arial" w:hAnsi="Tahoma" w:cs="Tahoma"/>
          <w:sz w:val="24"/>
          <w:szCs w:val="24"/>
        </w:rPr>
      </w:pPr>
      <w:r w:rsidRPr="005819C4">
        <w:rPr>
          <w:rFonts w:ascii="Tahoma" w:eastAsia="Arial" w:hAnsi="Tahoma" w:cs="Tahoma"/>
          <w:sz w:val="24"/>
          <w:szCs w:val="24"/>
        </w:rPr>
        <w:t>Con base a las dimensiones Alto, Largo, Ancho; se calcula el volumen del artículo</w:t>
      </w:r>
      <w:ins w:id="297" w:author="eliseo gijon romero" w:date="2021-04-07T14:27:00Z">
        <w:r w:rsidR="00384111">
          <w:rPr>
            <w:rFonts w:ascii="Tahoma" w:eastAsia="Arial" w:hAnsi="Tahoma" w:cs="Tahoma"/>
            <w:sz w:val="24"/>
            <w:szCs w:val="24"/>
          </w:rPr>
          <w:t xml:space="preserve">, y se divide por el factor que usan las </w:t>
        </w:r>
      </w:ins>
      <w:ins w:id="298" w:author="eliseo gijon romero" w:date="2021-04-07T14:28:00Z">
        <w:r w:rsidR="00384111">
          <w:rPr>
            <w:rFonts w:ascii="Tahoma" w:eastAsia="Arial" w:hAnsi="Tahoma" w:cs="Tahoma"/>
            <w:sz w:val="24"/>
            <w:szCs w:val="24"/>
          </w:rPr>
          <w:t>paqueterías</w:t>
        </w:r>
      </w:ins>
      <w:ins w:id="299" w:author="eliseo gijon romero" w:date="2021-04-07T14:27:00Z">
        <w:r w:rsidR="00384111">
          <w:rPr>
            <w:rFonts w:ascii="Tahoma" w:eastAsia="Arial" w:hAnsi="Tahoma" w:cs="Tahoma"/>
            <w:sz w:val="24"/>
            <w:szCs w:val="24"/>
          </w:rPr>
          <w:t xml:space="preserve"> </w:t>
        </w:r>
      </w:ins>
      <w:ins w:id="300" w:author="eliseo gijon romero" w:date="2021-04-07T14:28:00Z">
        <w:r w:rsidR="00384111">
          <w:rPr>
            <w:rFonts w:ascii="Tahoma" w:eastAsia="Arial" w:hAnsi="Tahoma" w:cs="Tahoma"/>
            <w:sz w:val="24"/>
            <w:szCs w:val="24"/>
          </w:rPr>
          <w:t>(5000)</w:t>
        </w:r>
      </w:ins>
      <w:r w:rsidRPr="005819C4">
        <w:rPr>
          <w:rFonts w:ascii="Tahoma" w:eastAsia="Arial" w:hAnsi="Tahoma" w:cs="Tahoma"/>
          <w:sz w:val="24"/>
          <w:szCs w:val="24"/>
        </w:rPr>
        <w:t>.</w:t>
      </w:r>
    </w:p>
    <w:p w14:paraId="7F4640CB" w14:textId="77777777" w:rsidR="00384111" w:rsidRPr="005819C4" w:rsidRDefault="00384111" w:rsidP="00F3267D">
      <w:pPr>
        <w:pStyle w:val="Sinespaciado"/>
        <w:ind w:left="720"/>
        <w:rPr>
          <w:rFonts w:ascii="Tahoma" w:eastAsia="Arial" w:hAnsi="Tahoma" w:cs="Tahoma"/>
          <w:sz w:val="24"/>
          <w:szCs w:val="24"/>
        </w:rPr>
      </w:pPr>
    </w:p>
    <w:p w14:paraId="5DA137F2" w14:textId="17B91C0D" w:rsidR="00F3267D" w:rsidRDefault="00F3267D" w:rsidP="00197FA7">
      <w:pPr>
        <w:pStyle w:val="Sinespaciado"/>
        <w:ind w:left="720"/>
        <w:rPr>
          <w:ins w:id="301" w:author="Alcántara Ávila, Humberto" w:date="2021-03-18T14:46:00Z"/>
          <w:rFonts w:ascii="Tahoma" w:eastAsia="Arial" w:hAnsi="Tahoma" w:cs="Tahoma"/>
          <w:sz w:val="24"/>
          <w:szCs w:val="24"/>
        </w:rPr>
      </w:pPr>
      <w:del w:id="302" w:author="eliseo gijon romero" w:date="2021-04-07T14:28:00Z">
        <w:r w:rsidRPr="005819C4" w:rsidDel="00384111">
          <w:rPr>
            <w:rFonts w:ascii="Tahoma" w:eastAsia="Arial" w:hAnsi="Tahoma" w:cs="Tahoma"/>
            <w:sz w:val="24"/>
            <w:szCs w:val="24"/>
          </w:rPr>
          <w:delText xml:space="preserve">Siendo el límite inferior para calificar como un producto BigTicket, el </w:delText>
        </w:r>
        <w:r w:rsidR="00287858" w:rsidRPr="005819C4" w:rsidDel="00384111">
          <w:rPr>
            <w:rFonts w:ascii="Tahoma" w:eastAsia="Arial" w:hAnsi="Tahoma" w:cs="Tahoma"/>
            <w:b/>
            <w:sz w:val="24"/>
            <w:szCs w:val="24"/>
            <w:highlight w:val="yellow"/>
          </w:rPr>
          <w:delText>volumen de</w:delText>
        </w:r>
      </w:del>
      <w:ins w:id="303" w:author="eliseo gijon romero" w:date="2021-04-07T14:28:00Z">
        <w:r w:rsidR="00384111">
          <w:rPr>
            <w:rFonts w:ascii="Tahoma" w:eastAsia="Arial" w:hAnsi="Tahoma" w:cs="Tahoma"/>
            <w:sz w:val="24"/>
            <w:szCs w:val="24"/>
          </w:rPr>
          <w:t xml:space="preserve">Se elige el peso mayor entre el </w:t>
        </w:r>
      </w:ins>
      <w:ins w:id="304" w:author="eliseo gijon romero" w:date="2021-04-07T14:29:00Z">
        <w:r w:rsidR="00384111">
          <w:rPr>
            <w:rFonts w:ascii="Tahoma" w:eastAsia="Arial" w:hAnsi="Tahoma" w:cs="Tahoma"/>
            <w:sz w:val="24"/>
            <w:szCs w:val="24"/>
          </w:rPr>
          <w:t>volumétrico</w:t>
        </w:r>
      </w:ins>
      <w:ins w:id="305" w:author="eliseo gijon romero" w:date="2021-04-07T14:28:00Z">
        <w:r w:rsidR="00384111">
          <w:rPr>
            <w:rFonts w:ascii="Tahoma" w:eastAsia="Arial" w:hAnsi="Tahoma" w:cs="Tahoma"/>
            <w:sz w:val="24"/>
            <w:szCs w:val="24"/>
          </w:rPr>
          <w:t xml:space="preserve"> </w:t>
        </w:r>
      </w:ins>
      <w:ins w:id="306" w:author="eliseo gijon romero" w:date="2021-04-07T14:29:00Z">
        <w:r w:rsidR="00384111">
          <w:rPr>
            <w:rFonts w:ascii="Tahoma" w:eastAsia="Arial" w:hAnsi="Tahoma" w:cs="Tahoma"/>
            <w:sz w:val="24"/>
            <w:szCs w:val="24"/>
          </w:rPr>
          <w:t xml:space="preserve">y el </w:t>
        </w:r>
      </w:ins>
      <w:del w:id="307" w:author="eliseo gijon romero" w:date="2021-04-07T14:29:00Z">
        <w:r w:rsidR="00287858" w:rsidRPr="005819C4" w:rsidDel="00384111">
          <w:rPr>
            <w:rFonts w:ascii="Tahoma" w:eastAsia="Arial" w:hAnsi="Tahoma" w:cs="Tahoma"/>
            <w:b/>
            <w:sz w:val="24"/>
            <w:szCs w:val="24"/>
            <w:highlight w:val="yellow"/>
          </w:rPr>
          <w:delText xml:space="preserve"> </w:delText>
        </w:r>
      </w:del>
      <w:ins w:id="308" w:author="eliseo gijon romero" w:date="2021-04-07T14:29:00Z">
        <w:r w:rsidR="00384111">
          <w:rPr>
            <w:rFonts w:ascii="Tahoma" w:eastAsia="Arial" w:hAnsi="Tahoma" w:cs="Tahoma"/>
            <w:b/>
            <w:sz w:val="24"/>
            <w:szCs w:val="24"/>
            <w:highlight w:val="yellow"/>
          </w:rPr>
          <w:t>peso rea</w:t>
        </w:r>
      </w:ins>
      <w:commentRangeStart w:id="309"/>
      <w:commentRangeStart w:id="310"/>
      <w:del w:id="311" w:author="eliseo gijon romero" w:date="2021-04-07T14:29:00Z">
        <w:r w:rsidR="00287858" w:rsidRPr="005819C4" w:rsidDel="00384111">
          <w:rPr>
            <w:rFonts w:ascii="Tahoma" w:eastAsia="Arial" w:hAnsi="Tahoma" w:cs="Tahoma"/>
            <w:b/>
            <w:sz w:val="24"/>
            <w:szCs w:val="24"/>
            <w:highlight w:val="yellow"/>
          </w:rPr>
          <w:delText>5</w:delText>
        </w:r>
      </w:del>
      <w:ins w:id="312" w:author="eliseo gijon romero" w:date="2021-04-07T14:29:00Z">
        <w:r w:rsidR="00384111">
          <w:rPr>
            <w:rFonts w:ascii="Tahoma" w:eastAsia="Arial" w:hAnsi="Tahoma" w:cs="Tahoma"/>
            <w:b/>
            <w:sz w:val="24"/>
            <w:szCs w:val="24"/>
            <w:highlight w:val="yellow"/>
          </w:rPr>
          <w:t>l</w:t>
        </w:r>
      </w:ins>
      <w:del w:id="313" w:author="eliseo gijon romero" w:date="2021-04-07T14:29:00Z">
        <w:r w:rsidR="00287858" w:rsidRPr="005819C4" w:rsidDel="00384111">
          <w:rPr>
            <w:rFonts w:ascii="Tahoma" w:eastAsia="Arial" w:hAnsi="Tahoma" w:cs="Tahoma"/>
            <w:b/>
            <w:sz w:val="24"/>
            <w:szCs w:val="24"/>
            <w:highlight w:val="yellow"/>
          </w:rPr>
          <w:delText>000</w:delText>
        </w:r>
      </w:del>
      <w:commentRangeEnd w:id="309"/>
      <w:r w:rsidR="00756513">
        <w:rPr>
          <w:rStyle w:val="Refdecomentario"/>
          <w:rFonts w:eastAsia="Calibri"/>
        </w:rPr>
        <w:commentReference w:id="309"/>
      </w:r>
      <w:commentRangeEnd w:id="310"/>
      <w:r w:rsidR="00384111">
        <w:rPr>
          <w:rStyle w:val="Refdecomentario"/>
          <w:rFonts w:eastAsia="Calibri"/>
        </w:rPr>
        <w:commentReference w:id="310"/>
      </w:r>
      <w:r w:rsidRPr="005819C4">
        <w:rPr>
          <w:rFonts w:ascii="Tahoma" w:eastAsia="Arial" w:hAnsi="Tahoma" w:cs="Tahoma"/>
          <w:sz w:val="24"/>
          <w:szCs w:val="24"/>
        </w:rPr>
        <w:t>.</w:t>
      </w:r>
    </w:p>
    <w:p w14:paraId="18702A37" w14:textId="31C507D2" w:rsidR="003A0BD8" w:rsidRPr="005819C4" w:rsidDel="00756513" w:rsidRDefault="003A0BD8" w:rsidP="00197FA7">
      <w:pPr>
        <w:pStyle w:val="Sinespaciado"/>
        <w:ind w:left="720"/>
        <w:rPr>
          <w:del w:id="314" w:author="Alcántara Ávila, Humberto" w:date="2021-03-18T14:48:00Z"/>
          <w:rFonts w:ascii="Tahoma" w:eastAsia="Arial" w:hAnsi="Tahoma" w:cs="Tahoma"/>
          <w:sz w:val="24"/>
          <w:szCs w:val="24"/>
        </w:rPr>
      </w:pPr>
    </w:p>
    <w:p w14:paraId="78C2307A" w14:textId="77777777" w:rsidR="00287858" w:rsidRPr="005819C4" w:rsidRDefault="00287858">
      <w:pPr>
        <w:pStyle w:val="Sinespaciado"/>
        <w:rPr>
          <w:rFonts w:ascii="Tahoma" w:eastAsia="Arial" w:hAnsi="Tahoma" w:cs="Tahoma"/>
          <w:sz w:val="24"/>
          <w:szCs w:val="24"/>
        </w:rPr>
        <w:pPrChange w:id="315" w:author="Alcántara Ávila, Humberto" w:date="2021-03-18T14:48:00Z">
          <w:pPr>
            <w:pStyle w:val="Sinespaciado"/>
            <w:ind w:left="720"/>
          </w:pPr>
        </w:pPrChange>
      </w:pPr>
    </w:p>
    <w:p w14:paraId="0CEC23EC" w14:textId="16B5BC26" w:rsidR="00F3267D" w:rsidRPr="005819C4" w:rsidRDefault="00F3267D" w:rsidP="00F3267D">
      <w:pPr>
        <w:pStyle w:val="Sinespaciado"/>
        <w:ind w:left="720"/>
        <w:rPr>
          <w:rFonts w:ascii="Tahoma" w:eastAsia="Arial" w:hAnsi="Tahoma" w:cs="Tahoma"/>
          <w:sz w:val="24"/>
          <w:szCs w:val="24"/>
        </w:rPr>
      </w:pPr>
      <w:r w:rsidRPr="005819C4">
        <w:rPr>
          <w:rFonts w:ascii="Tahoma" w:eastAsia="Arial" w:hAnsi="Tahoma" w:cs="Tahoma"/>
          <w:sz w:val="24"/>
          <w:szCs w:val="24"/>
        </w:rPr>
        <w:t>Esto nos indica que el producto será contenido a un Split</w:t>
      </w:r>
      <w:r w:rsidR="000642E0" w:rsidRPr="005819C4">
        <w:rPr>
          <w:rFonts w:ascii="Tahoma" w:eastAsia="Arial" w:hAnsi="Tahoma" w:cs="Tahoma"/>
          <w:sz w:val="24"/>
          <w:szCs w:val="24"/>
        </w:rPr>
        <w:t xml:space="preserve"> (Shipment separado)</w:t>
      </w:r>
      <w:r w:rsidRPr="005819C4">
        <w:rPr>
          <w:rFonts w:ascii="Tahoma" w:eastAsia="Arial" w:hAnsi="Tahoma" w:cs="Tahoma"/>
          <w:sz w:val="24"/>
          <w:szCs w:val="24"/>
        </w:rPr>
        <w:t>, debido a este criterio.</w:t>
      </w:r>
    </w:p>
    <w:p w14:paraId="5A2AC284" w14:textId="77777777" w:rsidR="00F3267D" w:rsidRPr="005819C4" w:rsidRDefault="00F3267D" w:rsidP="00F3267D">
      <w:pPr>
        <w:pStyle w:val="Sinespaciado"/>
        <w:ind w:left="720"/>
        <w:rPr>
          <w:rFonts w:ascii="Tahoma" w:eastAsia="Arial" w:hAnsi="Tahoma" w:cs="Tahoma"/>
          <w:sz w:val="24"/>
          <w:szCs w:val="24"/>
        </w:rPr>
      </w:pPr>
      <w:r w:rsidRPr="005819C4">
        <w:rPr>
          <w:rFonts w:ascii="Tahoma" w:eastAsia="Arial" w:hAnsi="Tahoma" w:cs="Tahoma"/>
          <w:sz w:val="24"/>
          <w:szCs w:val="24"/>
        </w:rPr>
        <w:t>Adicionalmente, se debe confirmar que almacén tiene cobertura para surtir el artículo.</w:t>
      </w:r>
    </w:p>
    <w:p w14:paraId="78C1CD16" w14:textId="77777777" w:rsidR="00F3267D" w:rsidRPr="005819C4" w:rsidRDefault="00F3267D" w:rsidP="00F3267D">
      <w:pPr>
        <w:pStyle w:val="Sinespaciado"/>
        <w:ind w:left="720"/>
        <w:rPr>
          <w:rFonts w:ascii="Tahoma" w:eastAsia="Arial" w:hAnsi="Tahoma" w:cs="Tahoma"/>
          <w:sz w:val="24"/>
          <w:szCs w:val="24"/>
        </w:rPr>
      </w:pPr>
    </w:p>
    <w:p w14:paraId="1096D231" w14:textId="5D92C2DC" w:rsidR="00B208A6" w:rsidRPr="005819C4" w:rsidRDefault="00B208A6" w:rsidP="00F3267D">
      <w:pPr>
        <w:pStyle w:val="Sinespaciado"/>
        <w:ind w:left="720"/>
        <w:rPr>
          <w:rFonts w:ascii="Tahoma" w:eastAsia="Arial" w:hAnsi="Tahoma" w:cs="Tahoma"/>
          <w:sz w:val="24"/>
          <w:szCs w:val="24"/>
        </w:rPr>
      </w:pPr>
      <w:r w:rsidRPr="005819C4">
        <w:rPr>
          <w:rFonts w:ascii="Tahoma" w:eastAsia="Arial" w:hAnsi="Tahoma" w:cs="Tahoma"/>
          <w:sz w:val="24"/>
          <w:szCs w:val="24"/>
        </w:rPr>
        <w:t>Ejemplos: Estafeta utiliza un criterio de peso volumétrico mayor a 70kg para definir BigTicket,</w:t>
      </w:r>
    </w:p>
    <w:p w14:paraId="6E2C080D" w14:textId="1838109C" w:rsidR="00B208A6" w:rsidRPr="005819C4" w:rsidRDefault="00B208A6" w:rsidP="00B208A6">
      <w:pPr>
        <w:pStyle w:val="Sinespaciado"/>
        <w:numPr>
          <w:ilvl w:val="1"/>
          <w:numId w:val="34"/>
        </w:numPr>
        <w:rPr>
          <w:rFonts w:ascii="Tahoma" w:eastAsia="Arial" w:hAnsi="Tahoma" w:cs="Tahoma"/>
          <w:sz w:val="24"/>
          <w:szCs w:val="24"/>
        </w:rPr>
      </w:pPr>
      <w:r w:rsidRPr="005819C4">
        <w:rPr>
          <w:rFonts w:ascii="Tahoma" w:eastAsia="Arial" w:hAnsi="Tahoma" w:cs="Tahoma"/>
          <w:sz w:val="24"/>
          <w:szCs w:val="24"/>
        </w:rPr>
        <w:t>Peso volumétrico &gt;= 70kg</w:t>
      </w:r>
      <w:r w:rsidR="002B5E43" w:rsidRPr="005819C4">
        <w:rPr>
          <w:rFonts w:ascii="Tahoma" w:eastAsia="Arial" w:hAnsi="Tahoma" w:cs="Tahoma"/>
          <w:sz w:val="24"/>
          <w:szCs w:val="24"/>
        </w:rPr>
        <w:t>.</w:t>
      </w:r>
    </w:p>
    <w:p w14:paraId="7875C1D3" w14:textId="0B877FB5" w:rsidR="00B208A6" w:rsidRPr="005819C4" w:rsidRDefault="002B5E43" w:rsidP="00B208A6">
      <w:pPr>
        <w:pStyle w:val="Sinespaciado"/>
        <w:numPr>
          <w:ilvl w:val="1"/>
          <w:numId w:val="34"/>
        </w:numPr>
        <w:rPr>
          <w:rFonts w:ascii="Tahoma" w:eastAsia="Arial" w:hAnsi="Tahoma" w:cs="Tahoma"/>
          <w:sz w:val="24"/>
          <w:szCs w:val="24"/>
        </w:rPr>
      </w:pPr>
      <w:r w:rsidRPr="005819C4">
        <w:rPr>
          <w:rFonts w:ascii="Tahoma" w:eastAsia="Arial" w:hAnsi="Tahoma" w:cs="Tahoma"/>
          <w:sz w:val="24"/>
          <w:szCs w:val="24"/>
        </w:rPr>
        <w:t xml:space="preserve">Ciertos </w:t>
      </w:r>
      <w:r w:rsidR="00BF0A36" w:rsidRPr="005819C4">
        <w:rPr>
          <w:rFonts w:ascii="Tahoma" w:eastAsia="Arial" w:hAnsi="Tahoma" w:cs="Tahoma"/>
          <w:sz w:val="24"/>
          <w:szCs w:val="24"/>
        </w:rPr>
        <w:t>artículos</w:t>
      </w:r>
      <w:r w:rsidRPr="005819C4">
        <w:rPr>
          <w:rFonts w:ascii="Tahoma" w:eastAsia="Arial" w:hAnsi="Tahoma" w:cs="Tahoma"/>
          <w:sz w:val="24"/>
          <w:szCs w:val="24"/>
        </w:rPr>
        <w:t xml:space="preserve"> que por dimensiones, califica como BigTicket; debido al manejo que le dan las paqueterías.</w:t>
      </w:r>
    </w:p>
    <w:p w14:paraId="2A3DCFFD" w14:textId="77777777" w:rsidR="00B208A6" w:rsidRPr="005819C4" w:rsidRDefault="00B208A6" w:rsidP="00F3267D">
      <w:pPr>
        <w:pStyle w:val="Sinespaciado"/>
        <w:ind w:left="720"/>
        <w:rPr>
          <w:rFonts w:ascii="Tahoma" w:eastAsia="Arial" w:hAnsi="Tahoma" w:cs="Tahoma"/>
          <w:sz w:val="24"/>
          <w:szCs w:val="24"/>
        </w:rPr>
      </w:pPr>
    </w:p>
    <w:p w14:paraId="2B64872F" w14:textId="31310266" w:rsidR="002B5E43" w:rsidRPr="005819C4" w:rsidRDefault="002B5E43" w:rsidP="00F3267D">
      <w:pPr>
        <w:pStyle w:val="Sinespaciado"/>
        <w:ind w:left="720"/>
        <w:rPr>
          <w:rFonts w:ascii="Tahoma" w:eastAsia="Arial" w:hAnsi="Tahoma" w:cs="Tahoma"/>
          <w:sz w:val="24"/>
          <w:szCs w:val="24"/>
        </w:rPr>
      </w:pPr>
      <w:r w:rsidRPr="005819C4">
        <w:rPr>
          <w:rFonts w:ascii="Tahoma" w:eastAsia="Arial" w:hAnsi="Tahoma" w:cs="Tahoma"/>
          <w:sz w:val="24"/>
          <w:szCs w:val="24"/>
        </w:rPr>
        <w:t>Los cual nos lleva a 2 puntos de definición:</w:t>
      </w:r>
    </w:p>
    <w:p w14:paraId="4035C36B" w14:textId="284C8BBD" w:rsidR="002B5E43" w:rsidRPr="005819C4" w:rsidRDefault="002B5E43" w:rsidP="002B5E43">
      <w:pPr>
        <w:pStyle w:val="Sinespaciado"/>
        <w:numPr>
          <w:ilvl w:val="0"/>
          <w:numId w:val="35"/>
        </w:numPr>
        <w:rPr>
          <w:rFonts w:ascii="Tahoma" w:eastAsia="Arial" w:hAnsi="Tahoma" w:cs="Tahoma"/>
          <w:sz w:val="24"/>
          <w:szCs w:val="24"/>
        </w:rPr>
      </w:pPr>
      <w:r w:rsidRPr="005819C4">
        <w:rPr>
          <w:rFonts w:ascii="Tahoma" w:eastAsia="Arial" w:hAnsi="Tahoma" w:cs="Tahoma"/>
          <w:sz w:val="24"/>
          <w:szCs w:val="24"/>
        </w:rPr>
        <w:t>Productos especiales que se califican como BigTicket (por excepciones analizadas)</w:t>
      </w:r>
      <w:r w:rsidR="00B74E68" w:rsidRPr="005819C4">
        <w:rPr>
          <w:rFonts w:ascii="Tahoma" w:eastAsia="Arial" w:hAnsi="Tahoma" w:cs="Tahoma"/>
          <w:sz w:val="24"/>
          <w:szCs w:val="24"/>
        </w:rPr>
        <w:t>; y se eligen a nivel de:</w:t>
      </w:r>
    </w:p>
    <w:p w14:paraId="1B99A1B0" w14:textId="5352B316" w:rsidR="00B74E68" w:rsidRPr="005819C4" w:rsidRDefault="006015F4" w:rsidP="00B74E68">
      <w:pPr>
        <w:pStyle w:val="Sinespaciado"/>
        <w:numPr>
          <w:ilvl w:val="1"/>
          <w:numId w:val="35"/>
        </w:numPr>
        <w:rPr>
          <w:rFonts w:ascii="Tahoma" w:eastAsia="Arial" w:hAnsi="Tahoma" w:cs="Tahoma"/>
          <w:sz w:val="24"/>
          <w:szCs w:val="24"/>
        </w:rPr>
      </w:pPr>
      <w:r w:rsidRPr="005819C4">
        <w:rPr>
          <w:rFonts w:ascii="Tahoma" w:eastAsia="Arial" w:hAnsi="Tahoma" w:cs="Tahoma"/>
          <w:sz w:val="24"/>
          <w:szCs w:val="24"/>
        </w:rPr>
        <w:t>Categoría.</w:t>
      </w:r>
    </w:p>
    <w:p w14:paraId="33276F77" w14:textId="05D83AC1" w:rsidR="006015F4" w:rsidRPr="005819C4" w:rsidRDefault="006015F4" w:rsidP="00B74E68">
      <w:pPr>
        <w:pStyle w:val="Sinespaciado"/>
        <w:numPr>
          <w:ilvl w:val="1"/>
          <w:numId w:val="35"/>
        </w:numPr>
        <w:rPr>
          <w:rFonts w:ascii="Tahoma" w:eastAsia="Arial" w:hAnsi="Tahoma" w:cs="Tahoma"/>
          <w:sz w:val="24"/>
          <w:szCs w:val="24"/>
        </w:rPr>
      </w:pPr>
      <w:r w:rsidRPr="005819C4">
        <w:rPr>
          <w:rFonts w:ascii="Tahoma" w:eastAsia="Arial" w:hAnsi="Tahoma" w:cs="Tahoma"/>
          <w:sz w:val="24"/>
          <w:szCs w:val="24"/>
        </w:rPr>
        <w:t>Líneas.</w:t>
      </w:r>
    </w:p>
    <w:p w14:paraId="3C0C0192" w14:textId="37384C69" w:rsidR="006015F4" w:rsidRPr="005819C4" w:rsidRDefault="006015F4" w:rsidP="00B74E68">
      <w:pPr>
        <w:pStyle w:val="Sinespaciado"/>
        <w:numPr>
          <w:ilvl w:val="1"/>
          <w:numId w:val="35"/>
        </w:numPr>
        <w:rPr>
          <w:rFonts w:ascii="Tahoma" w:eastAsia="Arial" w:hAnsi="Tahoma" w:cs="Tahoma"/>
          <w:sz w:val="24"/>
          <w:szCs w:val="24"/>
        </w:rPr>
      </w:pPr>
      <w:r w:rsidRPr="005819C4">
        <w:rPr>
          <w:rFonts w:ascii="Tahoma" w:eastAsia="Arial" w:hAnsi="Tahoma" w:cs="Tahoma"/>
          <w:sz w:val="24"/>
          <w:szCs w:val="24"/>
        </w:rPr>
        <w:t>Y asignarles un Carrier.</w:t>
      </w:r>
    </w:p>
    <w:p w14:paraId="38C82651" w14:textId="1EB36FB2" w:rsidR="002B5E43" w:rsidRPr="005819C4" w:rsidRDefault="002B5E43" w:rsidP="002B5E43">
      <w:pPr>
        <w:pStyle w:val="Sinespaciado"/>
        <w:numPr>
          <w:ilvl w:val="0"/>
          <w:numId w:val="35"/>
        </w:numPr>
        <w:rPr>
          <w:rFonts w:ascii="Tahoma" w:eastAsia="Arial" w:hAnsi="Tahoma" w:cs="Tahoma"/>
          <w:sz w:val="24"/>
          <w:szCs w:val="24"/>
        </w:rPr>
      </w:pPr>
      <w:r w:rsidRPr="005819C4">
        <w:rPr>
          <w:rFonts w:ascii="Tahoma" w:eastAsia="Arial" w:hAnsi="Tahoma" w:cs="Tahoma"/>
          <w:sz w:val="24"/>
          <w:szCs w:val="24"/>
        </w:rPr>
        <w:t xml:space="preserve">Por Carrier, que define al </w:t>
      </w:r>
      <w:r w:rsidR="00A960E3" w:rsidRPr="005819C4">
        <w:rPr>
          <w:rFonts w:ascii="Tahoma" w:eastAsia="Arial" w:hAnsi="Tahoma" w:cs="Tahoma"/>
          <w:sz w:val="24"/>
          <w:szCs w:val="24"/>
        </w:rPr>
        <w:t>B</w:t>
      </w:r>
      <w:r w:rsidRPr="005819C4">
        <w:rPr>
          <w:rFonts w:ascii="Tahoma" w:eastAsia="Arial" w:hAnsi="Tahoma" w:cs="Tahoma"/>
          <w:sz w:val="24"/>
          <w:szCs w:val="24"/>
        </w:rPr>
        <w:t>igTicket por criterios de peso volumétrico, y/o dimensiones del producto.</w:t>
      </w:r>
    </w:p>
    <w:p w14:paraId="242016CF" w14:textId="77777777" w:rsidR="006015F4" w:rsidRPr="005819C4" w:rsidRDefault="006015F4" w:rsidP="006015F4">
      <w:pPr>
        <w:pStyle w:val="Sinespaciado"/>
        <w:rPr>
          <w:rFonts w:ascii="Tahoma" w:eastAsia="Arial" w:hAnsi="Tahoma" w:cs="Tahoma"/>
          <w:sz w:val="24"/>
          <w:szCs w:val="24"/>
        </w:rPr>
      </w:pPr>
    </w:p>
    <w:p w14:paraId="750CD3FD" w14:textId="77777777" w:rsidR="00F20B2D" w:rsidRPr="005819C4" w:rsidRDefault="00F20B2D" w:rsidP="00F3267D">
      <w:pPr>
        <w:pStyle w:val="Sinespaciado"/>
        <w:ind w:left="720"/>
        <w:rPr>
          <w:rFonts w:ascii="Tahoma" w:eastAsia="Arial" w:hAnsi="Tahoma" w:cs="Tahoma"/>
          <w:sz w:val="24"/>
          <w:szCs w:val="24"/>
        </w:rPr>
      </w:pPr>
    </w:p>
    <w:p w14:paraId="39E1ED97" w14:textId="34431315" w:rsidR="002B5E43" w:rsidRPr="005819C4" w:rsidRDefault="00F20B2D" w:rsidP="00F3267D">
      <w:pPr>
        <w:pStyle w:val="Sinespaciado"/>
        <w:ind w:left="720"/>
        <w:rPr>
          <w:rFonts w:ascii="Tahoma" w:eastAsia="Arial" w:hAnsi="Tahoma" w:cs="Tahoma"/>
          <w:sz w:val="24"/>
          <w:szCs w:val="24"/>
        </w:rPr>
      </w:pPr>
      <w:r w:rsidRPr="005819C4">
        <w:rPr>
          <w:rFonts w:ascii="Tahoma" w:eastAsia="Arial" w:hAnsi="Tahoma" w:cs="Tahoma"/>
          <w:sz w:val="24"/>
          <w:szCs w:val="24"/>
        </w:rPr>
        <w:t>Como prototipo en pantallas se asemeja a la opción para clasificar los codigos postales, donde se mostraría las clasificaciones por Categoría y Línea, para poder elegir cuales se categorizan como BigTicket. Asignando al</w:t>
      </w:r>
      <w:r w:rsidR="006015F4" w:rsidRPr="005819C4">
        <w:rPr>
          <w:rFonts w:ascii="Tahoma" w:eastAsia="Arial" w:hAnsi="Tahoma" w:cs="Tahoma"/>
          <w:sz w:val="24"/>
          <w:szCs w:val="24"/>
        </w:rPr>
        <w:t>/</w:t>
      </w:r>
      <w:r w:rsidRPr="005819C4">
        <w:rPr>
          <w:rFonts w:ascii="Tahoma" w:eastAsia="Arial" w:hAnsi="Tahoma" w:cs="Tahoma"/>
          <w:sz w:val="24"/>
          <w:szCs w:val="24"/>
        </w:rPr>
        <w:t xml:space="preserve">los </w:t>
      </w:r>
      <w:r w:rsidR="006015F4" w:rsidRPr="005819C4">
        <w:rPr>
          <w:rFonts w:ascii="Tahoma" w:eastAsia="Arial" w:hAnsi="Tahoma" w:cs="Tahoma"/>
          <w:sz w:val="24"/>
          <w:szCs w:val="24"/>
        </w:rPr>
        <w:t>C</w:t>
      </w:r>
      <w:r w:rsidRPr="005819C4">
        <w:rPr>
          <w:rFonts w:ascii="Tahoma" w:eastAsia="Arial" w:hAnsi="Tahoma" w:cs="Tahoma"/>
          <w:sz w:val="24"/>
          <w:szCs w:val="24"/>
        </w:rPr>
        <w:t>arriers que se decidan.</w:t>
      </w:r>
    </w:p>
    <w:p w14:paraId="288B684C" w14:textId="77777777" w:rsidR="00F20B2D" w:rsidRPr="005819C4" w:rsidRDefault="00F20B2D" w:rsidP="00F3267D">
      <w:pPr>
        <w:pStyle w:val="Sinespaciado"/>
        <w:ind w:left="720"/>
        <w:rPr>
          <w:rFonts w:ascii="Tahoma" w:eastAsia="Arial" w:hAnsi="Tahoma" w:cs="Tahoma"/>
          <w:sz w:val="24"/>
          <w:szCs w:val="24"/>
        </w:rPr>
      </w:pPr>
    </w:p>
    <w:p w14:paraId="67CE9404" w14:textId="66E7A0A2" w:rsidR="0012576B" w:rsidRPr="005819C4" w:rsidRDefault="0012576B" w:rsidP="00F3267D">
      <w:pPr>
        <w:pStyle w:val="Sinespaciado"/>
        <w:ind w:left="720"/>
        <w:rPr>
          <w:rFonts w:ascii="Tahoma" w:eastAsia="Arial" w:hAnsi="Tahoma" w:cs="Tahoma"/>
          <w:sz w:val="24"/>
          <w:szCs w:val="24"/>
        </w:rPr>
      </w:pPr>
      <w:r w:rsidRPr="005819C4">
        <w:rPr>
          <w:rFonts w:ascii="Tahoma" w:eastAsia="Arial" w:hAnsi="Tahoma" w:cs="Tahoma"/>
          <w:b/>
          <w:i/>
          <w:sz w:val="24"/>
          <w:szCs w:val="24"/>
        </w:rPr>
        <w:t>Preliminarmente</w:t>
      </w:r>
      <w:r w:rsidRPr="005819C4">
        <w:rPr>
          <w:rFonts w:ascii="Tahoma" w:eastAsia="Arial" w:hAnsi="Tahoma" w:cs="Tahoma"/>
          <w:sz w:val="24"/>
          <w:szCs w:val="24"/>
        </w:rPr>
        <w:t>, TMS contendría la consulta para revisión de las líneas</w:t>
      </w:r>
      <w:r w:rsidR="00741F68" w:rsidRPr="005819C4">
        <w:rPr>
          <w:rFonts w:ascii="Tahoma" w:eastAsia="Arial" w:hAnsi="Tahoma" w:cs="Tahoma"/>
          <w:sz w:val="24"/>
          <w:szCs w:val="24"/>
        </w:rPr>
        <w:t>/categorías</w:t>
      </w:r>
      <w:r w:rsidRPr="005819C4">
        <w:rPr>
          <w:rFonts w:ascii="Tahoma" w:eastAsia="Arial" w:hAnsi="Tahoma" w:cs="Tahoma"/>
          <w:sz w:val="24"/>
          <w:szCs w:val="24"/>
        </w:rPr>
        <w:t xml:space="preserve"> </w:t>
      </w:r>
      <w:r w:rsidR="00741F68" w:rsidRPr="005819C4">
        <w:rPr>
          <w:rFonts w:ascii="Tahoma" w:eastAsia="Arial" w:hAnsi="Tahoma" w:cs="Tahoma"/>
          <w:sz w:val="24"/>
          <w:szCs w:val="24"/>
        </w:rPr>
        <w:t>que se elija</w:t>
      </w:r>
      <w:r w:rsidRPr="005819C4">
        <w:rPr>
          <w:rFonts w:ascii="Tahoma" w:eastAsia="Arial" w:hAnsi="Tahoma" w:cs="Tahoma"/>
          <w:sz w:val="24"/>
          <w:szCs w:val="24"/>
        </w:rPr>
        <w:t>; y de ser necesario ahí se cualificaría como BigTicket.</w:t>
      </w:r>
    </w:p>
    <w:p w14:paraId="7B115915" w14:textId="432CA6FD" w:rsidR="0012576B" w:rsidRPr="005819C4" w:rsidRDefault="0012576B" w:rsidP="00F3267D">
      <w:pPr>
        <w:pStyle w:val="Sinespaciado"/>
        <w:ind w:left="720"/>
        <w:rPr>
          <w:rFonts w:ascii="Tahoma" w:eastAsia="Arial" w:hAnsi="Tahoma" w:cs="Tahoma"/>
          <w:sz w:val="24"/>
          <w:szCs w:val="24"/>
        </w:rPr>
      </w:pPr>
    </w:p>
    <w:p w14:paraId="0C3FDA55" w14:textId="77777777" w:rsidR="006015F4" w:rsidRPr="005819C4" w:rsidRDefault="006015F4" w:rsidP="00F3267D">
      <w:pPr>
        <w:pStyle w:val="Sinespaciado"/>
        <w:ind w:left="720"/>
        <w:rPr>
          <w:rFonts w:ascii="Tahoma" w:eastAsia="Arial" w:hAnsi="Tahoma" w:cs="Tahoma"/>
          <w:sz w:val="24"/>
          <w:szCs w:val="24"/>
        </w:rPr>
      </w:pPr>
    </w:p>
    <w:p w14:paraId="08A7B038" w14:textId="77777777" w:rsidR="006015F4" w:rsidRPr="005819C4" w:rsidRDefault="006015F4" w:rsidP="00F3267D">
      <w:pPr>
        <w:pStyle w:val="Sinespaciado"/>
        <w:ind w:left="720"/>
        <w:rPr>
          <w:rFonts w:ascii="Tahoma" w:eastAsia="Arial" w:hAnsi="Tahoma" w:cs="Tahoma"/>
          <w:sz w:val="24"/>
          <w:szCs w:val="24"/>
        </w:rPr>
      </w:pPr>
    </w:p>
    <w:p w14:paraId="5D7BB96C" w14:textId="77777777" w:rsidR="00DB6A86" w:rsidRPr="005819C4" w:rsidRDefault="00DB6A86" w:rsidP="00F3267D">
      <w:pPr>
        <w:pStyle w:val="Sinespaciado"/>
        <w:ind w:left="720"/>
        <w:rPr>
          <w:rFonts w:ascii="Tahoma" w:eastAsia="Arial" w:hAnsi="Tahoma" w:cs="Tahoma"/>
          <w:sz w:val="24"/>
          <w:szCs w:val="24"/>
        </w:rPr>
      </w:pPr>
    </w:p>
    <w:p w14:paraId="16949C7C" w14:textId="77777777" w:rsidR="00DB6A86" w:rsidRPr="005819C4" w:rsidRDefault="00DB6A86" w:rsidP="00F3267D">
      <w:pPr>
        <w:pStyle w:val="Sinespaciado"/>
        <w:ind w:left="720"/>
        <w:rPr>
          <w:rFonts w:ascii="Tahoma" w:eastAsia="Arial" w:hAnsi="Tahoma" w:cs="Tahoma"/>
          <w:sz w:val="24"/>
          <w:szCs w:val="24"/>
        </w:rPr>
      </w:pPr>
    </w:p>
    <w:p w14:paraId="5E43ED1A" w14:textId="77777777" w:rsidR="00DB6A86" w:rsidRPr="005819C4" w:rsidRDefault="00DB6A86" w:rsidP="00F3267D">
      <w:pPr>
        <w:pStyle w:val="Sinespaciado"/>
        <w:ind w:left="720"/>
        <w:rPr>
          <w:rFonts w:ascii="Tahoma" w:eastAsia="Arial" w:hAnsi="Tahoma" w:cs="Tahoma"/>
          <w:sz w:val="24"/>
          <w:szCs w:val="24"/>
        </w:rPr>
      </w:pPr>
    </w:p>
    <w:p w14:paraId="301917D5" w14:textId="77777777" w:rsidR="0012576B" w:rsidRPr="005819C4" w:rsidRDefault="0012576B" w:rsidP="00F3267D">
      <w:pPr>
        <w:pStyle w:val="Sinespaciado"/>
        <w:ind w:left="720"/>
        <w:rPr>
          <w:rFonts w:ascii="Tahoma" w:eastAsia="Arial" w:hAnsi="Tahoma" w:cs="Tahoma"/>
          <w:sz w:val="24"/>
          <w:szCs w:val="24"/>
        </w:rPr>
      </w:pPr>
    </w:p>
    <w:p w14:paraId="4CCABA05" w14:textId="46D0ED2A" w:rsidR="00287858" w:rsidRPr="005819C4" w:rsidRDefault="00287858" w:rsidP="00F3267D">
      <w:pPr>
        <w:pStyle w:val="Sinespaciado"/>
        <w:ind w:left="720"/>
        <w:rPr>
          <w:rFonts w:ascii="Tahoma" w:eastAsia="Arial" w:hAnsi="Tahoma" w:cs="Tahoma"/>
          <w:sz w:val="24"/>
          <w:szCs w:val="24"/>
        </w:rPr>
      </w:pPr>
      <w:r w:rsidRPr="005819C4">
        <w:rPr>
          <w:rFonts w:ascii="Tahoma" w:eastAsia="Arial" w:hAnsi="Tahoma" w:cs="Tahoma"/>
          <w:sz w:val="24"/>
          <w:szCs w:val="24"/>
        </w:rPr>
        <w:t>Referencia del cálculo al peso volumétrico:</w:t>
      </w:r>
    </w:p>
    <w:p w14:paraId="58274164" w14:textId="21827005" w:rsidR="00287858" w:rsidRPr="005819C4" w:rsidRDefault="00A76B61" w:rsidP="00F3267D">
      <w:pPr>
        <w:pStyle w:val="Sinespaciado"/>
        <w:ind w:left="720"/>
        <w:rPr>
          <w:rFonts w:ascii="Tahoma" w:eastAsia="Arial" w:hAnsi="Tahoma" w:cs="Tahoma"/>
          <w:sz w:val="24"/>
          <w:szCs w:val="24"/>
        </w:rPr>
      </w:pPr>
      <w:hyperlink r:id="rId31" w:history="1">
        <w:r w:rsidR="00287858" w:rsidRPr="005819C4">
          <w:rPr>
            <w:rStyle w:val="Hipervnculo"/>
            <w:rFonts w:ascii="Tahoma" w:eastAsia="Arial" w:hAnsi="Tahoma" w:cs="Tahoma"/>
            <w:sz w:val="24"/>
            <w:szCs w:val="24"/>
          </w:rPr>
          <w:t>http://www.gq.dhl.com/exp-es/herramientas/peso_volumetrico_express.html</w:t>
        </w:r>
      </w:hyperlink>
    </w:p>
    <w:p w14:paraId="2DA1F437" w14:textId="77777777" w:rsidR="00287858" w:rsidRPr="005819C4" w:rsidRDefault="00287858" w:rsidP="00F3267D">
      <w:pPr>
        <w:pStyle w:val="Sinespaciado"/>
        <w:ind w:left="720"/>
        <w:rPr>
          <w:rFonts w:ascii="Tahoma" w:eastAsia="Arial" w:hAnsi="Tahoma" w:cs="Tahoma"/>
          <w:sz w:val="24"/>
          <w:szCs w:val="24"/>
        </w:rPr>
      </w:pPr>
    </w:p>
    <w:p w14:paraId="24103294" w14:textId="2E55BB7F" w:rsidR="00287858" w:rsidRPr="005819C4" w:rsidRDefault="00287858" w:rsidP="00F3267D">
      <w:pPr>
        <w:pStyle w:val="Sinespaciado"/>
        <w:ind w:left="720"/>
        <w:rPr>
          <w:rFonts w:ascii="Tahoma" w:eastAsia="Arial" w:hAnsi="Tahoma" w:cs="Tahoma"/>
          <w:sz w:val="24"/>
          <w:szCs w:val="24"/>
        </w:rPr>
      </w:pPr>
      <w:r w:rsidRPr="005819C4">
        <w:rPr>
          <w:rFonts w:ascii="Tahoma" w:eastAsia="Arial" w:hAnsi="Tahoma" w:cs="Tahoma"/>
          <w:noProof/>
          <w:sz w:val="24"/>
          <w:szCs w:val="24"/>
        </w:rPr>
        <w:drawing>
          <wp:inline distT="0" distB="0" distL="0" distR="0" wp14:anchorId="3103655F" wp14:editId="48EF09D6">
            <wp:extent cx="3495675" cy="280346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25961" cy="2827751"/>
                    </a:xfrm>
                    <a:prstGeom prst="rect">
                      <a:avLst/>
                    </a:prstGeom>
                    <a:noFill/>
                    <a:ln>
                      <a:noFill/>
                    </a:ln>
                  </pic:spPr>
                </pic:pic>
              </a:graphicData>
            </a:graphic>
          </wp:inline>
        </w:drawing>
      </w:r>
      <w:r w:rsidRPr="005819C4">
        <w:rPr>
          <w:rFonts w:ascii="Tahoma" w:eastAsia="Arial" w:hAnsi="Tahoma" w:cs="Tahoma"/>
          <w:noProof/>
          <w:sz w:val="24"/>
          <w:szCs w:val="24"/>
        </w:rPr>
        <w:drawing>
          <wp:inline distT="0" distB="0" distL="0" distR="0" wp14:anchorId="4B6A0172" wp14:editId="33DD54B9">
            <wp:extent cx="2756646" cy="2795588"/>
            <wp:effectExtent l="0" t="0" r="5715"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71185" cy="2810333"/>
                    </a:xfrm>
                    <a:prstGeom prst="rect">
                      <a:avLst/>
                    </a:prstGeom>
                    <a:noFill/>
                    <a:ln>
                      <a:noFill/>
                    </a:ln>
                  </pic:spPr>
                </pic:pic>
              </a:graphicData>
            </a:graphic>
          </wp:inline>
        </w:drawing>
      </w:r>
    </w:p>
    <w:p w14:paraId="184F3BD8" w14:textId="77777777" w:rsidR="00287858" w:rsidRPr="005819C4" w:rsidRDefault="00287858" w:rsidP="00F3267D">
      <w:pPr>
        <w:pStyle w:val="Sinespaciado"/>
        <w:ind w:left="720"/>
        <w:rPr>
          <w:rFonts w:ascii="Tahoma" w:eastAsia="Arial" w:hAnsi="Tahoma" w:cs="Tahoma"/>
          <w:sz w:val="24"/>
          <w:szCs w:val="24"/>
        </w:rPr>
      </w:pPr>
    </w:p>
    <w:p w14:paraId="4C775C64" w14:textId="77777777" w:rsidR="00E140EB" w:rsidRPr="005819C4" w:rsidRDefault="00E140EB" w:rsidP="00E140EB">
      <w:pPr>
        <w:pStyle w:val="Sinespaciado"/>
        <w:numPr>
          <w:ilvl w:val="0"/>
          <w:numId w:val="29"/>
        </w:numPr>
        <w:rPr>
          <w:rFonts w:ascii="Tahoma" w:eastAsia="Arial" w:hAnsi="Tahoma" w:cs="Tahoma"/>
          <w:b/>
          <w:i/>
          <w:sz w:val="24"/>
          <w:szCs w:val="24"/>
        </w:rPr>
      </w:pPr>
      <w:r w:rsidRPr="005819C4">
        <w:rPr>
          <w:rFonts w:ascii="Tahoma" w:eastAsia="Arial" w:hAnsi="Tahoma" w:cs="Tahoma"/>
          <w:b/>
          <w:i/>
          <w:sz w:val="24"/>
          <w:szCs w:val="24"/>
        </w:rPr>
        <w:t>El producto este contenido en los inventarios extendidos de tienda. Sean de WMS, DST o DSV.</w:t>
      </w:r>
    </w:p>
    <w:p w14:paraId="64ED2264"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Las ordenes deberán revisar si su carrito contiene productos que se encuentren en los catálogos extendidos, esta es la primer validación.</w:t>
      </w:r>
    </w:p>
    <w:p w14:paraId="133FBAAA" w14:textId="77777777" w:rsidR="00F3267D" w:rsidRPr="005819C4" w:rsidRDefault="00F3267D" w:rsidP="00E140EB">
      <w:pPr>
        <w:pStyle w:val="Sinespaciado"/>
        <w:ind w:left="720"/>
        <w:rPr>
          <w:rFonts w:ascii="Tahoma" w:eastAsia="Arial" w:hAnsi="Tahoma" w:cs="Tahoma"/>
          <w:sz w:val="24"/>
          <w:szCs w:val="24"/>
        </w:rPr>
      </w:pPr>
    </w:p>
    <w:p w14:paraId="47F2489E" w14:textId="77777777" w:rsidR="00E140EB" w:rsidRPr="005819C4" w:rsidRDefault="00E140EB" w:rsidP="00E140EB">
      <w:pPr>
        <w:pStyle w:val="Sinespaciado"/>
        <w:numPr>
          <w:ilvl w:val="0"/>
          <w:numId w:val="29"/>
        </w:numPr>
        <w:rPr>
          <w:rFonts w:ascii="Tahoma" w:eastAsia="Arial" w:hAnsi="Tahoma" w:cs="Tahoma"/>
          <w:b/>
          <w:i/>
          <w:sz w:val="24"/>
          <w:szCs w:val="24"/>
        </w:rPr>
      </w:pPr>
      <w:r w:rsidRPr="005819C4">
        <w:rPr>
          <w:rFonts w:ascii="Tahoma" w:eastAsia="Arial" w:hAnsi="Tahoma" w:cs="Tahoma"/>
          <w:b/>
          <w:i/>
          <w:sz w:val="24"/>
          <w:szCs w:val="24"/>
        </w:rPr>
        <w:t>La tienda o tiendas tengan inventario del producto.</w:t>
      </w:r>
    </w:p>
    <w:p w14:paraId="7521275A"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Ahora corresponde validar cuales tiendas de las cuales tenían los productos en su catálogo, tienen existencia en el presente de dichos productos.</w:t>
      </w:r>
    </w:p>
    <w:p w14:paraId="13EF8E93" w14:textId="77777777" w:rsidR="00E140EB" w:rsidRPr="005819C4" w:rsidRDefault="00E140EB" w:rsidP="00E140EB">
      <w:pPr>
        <w:pStyle w:val="Sinespaciado"/>
        <w:ind w:left="720"/>
        <w:rPr>
          <w:rFonts w:ascii="Tahoma" w:eastAsia="Arial" w:hAnsi="Tahoma" w:cs="Tahoma"/>
          <w:sz w:val="24"/>
          <w:szCs w:val="24"/>
        </w:rPr>
      </w:pPr>
    </w:p>
    <w:p w14:paraId="683D6003"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Esto sería el segundo criterio y filtro de selección.</w:t>
      </w:r>
    </w:p>
    <w:p w14:paraId="15993F4A" w14:textId="77777777" w:rsidR="00E140EB" w:rsidRPr="005819C4" w:rsidRDefault="00E140EB" w:rsidP="00E140EB">
      <w:pPr>
        <w:pStyle w:val="Sinespaciado"/>
        <w:ind w:left="720"/>
        <w:rPr>
          <w:rFonts w:ascii="Tahoma" w:eastAsia="Arial" w:hAnsi="Tahoma" w:cs="Tahoma"/>
          <w:sz w:val="24"/>
          <w:szCs w:val="24"/>
        </w:rPr>
      </w:pPr>
    </w:p>
    <w:p w14:paraId="40282530" w14:textId="77777777" w:rsidR="00F20B2D" w:rsidRPr="005819C4" w:rsidRDefault="00F20B2D" w:rsidP="00E140EB">
      <w:pPr>
        <w:pStyle w:val="Sinespaciado"/>
        <w:ind w:left="720"/>
        <w:rPr>
          <w:rFonts w:ascii="Tahoma" w:eastAsia="Arial" w:hAnsi="Tahoma" w:cs="Tahoma"/>
          <w:sz w:val="24"/>
          <w:szCs w:val="24"/>
        </w:rPr>
      </w:pPr>
    </w:p>
    <w:p w14:paraId="5F277D79" w14:textId="77777777" w:rsidR="00F20B2D" w:rsidRPr="005819C4" w:rsidRDefault="00F20B2D" w:rsidP="00E140EB">
      <w:pPr>
        <w:pStyle w:val="Sinespaciado"/>
        <w:ind w:left="720"/>
        <w:rPr>
          <w:rFonts w:ascii="Tahoma" w:eastAsia="Arial" w:hAnsi="Tahoma" w:cs="Tahoma"/>
          <w:sz w:val="24"/>
          <w:szCs w:val="24"/>
        </w:rPr>
      </w:pPr>
    </w:p>
    <w:p w14:paraId="331DB873" w14:textId="77777777" w:rsidR="00E140EB" w:rsidRPr="005819C4" w:rsidRDefault="00E140EB" w:rsidP="00E140EB">
      <w:pPr>
        <w:pStyle w:val="Sinespaciado"/>
        <w:numPr>
          <w:ilvl w:val="0"/>
          <w:numId w:val="29"/>
        </w:numPr>
        <w:rPr>
          <w:rFonts w:ascii="Tahoma" w:eastAsia="Arial" w:hAnsi="Tahoma" w:cs="Tahoma"/>
          <w:b/>
          <w:i/>
          <w:sz w:val="24"/>
          <w:szCs w:val="24"/>
        </w:rPr>
      </w:pPr>
      <w:r w:rsidRPr="005819C4">
        <w:rPr>
          <w:rFonts w:ascii="Tahoma" w:eastAsia="Arial" w:hAnsi="Tahoma" w:cs="Tahoma"/>
          <w:b/>
          <w:i/>
          <w:sz w:val="24"/>
          <w:szCs w:val="24"/>
        </w:rPr>
        <w:t>La tienda tenga cobertura de entrega al domicilio o área (Código Postal CP) del cliente.</w:t>
      </w:r>
    </w:p>
    <w:p w14:paraId="4577CDED"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Para definir si una tienda tiene cobertura hacía el área del cliente, se ha definido que debe ser relacionado a una distancia máxima entre el domicilio del cliente y la ubicación de las tiendas/almacenes.</w:t>
      </w:r>
    </w:p>
    <w:p w14:paraId="2023DC69" w14:textId="77777777" w:rsidR="00E140EB" w:rsidRPr="005819C4" w:rsidRDefault="00E140EB" w:rsidP="00E140EB">
      <w:pPr>
        <w:pStyle w:val="Sinespaciado"/>
        <w:ind w:left="720"/>
        <w:rPr>
          <w:rFonts w:ascii="Tahoma" w:eastAsia="Arial" w:hAnsi="Tahoma" w:cs="Tahoma"/>
          <w:sz w:val="24"/>
          <w:szCs w:val="24"/>
        </w:rPr>
      </w:pPr>
    </w:p>
    <w:p w14:paraId="1ACB5D6C"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Para realizar esta validación de la distancia entre 2 puntos, es necesario que ambos actores puedan proporcionar su localización (GEOLOCALIZACION) y con base a ello calcular la distancia entre estos 2 puntos.</w:t>
      </w:r>
    </w:p>
    <w:p w14:paraId="06CBB155" w14:textId="77777777" w:rsidR="00E140EB" w:rsidRPr="005819C4" w:rsidRDefault="00E140EB" w:rsidP="00E140EB">
      <w:pPr>
        <w:pStyle w:val="Sinespaciado"/>
        <w:ind w:left="720"/>
        <w:rPr>
          <w:rFonts w:ascii="Tahoma" w:eastAsia="Arial" w:hAnsi="Tahoma" w:cs="Tahoma"/>
          <w:sz w:val="24"/>
          <w:szCs w:val="24"/>
        </w:rPr>
      </w:pPr>
    </w:p>
    <w:p w14:paraId="6EEBF727" w14:textId="77777777" w:rsidR="00DB6A86" w:rsidRPr="005819C4" w:rsidRDefault="00DB6A86" w:rsidP="00E140EB">
      <w:pPr>
        <w:pStyle w:val="Sinespaciado"/>
        <w:ind w:left="720"/>
        <w:rPr>
          <w:rFonts w:ascii="Tahoma" w:eastAsia="Arial" w:hAnsi="Tahoma" w:cs="Tahoma"/>
          <w:sz w:val="24"/>
          <w:szCs w:val="24"/>
        </w:rPr>
      </w:pPr>
    </w:p>
    <w:p w14:paraId="6D7584E8" w14:textId="77777777" w:rsidR="00DB6A86" w:rsidRPr="005819C4" w:rsidRDefault="00DB6A86" w:rsidP="00E140EB">
      <w:pPr>
        <w:pStyle w:val="Sinespaciado"/>
        <w:ind w:left="720"/>
        <w:rPr>
          <w:rFonts w:ascii="Tahoma" w:eastAsia="Arial" w:hAnsi="Tahoma" w:cs="Tahoma"/>
          <w:sz w:val="24"/>
          <w:szCs w:val="24"/>
        </w:rPr>
      </w:pPr>
    </w:p>
    <w:p w14:paraId="4F5ECD17" w14:textId="08D17868"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highlight w:val="yellow"/>
        </w:rPr>
        <w:t>Además, se tiene la definición que una tienda solo puede calificar para surtir un pedido en un área no mayor a</w:t>
      </w:r>
      <w:r w:rsidRPr="005819C4">
        <w:rPr>
          <w:rFonts w:ascii="Tahoma" w:eastAsia="Arial" w:hAnsi="Tahoma" w:cs="Tahoma"/>
          <w:b/>
          <w:color w:val="FF0000"/>
          <w:sz w:val="24"/>
          <w:szCs w:val="24"/>
          <w:highlight w:val="yellow"/>
        </w:rPr>
        <w:t xml:space="preserve"> </w:t>
      </w:r>
      <w:r w:rsidR="006221B9" w:rsidRPr="005819C4">
        <w:rPr>
          <w:rFonts w:ascii="Tahoma" w:eastAsia="Arial" w:hAnsi="Tahoma" w:cs="Tahoma"/>
          <w:b/>
          <w:color w:val="FF0000"/>
          <w:sz w:val="24"/>
          <w:szCs w:val="24"/>
          <w:highlight w:val="yellow"/>
        </w:rPr>
        <w:t>10</w:t>
      </w:r>
      <w:r w:rsidRPr="005819C4">
        <w:rPr>
          <w:rFonts w:ascii="Tahoma" w:eastAsia="Arial" w:hAnsi="Tahoma" w:cs="Tahoma"/>
          <w:b/>
          <w:color w:val="FF0000"/>
          <w:sz w:val="24"/>
          <w:szCs w:val="24"/>
          <w:highlight w:val="yellow"/>
        </w:rPr>
        <w:t xml:space="preserve"> km</w:t>
      </w:r>
      <w:r w:rsidR="006221B9" w:rsidRPr="005819C4">
        <w:rPr>
          <w:rFonts w:ascii="Tahoma" w:eastAsia="Arial" w:hAnsi="Tahoma" w:cs="Tahoma"/>
          <w:b/>
          <w:color w:val="FF0000"/>
          <w:sz w:val="24"/>
          <w:szCs w:val="24"/>
          <w:highlight w:val="yellow"/>
        </w:rPr>
        <w:t xml:space="preserve"> (definición inicial)</w:t>
      </w:r>
      <w:r w:rsidRPr="005819C4">
        <w:rPr>
          <w:rFonts w:ascii="Tahoma" w:eastAsia="Arial" w:hAnsi="Tahoma" w:cs="Tahoma"/>
          <w:sz w:val="24"/>
          <w:szCs w:val="24"/>
          <w:highlight w:val="yellow"/>
        </w:rPr>
        <w:t>.</w:t>
      </w:r>
    </w:p>
    <w:p w14:paraId="6704D68A" w14:textId="2C0A8A08" w:rsidR="006221B9" w:rsidRPr="005819C4" w:rsidRDefault="006221B9" w:rsidP="00E140EB">
      <w:pPr>
        <w:pStyle w:val="Sinespaciado"/>
        <w:ind w:left="720"/>
        <w:rPr>
          <w:rFonts w:ascii="Tahoma" w:eastAsia="Arial" w:hAnsi="Tahoma" w:cs="Tahoma"/>
          <w:sz w:val="24"/>
          <w:szCs w:val="24"/>
        </w:rPr>
      </w:pPr>
      <w:r w:rsidRPr="005819C4">
        <w:rPr>
          <w:rFonts w:ascii="Tahoma" w:eastAsia="Arial" w:hAnsi="Tahoma" w:cs="Tahoma"/>
          <w:sz w:val="24"/>
          <w:szCs w:val="24"/>
        </w:rPr>
        <w:t>Aunque este dato/propiedad de la cobertura para la tienda/almacén será configurable.</w:t>
      </w:r>
    </w:p>
    <w:p w14:paraId="1FC205E6" w14:textId="77777777" w:rsidR="008E352D" w:rsidRPr="005819C4" w:rsidRDefault="008E352D" w:rsidP="00E140EB">
      <w:pPr>
        <w:pStyle w:val="Sinespaciado"/>
        <w:ind w:left="720"/>
        <w:rPr>
          <w:rFonts w:ascii="Tahoma" w:eastAsia="Arial" w:hAnsi="Tahoma" w:cs="Tahoma"/>
          <w:sz w:val="24"/>
          <w:szCs w:val="24"/>
        </w:rPr>
      </w:pPr>
    </w:p>
    <w:p w14:paraId="02EEC293"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Ejemplo del cálculo de distancia:</w:t>
      </w:r>
    </w:p>
    <w:p w14:paraId="7190D0F5" w14:textId="3064B2E6" w:rsidR="00E140EB" w:rsidRPr="005819C4" w:rsidRDefault="00E140EB" w:rsidP="00E140EB">
      <w:pPr>
        <w:pStyle w:val="Sinespaciado"/>
        <w:ind w:left="720"/>
        <w:rPr>
          <w:rFonts w:ascii="Tahoma" w:eastAsia="Arial" w:hAnsi="Tahoma" w:cs="Tahoma"/>
          <w:i/>
          <w:color w:val="FF0000"/>
          <w:sz w:val="24"/>
          <w:szCs w:val="24"/>
        </w:rPr>
      </w:pPr>
      <w:r w:rsidRPr="005819C4">
        <w:rPr>
          <w:rFonts w:ascii="Tahoma" w:eastAsia="Arial" w:hAnsi="Tahoma" w:cs="Tahoma"/>
          <w:sz w:val="24"/>
          <w:szCs w:val="24"/>
        </w:rPr>
        <w:t>Domicilio:</w:t>
      </w:r>
      <w:r w:rsidR="008E352D" w:rsidRPr="005819C4">
        <w:rPr>
          <w:rFonts w:ascii="Tahoma" w:eastAsia="Arial" w:hAnsi="Tahoma" w:cs="Tahoma"/>
          <w:sz w:val="24"/>
          <w:szCs w:val="24"/>
        </w:rPr>
        <w:t xml:space="preserve"> </w:t>
      </w:r>
      <w:r w:rsidRPr="005819C4">
        <w:rPr>
          <w:rFonts w:ascii="Tahoma" w:eastAsia="Arial" w:hAnsi="Tahoma" w:cs="Tahoma"/>
          <w:sz w:val="24"/>
          <w:szCs w:val="24"/>
        </w:rPr>
        <w:t>Condado Valle Dorado, Veracruz, CP 91808</w:t>
      </w:r>
      <w:r w:rsidR="008E352D" w:rsidRPr="005819C4">
        <w:rPr>
          <w:rFonts w:ascii="Tahoma" w:eastAsia="Arial" w:hAnsi="Tahoma" w:cs="Tahoma"/>
          <w:sz w:val="24"/>
          <w:szCs w:val="24"/>
        </w:rPr>
        <w:t xml:space="preserve">; </w:t>
      </w:r>
      <w:r w:rsidRPr="005819C4">
        <w:rPr>
          <w:rFonts w:ascii="Tahoma" w:eastAsia="Arial" w:hAnsi="Tahoma" w:cs="Tahoma"/>
          <w:i/>
          <w:color w:val="FF0000"/>
          <w:sz w:val="24"/>
          <w:szCs w:val="24"/>
        </w:rPr>
        <w:t>19.21813 Latitud, -96.21271 Longitud</w:t>
      </w:r>
    </w:p>
    <w:p w14:paraId="214F70E7" w14:textId="2DF9C449" w:rsidR="00E140EB" w:rsidRPr="005819C4" w:rsidRDefault="00E140EB" w:rsidP="00E140EB">
      <w:pPr>
        <w:pStyle w:val="Sinespaciado"/>
        <w:ind w:left="720"/>
        <w:rPr>
          <w:rFonts w:ascii="Tahoma" w:eastAsia="Arial" w:hAnsi="Tahoma" w:cs="Tahoma"/>
          <w:i/>
          <w:color w:val="FF0000"/>
          <w:sz w:val="24"/>
          <w:szCs w:val="24"/>
        </w:rPr>
      </w:pPr>
      <w:r w:rsidRPr="005819C4">
        <w:rPr>
          <w:rFonts w:ascii="Tahoma" w:eastAsia="Arial" w:hAnsi="Tahoma" w:cs="Tahoma"/>
          <w:sz w:val="24"/>
          <w:szCs w:val="24"/>
        </w:rPr>
        <w:t xml:space="preserve">Tienda: </w:t>
      </w:r>
      <w:r w:rsidR="008E352D" w:rsidRPr="005819C4">
        <w:rPr>
          <w:rFonts w:ascii="Tahoma" w:eastAsia="Arial" w:hAnsi="Tahoma" w:cs="Tahoma"/>
          <w:sz w:val="24"/>
          <w:szCs w:val="24"/>
        </w:rPr>
        <w:t xml:space="preserve"> </w:t>
      </w:r>
      <w:r w:rsidRPr="005819C4">
        <w:rPr>
          <w:rFonts w:ascii="Tahoma" w:eastAsia="Arial" w:hAnsi="Tahoma" w:cs="Tahoma"/>
          <w:sz w:val="24"/>
          <w:szCs w:val="24"/>
        </w:rPr>
        <w:t>Soriana Hyper Veracruz Rio Medio, CP 91809</w:t>
      </w:r>
      <w:r w:rsidR="008E352D" w:rsidRPr="005819C4">
        <w:rPr>
          <w:rFonts w:ascii="Tahoma" w:eastAsia="Arial" w:hAnsi="Tahoma" w:cs="Tahoma"/>
          <w:sz w:val="24"/>
          <w:szCs w:val="24"/>
        </w:rPr>
        <w:t xml:space="preserve">; </w:t>
      </w:r>
      <w:r w:rsidRPr="005819C4">
        <w:rPr>
          <w:rFonts w:ascii="Tahoma" w:eastAsia="Arial" w:hAnsi="Tahoma" w:cs="Tahoma"/>
          <w:i/>
          <w:color w:val="FF0000"/>
          <w:sz w:val="24"/>
          <w:szCs w:val="24"/>
        </w:rPr>
        <w:t>19.21231 Latidud, -96.20149 Longitud</w:t>
      </w:r>
    </w:p>
    <w:p w14:paraId="6104D2F8" w14:textId="6AF2FD8E"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Distancia:</w:t>
      </w:r>
      <w:r w:rsidR="008E352D" w:rsidRPr="005819C4">
        <w:rPr>
          <w:rFonts w:ascii="Tahoma" w:eastAsia="Arial" w:hAnsi="Tahoma" w:cs="Tahoma"/>
          <w:sz w:val="24"/>
          <w:szCs w:val="24"/>
        </w:rPr>
        <w:t xml:space="preserve"> </w:t>
      </w:r>
      <w:r w:rsidRPr="005819C4">
        <w:rPr>
          <w:rFonts w:ascii="Tahoma" w:eastAsia="Arial" w:hAnsi="Tahoma" w:cs="Tahoma"/>
          <w:sz w:val="24"/>
          <w:szCs w:val="24"/>
        </w:rPr>
        <w:t>1.35KM</w:t>
      </w:r>
    </w:p>
    <w:p w14:paraId="111E6A8F" w14:textId="77777777" w:rsidR="00E140EB" w:rsidRPr="005819C4" w:rsidRDefault="00E140EB" w:rsidP="00E140EB">
      <w:pPr>
        <w:pStyle w:val="Sinespaciado"/>
        <w:ind w:left="720"/>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4DCD957" wp14:editId="778AA0C4">
            <wp:extent cx="4719638" cy="2448869"/>
            <wp:effectExtent l="0" t="0" r="508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0513" cy="2459700"/>
                    </a:xfrm>
                    <a:prstGeom prst="rect">
                      <a:avLst/>
                    </a:prstGeom>
                    <a:noFill/>
                  </pic:spPr>
                </pic:pic>
              </a:graphicData>
            </a:graphic>
          </wp:inline>
        </w:drawing>
      </w:r>
    </w:p>
    <w:p w14:paraId="5078AE4B" w14:textId="77777777" w:rsidR="00DB6A86" w:rsidRPr="005819C4" w:rsidRDefault="00DB6A86" w:rsidP="00E140EB">
      <w:pPr>
        <w:pStyle w:val="Sinespaciado"/>
        <w:ind w:left="720"/>
        <w:jc w:val="center"/>
        <w:rPr>
          <w:rFonts w:ascii="Tahoma" w:eastAsia="Arial" w:hAnsi="Tahoma" w:cs="Tahoma"/>
          <w:sz w:val="24"/>
          <w:szCs w:val="24"/>
        </w:rPr>
      </w:pPr>
    </w:p>
    <w:p w14:paraId="038C32C3" w14:textId="77777777" w:rsidR="00E140EB" w:rsidRPr="005819C4" w:rsidRDefault="00E140EB" w:rsidP="00E140EB">
      <w:pPr>
        <w:pStyle w:val="Sinespaciado"/>
        <w:ind w:left="720"/>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C4667F5" wp14:editId="351CC164">
            <wp:extent cx="3728720" cy="2506357"/>
            <wp:effectExtent l="0" t="0" r="508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63132" cy="2529488"/>
                    </a:xfrm>
                    <a:prstGeom prst="rect">
                      <a:avLst/>
                    </a:prstGeom>
                    <a:noFill/>
                  </pic:spPr>
                </pic:pic>
              </a:graphicData>
            </a:graphic>
          </wp:inline>
        </w:drawing>
      </w:r>
    </w:p>
    <w:p w14:paraId="27AF7587" w14:textId="77777777" w:rsidR="00E140EB" w:rsidRPr="005819C4" w:rsidRDefault="00E140EB" w:rsidP="00E140EB">
      <w:pPr>
        <w:pStyle w:val="Sinespaciado"/>
        <w:ind w:left="720"/>
        <w:rPr>
          <w:rFonts w:ascii="Tahoma" w:eastAsia="Arial" w:hAnsi="Tahoma" w:cs="Tahoma"/>
          <w:sz w:val="24"/>
          <w:szCs w:val="24"/>
        </w:rPr>
      </w:pPr>
    </w:p>
    <w:p w14:paraId="40C35062" w14:textId="77777777" w:rsidR="00DB6A86" w:rsidRPr="005819C4" w:rsidRDefault="00DB6A86" w:rsidP="00E140EB">
      <w:pPr>
        <w:pStyle w:val="Sinespaciado"/>
        <w:ind w:left="720"/>
        <w:rPr>
          <w:rFonts w:ascii="Tahoma" w:eastAsia="Arial" w:hAnsi="Tahoma" w:cs="Tahoma"/>
          <w:sz w:val="24"/>
          <w:szCs w:val="24"/>
        </w:rPr>
      </w:pPr>
    </w:p>
    <w:p w14:paraId="1FEF90FA" w14:textId="77777777" w:rsidR="00DB6A86" w:rsidRPr="005819C4" w:rsidRDefault="00DB6A86" w:rsidP="00E140EB">
      <w:pPr>
        <w:pStyle w:val="Sinespaciado"/>
        <w:ind w:left="720"/>
        <w:rPr>
          <w:rFonts w:ascii="Tahoma" w:eastAsia="Arial" w:hAnsi="Tahoma" w:cs="Tahoma"/>
          <w:sz w:val="24"/>
          <w:szCs w:val="24"/>
        </w:rPr>
      </w:pPr>
    </w:p>
    <w:p w14:paraId="44998456" w14:textId="77777777" w:rsidR="00DB6A86" w:rsidRPr="005819C4" w:rsidRDefault="00DB6A86" w:rsidP="00E140EB">
      <w:pPr>
        <w:pStyle w:val="Sinespaciado"/>
        <w:ind w:left="720"/>
        <w:rPr>
          <w:rFonts w:ascii="Tahoma" w:eastAsia="Arial" w:hAnsi="Tahoma" w:cs="Tahoma"/>
          <w:sz w:val="24"/>
          <w:szCs w:val="24"/>
        </w:rPr>
      </w:pPr>
    </w:p>
    <w:p w14:paraId="5076B5F3" w14:textId="77777777" w:rsidR="00DB6A86" w:rsidRPr="005819C4" w:rsidRDefault="00DB6A86" w:rsidP="00E140EB">
      <w:pPr>
        <w:pStyle w:val="Sinespaciado"/>
        <w:ind w:left="720"/>
        <w:rPr>
          <w:rFonts w:ascii="Tahoma" w:eastAsia="Arial" w:hAnsi="Tahoma" w:cs="Tahoma"/>
          <w:sz w:val="24"/>
          <w:szCs w:val="24"/>
        </w:rPr>
      </w:pPr>
    </w:p>
    <w:p w14:paraId="752F1BE4" w14:textId="77777777" w:rsidR="00DB6A86" w:rsidRPr="005819C4" w:rsidRDefault="00DB6A86" w:rsidP="00E140EB">
      <w:pPr>
        <w:pStyle w:val="Sinespaciado"/>
        <w:ind w:left="720"/>
        <w:rPr>
          <w:rFonts w:ascii="Tahoma" w:eastAsia="Arial" w:hAnsi="Tahoma" w:cs="Tahoma"/>
          <w:sz w:val="24"/>
          <w:szCs w:val="24"/>
        </w:rPr>
      </w:pPr>
    </w:p>
    <w:p w14:paraId="2B4DFA42" w14:textId="77777777" w:rsidR="00DB6A86" w:rsidRPr="005819C4" w:rsidRDefault="00DB6A86" w:rsidP="00E140EB">
      <w:pPr>
        <w:pStyle w:val="Sinespaciado"/>
        <w:ind w:left="720"/>
        <w:rPr>
          <w:rFonts w:ascii="Tahoma" w:eastAsia="Arial" w:hAnsi="Tahoma" w:cs="Tahoma"/>
          <w:sz w:val="24"/>
          <w:szCs w:val="24"/>
        </w:rPr>
      </w:pPr>
    </w:p>
    <w:p w14:paraId="69867656" w14:textId="77777777" w:rsidR="00DB6A86" w:rsidRPr="005819C4" w:rsidRDefault="00DB6A86" w:rsidP="00E140EB">
      <w:pPr>
        <w:pStyle w:val="Sinespaciado"/>
        <w:ind w:left="720"/>
        <w:rPr>
          <w:rFonts w:ascii="Tahoma" w:eastAsia="Arial" w:hAnsi="Tahoma" w:cs="Tahoma"/>
          <w:sz w:val="24"/>
          <w:szCs w:val="24"/>
        </w:rPr>
      </w:pPr>
    </w:p>
    <w:p w14:paraId="113C8F97" w14:textId="77777777" w:rsidR="00E140EB" w:rsidRPr="005819C4" w:rsidRDefault="00E140EB" w:rsidP="00E140EB">
      <w:pPr>
        <w:pStyle w:val="Sinespaciado"/>
        <w:numPr>
          <w:ilvl w:val="0"/>
          <w:numId w:val="29"/>
        </w:numPr>
        <w:rPr>
          <w:rFonts w:ascii="Tahoma" w:eastAsia="Arial" w:hAnsi="Tahoma" w:cs="Tahoma"/>
          <w:b/>
          <w:sz w:val="24"/>
          <w:szCs w:val="24"/>
        </w:rPr>
      </w:pPr>
      <w:r w:rsidRPr="005819C4">
        <w:rPr>
          <w:rFonts w:ascii="Tahoma" w:eastAsia="Arial" w:hAnsi="Tahoma" w:cs="Tahoma"/>
          <w:b/>
          <w:sz w:val="24"/>
          <w:szCs w:val="24"/>
        </w:rPr>
        <w:t>Algún transportista tenga cobertura al área (CP) del cliente.</w:t>
      </w:r>
    </w:p>
    <w:p w14:paraId="5B5D5BA3"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 xml:space="preserve">Una vez definido que la </w:t>
      </w:r>
      <w:r w:rsidRPr="005819C4">
        <w:rPr>
          <w:rFonts w:ascii="Tahoma" w:eastAsia="Arial" w:hAnsi="Tahoma" w:cs="Tahoma"/>
          <w:b/>
          <w:i/>
          <w:sz w:val="24"/>
          <w:szCs w:val="24"/>
        </w:rPr>
        <w:t>tienda X</w:t>
      </w:r>
      <w:r w:rsidRPr="005819C4">
        <w:rPr>
          <w:rFonts w:ascii="Tahoma" w:eastAsia="Arial" w:hAnsi="Tahoma" w:cs="Tahoma"/>
          <w:sz w:val="24"/>
          <w:szCs w:val="24"/>
        </w:rPr>
        <w:t>, puede surtir el pedido de acuerdo a la cobertura; el siguiente punto es ubicar un transportista que tenga cobertura al área del domicilio del cliente.</w:t>
      </w:r>
    </w:p>
    <w:p w14:paraId="27915681" w14:textId="77777777" w:rsidR="00E140EB" w:rsidRPr="005819C4" w:rsidRDefault="00E140EB" w:rsidP="00E140EB">
      <w:pPr>
        <w:pStyle w:val="Sinespaciado"/>
        <w:ind w:left="720"/>
        <w:rPr>
          <w:rFonts w:ascii="Tahoma" w:eastAsia="Arial" w:hAnsi="Tahoma" w:cs="Tahoma"/>
          <w:sz w:val="24"/>
          <w:szCs w:val="24"/>
        </w:rPr>
      </w:pPr>
    </w:p>
    <w:p w14:paraId="0DB067FC"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Esto se debe tener identificado en sistema para poder agilizar el proceso de validación del SPLIT.</w:t>
      </w:r>
    </w:p>
    <w:p w14:paraId="4391EF36" w14:textId="4FB8F36C"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Por tanto, se necesitaría tener replicado en Soriana estos datos de parte de los transportistas.</w:t>
      </w:r>
    </w:p>
    <w:p w14:paraId="5092BB17" w14:textId="5C33D530"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Es decir, conocer de cada transportistas sus áreas de cobertura (los CP’s a donde puede surtir).</w:t>
      </w:r>
    </w:p>
    <w:p w14:paraId="55DE6ACF" w14:textId="77777777" w:rsidR="001B702F" w:rsidRPr="005819C4" w:rsidRDefault="001B702F" w:rsidP="00E140EB">
      <w:pPr>
        <w:pStyle w:val="Sinespaciado"/>
        <w:ind w:left="720"/>
        <w:rPr>
          <w:rFonts w:ascii="Tahoma" w:eastAsia="Arial" w:hAnsi="Tahoma" w:cs="Tahoma"/>
          <w:sz w:val="24"/>
          <w:szCs w:val="24"/>
        </w:rPr>
      </w:pPr>
    </w:p>
    <w:p w14:paraId="2BC2A5BB" w14:textId="4FA67372" w:rsidR="008442F3" w:rsidRPr="005819C4" w:rsidRDefault="008442F3" w:rsidP="00E140EB">
      <w:pPr>
        <w:pStyle w:val="Sinespaciado"/>
        <w:ind w:left="720"/>
        <w:rPr>
          <w:rFonts w:ascii="Tahoma" w:eastAsia="Arial" w:hAnsi="Tahoma" w:cs="Tahoma"/>
          <w:sz w:val="24"/>
          <w:szCs w:val="24"/>
        </w:rPr>
      </w:pPr>
      <w:r w:rsidRPr="005819C4">
        <w:rPr>
          <w:rFonts w:ascii="Tahoma" w:eastAsia="Arial" w:hAnsi="Tahoma" w:cs="Tahoma"/>
          <w:sz w:val="24"/>
          <w:szCs w:val="24"/>
        </w:rPr>
        <w:t xml:space="preserve">Aquí debe evaluarse el código de promociones para el envío de los shipments, que podrían calificar en los siguientes </w:t>
      </w:r>
      <w:commentRangeStart w:id="316"/>
      <w:commentRangeStart w:id="317"/>
      <w:r w:rsidRPr="005819C4">
        <w:rPr>
          <w:rFonts w:ascii="Tahoma" w:eastAsia="Arial" w:hAnsi="Tahoma" w:cs="Tahoma"/>
          <w:sz w:val="24"/>
          <w:szCs w:val="24"/>
        </w:rPr>
        <w:t>criterios</w:t>
      </w:r>
      <w:commentRangeEnd w:id="316"/>
      <w:r w:rsidR="003B2A27">
        <w:rPr>
          <w:rStyle w:val="Refdecomentario"/>
          <w:rFonts w:eastAsia="Calibri"/>
        </w:rPr>
        <w:commentReference w:id="316"/>
      </w:r>
      <w:commentRangeEnd w:id="317"/>
      <w:r w:rsidR="00384111">
        <w:rPr>
          <w:rStyle w:val="Refdecomentario"/>
          <w:rFonts w:eastAsia="Calibri"/>
        </w:rPr>
        <w:commentReference w:id="317"/>
      </w:r>
      <w:r w:rsidRPr="005819C4">
        <w:rPr>
          <w:rFonts w:ascii="Tahoma" w:eastAsia="Arial" w:hAnsi="Tahoma" w:cs="Tahoma"/>
          <w:sz w:val="24"/>
          <w:szCs w:val="24"/>
        </w:rPr>
        <w:t>:</w:t>
      </w:r>
    </w:p>
    <w:p w14:paraId="4568B204" w14:textId="26AF2940" w:rsidR="008442F3" w:rsidRPr="005819C4" w:rsidRDefault="008442F3"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Por carrier</w:t>
      </w:r>
      <w:r w:rsidR="00511FE5" w:rsidRPr="005819C4">
        <w:rPr>
          <w:rFonts w:ascii="Tahoma" w:eastAsia="Arial" w:hAnsi="Tahoma" w:cs="Tahoma"/>
          <w:sz w:val="24"/>
          <w:szCs w:val="24"/>
        </w:rPr>
        <w:t>, promoción para todos los envíos con el carrier elegido</w:t>
      </w:r>
      <w:r w:rsidRPr="005819C4">
        <w:rPr>
          <w:rFonts w:ascii="Tahoma" w:eastAsia="Arial" w:hAnsi="Tahoma" w:cs="Tahoma"/>
          <w:sz w:val="24"/>
          <w:szCs w:val="24"/>
        </w:rPr>
        <w:t>.</w:t>
      </w:r>
    </w:p>
    <w:p w14:paraId="2818A407" w14:textId="1FA254CD" w:rsidR="008442F3"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Por categoría de productos.</w:t>
      </w:r>
    </w:p>
    <w:p w14:paraId="07709184" w14:textId="48F7706E" w:rsidR="00511FE5"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Por línea de productos.</w:t>
      </w:r>
    </w:p>
    <w:p w14:paraId="1321C4A8" w14:textId="39416464" w:rsidR="00511FE5"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 xml:space="preserve">Por </w:t>
      </w:r>
      <w:r w:rsidR="00BF0A36" w:rsidRPr="005819C4">
        <w:rPr>
          <w:rFonts w:ascii="Tahoma" w:eastAsia="Arial" w:hAnsi="Tahoma" w:cs="Tahoma"/>
          <w:sz w:val="24"/>
          <w:szCs w:val="24"/>
        </w:rPr>
        <w:t>artículos</w:t>
      </w:r>
      <w:r w:rsidRPr="005819C4">
        <w:rPr>
          <w:rFonts w:ascii="Tahoma" w:eastAsia="Arial" w:hAnsi="Tahoma" w:cs="Tahoma"/>
          <w:sz w:val="24"/>
          <w:szCs w:val="24"/>
        </w:rPr>
        <w:t xml:space="preserve"> específicos.</w:t>
      </w:r>
    </w:p>
    <w:p w14:paraId="4F9ED3F6" w14:textId="0EC4C499" w:rsidR="00511FE5"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 xml:space="preserve">Por $monto del </w:t>
      </w:r>
      <w:r w:rsidR="00BF0A36" w:rsidRPr="005819C4">
        <w:rPr>
          <w:rFonts w:ascii="Tahoma" w:eastAsia="Arial" w:hAnsi="Tahoma" w:cs="Tahoma"/>
          <w:sz w:val="24"/>
          <w:szCs w:val="24"/>
        </w:rPr>
        <w:t>artículo</w:t>
      </w:r>
      <w:r w:rsidRPr="005819C4">
        <w:rPr>
          <w:rFonts w:ascii="Tahoma" w:eastAsia="Arial" w:hAnsi="Tahoma" w:cs="Tahoma"/>
          <w:sz w:val="24"/>
          <w:szCs w:val="24"/>
        </w:rPr>
        <w:t>.</w:t>
      </w:r>
    </w:p>
    <w:p w14:paraId="655CC71B" w14:textId="77777777" w:rsidR="008442F3" w:rsidRPr="005819C4" w:rsidRDefault="008442F3" w:rsidP="00E140EB">
      <w:pPr>
        <w:pStyle w:val="Sinespaciado"/>
        <w:ind w:left="720"/>
        <w:rPr>
          <w:rFonts w:ascii="Tahoma" w:eastAsia="Arial" w:hAnsi="Tahoma" w:cs="Tahoma"/>
          <w:sz w:val="24"/>
          <w:szCs w:val="24"/>
        </w:rPr>
      </w:pPr>
    </w:p>
    <w:p w14:paraId="78047967"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Los siguientes cuadros demuestran los criterios de validación descritos:</w:t>
      </w:r>
    </w:p>
    <w:p w14:paraId="79C89C2A"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57C4A57E" wp14:editId="2E0DBCF3">
            <wp:extent cx="4715436" cy="2927014"/>
            <wp:effectExtent l="0" t="0" r="952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44397" cy="2944991"/>
                    </a:xfrm>
                    <a:prstGeom prst="rect">
                      <a:avLst/>
                    </a:prstGeom>
                    <a:noFill/>
                  </pic:spPr>
                </pic:pic>
              </a:graphicData>
            </a:graphic>
          </wp:inline>
        </w:drawing>
      </w:r>
    </w:p>
    <w:p w14:paraId="201BF5E4" w14:textId="77777777" w:rsidR="00E140EB" w:rsidRPr="005819C4" w:rsidRDefault="00E140EB" w:rsidP="00E140EB">
      <w:pPr>
        <w:pStyle w:val="Sinespaciado"/>
        <w:rPr>
          <w:rFonts w:ascii="Tahoma" w:eastAsia="Arial" w:hAnsi="Tahoma" w:cs="Tahoma"/>
          <w:sz w:val="24"/>
          <w:szCs w:val="24"/>
        </w:rPr>
      </w:pPr>
    </w:p>
    <w:p w14:paraId="14C50690"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lastRenderedPageBreak/>
        <w:drawing>
          <wp:inline distT="0" distB="0" distL="0" distR="0" wp14:anchorId="60167883" wp14:editId="591A294F">
            <wp:extent cx="4926106" cy="2135226"/>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46905" cy="2144242"/>
                    </a:xfrm>
                    <a:prstGeom prst="rect">
                      <a:avLst/>
                    </a:prstGeom>
                    <a:noFill/>
                  </pic:spPr>
                </pic:pic>
              </a:graphicData>
            </a:graphic>
          </wp:inline>
        </w:drawing>
      </w:r>
    </w:p>
    <w:p w14:paraId="163580A7" w14:textId="77777777" w:rsidR="00E140EB" w:rsidRPr="005819C4" w:rsidRDefault="00E140EB" w:rsidP="00E140EB">
      <w:pPr>
        <w:pStyle w:val="Sinespaciado"/>
        <w:rPr>
          <w:rFonts w:ascii="Tahoma" w:eastAsia="Arial" w:hAnsi="Tahoma" w:cs="Tahoma"/>
          <w:sz w:val="24"/>
          <w:szCs w:val="24"/>
        </w:rPr>
      </w:pPr>
    </w:p>
    <w:p w14:paraId="1D954D7A"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En los puntos anteriores fue descrito los criterios básicos para definir el Split de una orden, a continuación se muestra un cuadro representativo del volumen de inventarios en los catálogos extendidos manejados por Soriana.</w:t>
      </w:r>
    </w:p>
    <w:p w14:paraId="03CA0DC0" w14:textId="77777777" w:rsidR="00E140EB" w:rsidRPr="005819C4" w:rsidRDefault="00E140EB" w:rsidP="00E140EB">
      <w:pPr>
        <w:pStyle w:val="Sinespaciado"/>
        <w:rPr>
          <w:rFonts w:ascii="Tahoma" w:eastAsia="Arial" w:hAnsi="Tahoma" w:cs="Tahoma"/>
          <w:sz w:val="24"/>
          <w:szCs w:val="24"/>
        </w:rPr>
      </w:pPr>
    </w:p>
    <w:p w14:paraId="797E3CB6"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619307F4" wp14:editId="60A5153F">
            <wp:extent cx="4760259" cy="1414114"/>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96657" cy="1424927"/>
                    </a:xfrm>
                    <a:prstGeom prst="rect">
                      <a:avLst/>
                    </a:prstGeom>
                    <a:noFill/>
                    <a:ln>
                      <a:noFill/>
                    </a:ln>
                  </pic:spPr>
                </pic:pic>
              </a:graphicData>
            </a:graphic>
          </wp:inline>
        </w:drawing>
      </w:r>
    </w:p>
    <w:p w14:paraId="387122F0" w14:textId="77777777" w:rsidR="00E140EB" w:rsidRPr="005819C4" w:rsidRDefault="00E140EB" w:rsidP="00E140EB">
      <w:pPr>
        <w:pStyle w:val="Sinespaciado"/>
        <w:rPr>
          <w:rFonts w:ascii="Tahoma" w:eastAsia="Arial" w:hAnsi="Tahoma" w:cs="Tahoma"/>
          <w:sz w:val="24"/>
          <w:szCs w:val="24"/>
        </w:rPr>
      </w:pPr>
    </w:p>
    <w:p w14:paraId="55C49D5B" w14:textId="77777777" w:rsidR="001B702F" w:rsidRPr="005819C4" w:rsidRDefault="001B702F" w:rsidP="00E140EB">
      <w:pPr>
        <w:pStyle w:val="Sinespaciado"/>
        <w:rPr>
          <w:rFonts w:ascii="Tahoma" w:eastAsia="Arial" w:hAnsi="Tahoma" w:cs="Tahoma"/>
          <w:sz w:val="24"/>
          <w:szCs w:val="24"/>
        </w:rPr>
      </w:pPr>
    </w:p>
    <w:p w14:paraId="72D592DC" w14:textId="77777777" w:rsidR="001B702F" w:rsidRDefault="001B702F" w:rsidP="00E140EB">
      <w:pPr>
        <w:pStyle w:val="Sinespaciado"/>
        <w:rPr>
          <w:ins w:id="318" w:author="eliseo gijon romero" w:date="2021-04-29T14:37:00Z"/>
          <w:rFonts w:ascii="Tahoma" w:eastAsia="Arial" w:hAnsi="Tahoma" w:cs="Tahoma"/>
          <w:sz w:val="24"/>
          <w:szCs w:val="24"/>
        </w:rPr>
      </w:pPr>
    </w:p>
    <w:p w14:paraId="626835B5" w14:textId="77777777" w:rsidR="00617349" w:rsidRDefault="00617349" w:rsidP="00E140EB">
      <w:pPr>
        <w:pStyle w:val="Sinespaciado"/>
        <w:rPr>
          <w:ins w:id="319" w:author="eliseo gijon romero" w:date="2021-04-29T14:37:00Z"/>
          <w:rFonts w:ascii="Tahoma" w:eastAsia="Arial" w:hAnsi="Tahoma" w:cs="Tahoma"/>
          <w:sz w:val="24"/>
          <w:szCs w:val="24"/>
        </w:rPr>
      </w:pPr>
    </w:p>
    <w:p w14:paraId="52E13B6B" w14:textId="77777777" w:rsidR="00617349" w:rsidRDefault="00617349" w:rsidP="00E140EB">
      <w:pPr>
        <w:pStyle w:val="Sinespaciado"/>
        <w:rPr>
          <w:ins w:id="320" w:author="eliseo gijon romero" w:date="2021-04-29T14:37:00Z"/>
          <w:rFonts w:ascii="Tahoma" w:eastAsia="Arial" w:hAnsi="Tahoma" w:cs="Tahoma"/>
          <w:sz w:val="24"/>
          <w:szCs w:val="24"/>
        </w:rPr>
      </w:pPr>
    </w:p>
    <w:p w14:paraId="10B18DDB" w14:textId="77777777" w:rsidR="00617349" w:rsidRDefault="00617349" w:rsidP="00E140EB">
      <w:pPr>
        <w:pStyle w:val="Sinespaciado"/>
        <w:rPr>
          <w:ins w:id="321" w:author="eliseo gijon romero" w:date="2021-04-29T14:37:00Z"/>
          <w:rFonts w:ascii="Tahoma" w:eastAsia="Arial" w:hAnsi="Tahoma" w:cs="Tahoma"/>
          <w:sz w:val="24"/>
          <w:szCs w:val="24"/>
        </w:rPr>
      </w:pPr>
    </w:p>
    <w:p w14:paraId="61B825CF" w14:textId="77777777" w:rsidR="00617349" w:rsidRDefault="00617349" w:rsidP="00E140EB">
      <w:pPr>
        <w:pStyle w:val="Sinespaciado"/>
        <w:rPr>
          <w:ins w:id="322" w:author="eliseo gijon romero" w:date="2021-04-29T14:37:00Z"/>
          <w:rFonts w:ascii="Tahoma" w:eastAsia="Arial" w:hAnsi="Tahoma" w:cs="Tahoma"/>
          <w:sz w:val="24"/>
          <w:szCs w:val="24"/>
        </w:rPr>
      </w:pPr>
    </w:p>
    <w:p w14:paraId="57E3F422" w14:textId="77777777" w:rsidR="00617349" w:rsidRDefault="00617349" w:rsidP="00E140EB">
      <w:pPr>
        <w:pStyle w:val="Sinespaciado"/>
        <w:rPr>
          <w:ins w:id="323" w:author="eliseo gijon romero" w:date="2021-04-29T14:37:00Z"/>
          <w:rFonts w:ascii="Tahoma" w:eastAsia="Arial" w:hAnsi="Tahoma" w:cs="Tahoma"/>
          <w:sz w:val="24"/>
          <w:szCs w:val="24"/>
        </w:rPr>
      </w:pPr>
    </w:p>
    <w:p w14:paraId="5F19B1FD" w14:textId="77777777" w:rsidR="00617349" w:rsidRDefault="00617349" w:rsidP="00E140EB">
      <w:pPr>
        <w:pStyle w:val="Sinespaciado"/>
        <w:rPr>
          <w:ins w:id="324" w:author="eliseo gijon romero" w:date="2021-04-29T14:37:00Z"/>
          <w:rFonts w:ascii="Tahoma" w:eastAsia="Arial" w:hAnsi="Tahoma" w:cs="Tahoma"/>
          <w:sz w:val="24"/>
          <w:szCs w:val="24"/>
        </w:rPr>
      </w:pPr>
    </w:p>
    <w:p w14:paraId="77CE177D" w14:textId="77777777" w:rsidR="00617349" w:rsidRDefault="00617349" w:rsidP="00E140EB">
      <w:pPr>
        <w:pStyle w:val="Sinespaciado"/>
        <w:rPr>
          <w:ins w:id="325" w:author="eliseo gijon romero" w:date="2021-04-29T14:37:00Z"/>
          <w:rFonts w:ascii="Tahoma" w:eastAsia="Arial" w:hAnsi="Tahoma" w:cs="Tahoma"/>
          <w:sz w:val="24"/>
          <w:szCs w:val="24"/>
        </w:rPr>
      </w:pPr>
    </w:p>
    <w:p w14:paraId="38681BC9" w14:textId="77777777" w:rsidR="00617349" w:rsidRDefault="00617349" w:rsidP="00E140EB">
      <w:pPr>
        <w:pStyle w:val="Sinespaciado"/>
        <w:rPr>
          <w:ins w:id="326" w:author="eliseo gijon romero" w:date="2021-04-29T14:37:00Z"/>
          <w:rFonts w:ascii="Tahoma" w:eastAsia="Arial" w:hAnsi="Tahoma" w:cs="Tahoma"/>
          <w:sz w:val="24"/>
          <w:szCs w:val="24"/>
        </w:rPr>
      </w:pPr>
    </w:p>
    <w:p w14:paraId="0CFEADC9" w14:textId="77777777" w:rsidR="00617349" w:rsidRDefault="00617349" w:rsidP="00E140EB">
      <w:pPr>
        <w:pStyle w:val="Sinespaciado"/>
        <w:rPr>
          <w:ins w:id="327" w:author="eliseo gijon romero" w:date="2021-04-29T14:37:00Z"/>
          <w:rFonts w:ascii="Tahoma" w:eastAsia="Arial" w:hAnsi="Tahoma" w:cs="Tahoma"/>
          <w:sz w:val="24"/>
          <w:szCs w:val="24"/>
        </w:rPr>
      </w:pPr>
    </w:p>
    <w:p w14:paraId="215DC19A" w14:textId="77777777" w:rsidR="00617349" w:rsidRDefault="00617349" w:rsidP="00E140EB">
      <w:pPr>
        <w:pStyle w:val="Sinespaciado"/>
        <w:rPr>
          <w:ins w:id="328" w:author="eliseo gijon romero" w:date="2021-04-29T14:37:00Z"/>
          <w:rFonts w:ascii="Tahoma" w:eastAsia="Arial" w:hAnsi="Tahoma" w:cs="Tahoma"/>
          <w:sz w:val="24"/>
          <w:szCs w:val="24"/>
        </w:rPr>
      </w:pPr>
    </w:p>
    <w:p w14:paraId="24D8F2A9" w14:textId="77777777" w:rsidR="00617349" w:rsidRDefault="00617349" w:rsidP="00E140EB">
      <w:pPr>
        <w:pStyle w:val="Sinespaciado"/>
        <w:rPr>
          <w:ins w:id="329" w:author="eliseo gijon romero" w:date="2021-04-29T14:37:00Z"/>
          <w:rFonts w:ascii="Tahoma" w:eastAsia="Arial" w:hAnsi="Tahoma" w:cs="Tahoma"/>
          <w:sz w:val="24"/>
          <w:szCs w:val="24"/>
        </w:rPr>
      </w:pPr>
    </w:p>
    <w:p w14:paraId="31E1FC56" w14:textId="77777777" w:rsidR="00617349" w:rsidRDefault="00617349" w:rsidP="00E140EB">
      <w:pPr>
        <w:pStyle w:val="Sinespaciado"/>
        <w:rPr>
          <w:ins w:id="330" w:author="eliseo gijon romero" w:date="2021-04-29T14:37:00Z"/>
          <w:rFonts w:ascii="Tahoma" w:eastAsia="Arial" w:hAnsi="Tahoma" w:cs="Tahoma"/>
          <w:sz w:val="24"/>
          <w:szCs w:val="24"/>
        </w:rPr>
      </w:pPr>
    </w:p>
    <w:p w14:paraId="459A38E6" w14:textId="77777777" w:rsidR="00617349" w:rsidRDefault="00617349" w:rsidP="00E140EB">
      <w:pPr>
        <w:pStyle w:val="Sinespaciado"/>
        <w:rPr>
          <w:ins w:id="331" w:author="eliseo gijon romero" w:date="2021-04-29T14:37:00Z"/>
          <w:rFonts w:ascii="Tahoma" w:eastAsia="Arial" w:hAnsi="Tahoma" w:cs="Tahoma"/>
          <w:sz w:val="24"/>
          <w:szCs w:val="24"/>
        </w:rPr>
      </w:pPr>
    </w:p>
    <w:p w14:paraId="4885983C" w14:textId="77777777" w:rsidR="00617349" w:rsidRDefault="00617349" w:rsidP="00E140EB">
      <w:pPr>
        <w:pStyle w:val="Sinespaciado"/>
        <w:rPr>
          <w:ins w:id="332" w:author="eliseo gijon romero" w:date="2021-04-29T14:37:00Z"/>
          <w:rFonts w:ascii="Tahoma" w:eastAsia="Arial" w:hAnsi="Tahoma" w:cs="Tahoma"/>
          <w:sz w:val="24"/>
          <w:szCs w:val="24"/>
        </w:rPr>
      </w:pPr>
    </w:p>
    <w:p w14:paraId="482E16FB" w14:textId="77777777" w:rsidR="00617349" w:rsidRPr="005819C4" w:rsidRDefault="00617349" w:rsidP="00E140EB">
      <w:pPr>
        <w:pStyle w:val="Sinespaciado"/>
        <w:rPr>
          <w:rFonts w:ascii="Tahoma" w:eastAsia="Arial" w:hAnsi="Tahoma" w:cs="Tahoma"/>
          <w:sz w:val="24"/>
          <w:szCs w:val="24"/>
        </w:rPr>
      </w:pPr>
    </w:p>
    <w:p w14:paraId="6756215C" w14:textId="77777777" w:rsidR="00E140EB" w:rsidRPr="005819C4" w:rsidRDefault="00E140EB" w:rsidP="00E140EB">
      <w:pPr>
        <w:pStyle w:val="0020HeadingN1"/>
        <w:rPr>
          <w:lang w:val="es-MX"/>
        </w:rPr>
      </w:pPr>
      <w:bookmarkStart w:id="333" w:name="_Toc66441792"/>
      <w:bookmarkStart w:id="334" w:name="_Toc66451695"/>
      <w:r w:rsidRPr="005819C4">
        <w:rPr>
          <w:lang w:val="es-MX"/>
        </w:rPr>
        <w:lastRenderedPageBreak/>
        <w:t>Criterio de selección de tienda/almacén</w:t>
      </w:r>
      <w:bookmarkEnd w:id="333"/>
      <w:bookmarkEnd w:id="334"/>
    </w:p>
    <w:p w14:paraId="7BD39A62" w14:textId="77777777" w:rsidR="008E352D" w:rsidRPr="005819C4" w:rsidRDefault="008E352D" w:rsidP="00E140EB">
      <w:pPr>
        <w:pStyle w:val="Sinespaciado"/>
        <w:rPr>
          <w:rFonts w:ascii="Tahoma" w:eastAsia="Arial" w:hAnsi="Tahoma" w:cs="Tahoma"/>
          <w:sz w:val="24"/>
          <w:szCs w:val="24"/>
        </w:rPr>
      </w:pPr>
    </w:p>
    <w:p w14:paraId="6E4AADE5"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A continuación se describe en detalle las características que deben estar disponibles en la información de las tiendas, características con las cuales se podrá realizar la elección de la tienda que puede y debe surtir un pedido.</w:t>
      </w:r>
    </w:p>
    <w:p w14:paraId="41FE2479" w14:textId="77777777" w:rsidR="00E140EB" w:rsidRPr="005819C4" w:rsidRDefault="00E140EB" w:rsidP="00E140EB">
      <w:pPr>
        <w:pStyle w:val="Sinespaciado"/>
        <w:rPr>
          <w:rFonts w:ascii="Tahoma" w:eastAsia="Arial" w:hAnsi="Tahoma" w:cs="Tahoma"/>
          <w:sz w:val="24"/>
          <w:szCs w:val="24"/>
        </w:rPr>
      </w:pPr>
    </w:p>
    <w:p w14:paraId="4DCA209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Para poder definir la mejor opción para surtir un pedido, se establece que lo mejor es hacerlo con base a la siguiente premisa:</w:t>
      </w:r>
    </w:p>
    <w:p w14:paraId="5E50B9D0" w14:textId="77777777" w:rsidR="00E140EB" w:rsidRPr="005819C4" w:rsidRDefault="00E140EB" w:rsidP="00E140EB">
      <w:pPr>
        <w:pStyle w:val="Sinespaciado"/>
        <w:numPr>
          <w:ilvl w:val="0"/>
          <w:numId w:val="26"/>
        </w:numPr>
        <w:rPr>
          <w:rFonts w:ascii="Tahoma" w:eastAsia="Arial" w:hAnsi="Tahoma" w:cs="Tahoma"/>
          <w:b/>
          <w:i/>
          <w:sz w:val="24"/>
          <w:szCs w:val="24"/>
        </w:rPr>
      </w:pPr>
      <w:r w:rsidRPr="005819C4">
        <w:rPr>
          <w:rFonts w:ascii="Tahoma" w:eastAsia="Arial" w:hAnsi="Tahoma" w:cs="Tahoma"/>
          <w:b/>
          <w:i/>
          <w:sz w:val="24"/>
          <w:szCs w:val="24"/>
        </w:rPr>
        <w:t>El más cercano cuya tienda/almacén tenga existencia y haya cobertura al área del cliente.</w:t>
      </w:r>
    </w:p>
    <w:p w14:paraId="59F5378E" w14:textId="77777777" w:rsidR="00E140EB" w:rsidRPr="005819C4" w:rsidRDefault="00E140EB" w:rsidP="00E140EB">
      <w:pPr>
        <w:pStyle w:val="Sinespaciado"/>
        <w:rPr>
          <w:rFonts w:ascii="Tahoma" w:eastAsia="Arial" w:hAnsi="Tahoma" w:cs="Tahoma"/>
          <w:sz w:val="24"/>
          <w:szCs w:val="24"/>
        </w:rPr>
      </w:pPr>
    </w:p>
    <w:p w14:paraId="2F611801"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Para apoyar a establecer este criterio se analiza que propiedades de la tienda/almacén nos indican la mejor opción. Siendo la ubicación de la tienda con respecto a la ubicación del cliente el punto crítico en este sentido, ya que eso nos dirige a lograr una entrega en tiempo y forma con el cliente.</w:t>
      </w:r>
    </w:p>
    <w:p w14:paraId="3AE2BAE6" w14:textId="77777777" w:rsidR="00E140EB" w:rsidRPr="005819C4" w:rsidRDefault="00E140EB" w:rsidP="00E140EB">
      <w:pPr>
        <w:pStyle w:val="Sinespaciado"/>
        <w:rPr>
          <w:rFonts w:ascii="Tahoma" w:eastAsia="Arial" w:hAnsi="Tahoma" w:cs="Tahoma"/>
          <w:sz w:val="24"/>
          <w:szCs w:val="24"/>
        </w:rPr>
      </w:pPr>
    </w:p>
    <w:p w14:paraId="2728EFE9"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Para lograr establecer la proximidad/cercanía de cada tienda/almacén con respecto al cliente, se necesita definir el área de cobertura de cada tienda/almacén.</w:t>
      </w:r>
    </w:p>
    <w:p w14:paraId="688875C4" w14:textId="77777777" w:rsidR="00E140EB" w:rsidRPr="005819C4" w:rsidRDefault="00E140EB" w:rsidP="00E140EB">
      <w:pPr>
        <w:pStyle w:val="Sinespaciado"/>
        <w:rPr>
          <w:rFonts w:ascii="Tahoma" w:eastAsia="Arial" w:hAnsi="Tahoma" w:cs="Tahoma"/>
          <w:sz w:val="24"/>
          <w:szCs w:val="24"/>
        </w:rPr>
      </w:pPr>
    </w:p>
    <w:p w14:paraId="561ABBEA"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Se define que cada tienda/almacén debe tener establecida su geolocalización (latitud, y longitud); para que se pueda calcular la distancia entre estos y el área de ubicación del cliente.</w:t>
      </w:r>
    </w:p>
    <w:p w14:paraId="5AA7E66F" w14:textId="77777777" w:rsidR="00E140EB" w:rsidRPr="005819C4" w:rsidRDefault="00E140EB" w:rsidP="00E140EB">
      <w:pPr>
        <w:pStyle w:val="Sinespaciado"/>
        <w:rPr>
          <w:rFonts w:ascii="Tahoma" w:eastAsia="Arial" w:hAnsi="Tahoma" w:cs="Tahoma"/>
          <w:sz w:val="24"/>
          <w:szCs w:val="24"/>
        </w:rPr>
      </w:pPr>
    </w:p>
    <w:p w14:paraId="764015C6"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Esto nos ayuda como primer punto a definir la mejor opción respecto a la tienda/almacén que cubrirá el pedido.</w:t>
      </w:r>
    </w:p>
    <w:p w14:paraId="6D73BADA" w14:textId="77777777" w:rsidR="008E352D" w:rsidRPr="005819C4" w:rsidRDefault="008E352D" w:rsidP="00E140EB">
      <w:pPr>
        <w:pStyle w:val="Sinespaciado"/>
        <w:rPr>
          <w:rFonts w:ascii="Tahoma" w:eastAsia="Arial" w:hAnsi="Tahoma" w:cs="Tahoma"/>
          <w:sz w:val="24"/>
          <w:szCs w:val="24"/>
        </w:rPr>
      </w:pPr>
    </w:p>
    <w:p w14:paraId="0533ADB9" w14:textId="2B33F1F8"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Y en caso de que por proximidad 2 o más tiendas/almacenes puedan cubrir el pedido, el criterio de desempate será el siguiente:</w:t>
      </w:r>
    </w:p>
    <w:p w14:paraId="02D68C5E" w14:textId="77777777" w:rsidR="008E352D" w:rsidRPr="005819C4" w:rsidRDefault="008E352D" w:rsidP="00E140EB">
      <w:pPr>
        <w:pStyle w:val="Sinespaciado"/>
        <w:rPr>
          <w:rFonts w:ascii="Tahoma" w:eastAsia="Arial" w:hAnsi="Tahoma" w:cs="Tahoma"/>
          <w:sz w:val="24"/>
          <w:szCs w:val="24"/>
        </w:rPr>
      </w:pPr>
    </w:p>
    <w:p w14:paraId="2A9C5113"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Prioridad para desempate, y elección final de la tienda que atenderá un pedido:</w:t>
      </w:r>
    </w:p>
    <w:p w14:paraId="49DF0897" w14:textId="77777777" w:rsidR="00E140EB" w:rsidRPr="005819C4" w:rsidRDefault="00E140EB" w:rsidP="00E140EB">
      <w:pPr>
        <w:pStyle w:val="Sinespaciado"/>
        <w:numPr>
          <w:ilvl w:val="0"/>
          <w:numId w:val="27"/>
        </w:numPr>
        <w:rPr>
          <w:rFonts w:ascii="Tahoma" w:eastAsia="Arial" w:hAnsi="Tahoma" w:cs="Tahoma"/>
          <w:sz w:val="24"/>
          <w:szCs w:val="24"/>
        </w:rPr>
      </w:pPr>
      <w:r w:rsidRPr="005819C4">
        <w:rPr>
          <w:rFonts w:ascii="Tahoma" w:eastAsia="Arial" w:hAnsi="Tahoma" w:cs="Tahoma"/>
          <w:sz w:val="24"/>
          <w:szCs w:val="24"/>
        </w:rPr>
        <w:t xml:space="preserve">Tiendas </w:t>
      </w:r>
      <w:r w:rsidRPr="005819C4">
        <w:rPr>
          <w:rFonts w:ascii="Tahoma" w:eastAsia="Arial" w:hAnsi="Tahoma" w:cs="Tahoma"/>
          <w:sz w:val="24"/>
          <w:szCs w:val="24"/>
        </w:rPr>
        <w:tab/>
        <w:t>(desde los catálogos disponibles de SETC)</w:t>
      </w:r>
    </w:p>
    <w:p w14:paraId="0C5955A9" w14:textId="77777777" w:rsidR="00E140EB" w:rsidRPr="005819C4" w:rsidRDefault="00E140EB" w:rsidP="00E140EB">
      <w:pPr>
        <w:pStyle w:val="Sinespaciado"/>
        <w:numPr>
          <w:ilvl w:val="0"/>
          <w:numId w:val="27"/>
        </w:numPr>
        <w:rPr>
          <w:rFonts w:ascii="Tahoma" w:eastAsia="Arial" w:hAnsi="Tahoma" w:cs="Tahoma"/>
          <w:sz w:val="24"/>
          <w:szCs w:val="24"/>
        </w:rPr>
      </w:pPr>
      <w:r w:rsidRPr="005819C4">
        <w:rPr>
          <w:rFonts w:ascii="Tahoma" w:eastAsia="Arial" w:hAnsi="Tahoma" w:cs="Tahoma"/>
          <w:sz w:val="24"/>
          <w:szCs w:val="24"/>
        </w:rPr>
        <w:t xml:space="preserve">Tiendas </w:t>
      </w:r>
      <w:r w:rsidRPr="005819C4">
        <w:rPr>
          <w:rFonts w:ascii="Tahoma" w:eastAsia="Arial" w:hAnsi="Tahoma" w:cs="Tahoma"/>
          <w:sz w:val="24"/>
          <w:szCs w:val="24"/>
        </w:rPr>
        <w:tab/>
        <w:t>(desde los catálogos disponibles de DST)</w:t>
      </w:r>
    </w:p>
    <w:p w14:paraId="5A37EED6" w14:textId="77777777" w:rsidR="00E140EB" w:rsidRPr="005819C4" w:rsidRDefault="00E140EB" w:rsidP="00E140EB">
      <w:pPr>
        <w:pStyle w:val="Sinespaciado"/>
        <w:numPr>
          <w:ilvl w:val="0"/>
          <w:numId w:val="27"/>
        </w:numPr>
        <w:rPr>
          <w:rFonts w:ascii="Tahoma" w:eastAsia="Arial" w:hAnsi="Tahoma" w:cs="Tahoma"/>
          <w:sz w:val="24"/>
          <w:szCs w:val="24"/>
        </w:rPr>
      </w:pPr>
      <w:r w:rsidRPr="005819C4">
        <w:rPr>
          <w:rFonts w:ascii="Tahoma" w:eastAsia="Arial" w:hAnsi="Tahoma" w:cs="Tahoma"/>
          <w:sz w:val="24"/>
          <w:szCs w:val="24"/>
        </w:rPr>
        <w:t xml:space="preserve">Almacén </w:t>
      </w:r>
      <w:r w:rsidRPr="005819C4">
        <w:rPr>
          <w:rFonts w:ascii="Tahoma" w:eastAsia="Arial" w:hAnsi="Tahoma" w:cs="Tahoma"/>
          <w:sz w:val="24"/>
          <w:szCs w:val="24"/>
        </w:rPr>
        <w:tab/>
        <w:t>(desde los catálogos de CEDIS)</w:t>
      </w:r>
    </w:p>
    <w:p w14:paraId="2ED27BA8" w14:textId="77777777" w:rsidR="00E140EB" w:rsidRPr="005819C4" w:rsidRDefault="00E140EB" w:rsidP="00E140EB">
      <w:pPr>
        <w:pStyle w:val="Sinespaciado"/>
        <w:numPr>
          <w:ilvl w:val="0"/>
          <w:numId w:val="27"/>
        </w:numPr>
        <w:rPr>
          <w:rFonts w:ascii="Tahoma" w:eastAsia="Arial" w:hAnsi="Tahoma" w:cs="Tahoma"/>
          <w:sz w:val="24"/>
          <w:szCs w:val="24"/>
        </w:rPr>
      </w:pPr>
      <w:r w:rsidRPr="005819C4">
        <w:rPr>
          <w:rFonts w:ascii="Tahoma" w:eastAsia="Arial" w:hAnsi="Tahoma" w:cs="Tahoma"/>
          <w:sz w:val="24"/>
          <w:szCs w:val="24"/>
        </w:rPr>
        <w:t xml:space="preserve">Vendor </w:t>
      </w:r>
      <w:r w:rsidRPr="005819C4">
        <w:rPr>
          <w:rFonts w:ascii="Tahoma" w:eastAsia="Arial" w:hAnsi="Tahoma" w:cs="Tahoma"/>
          <w:sz w:val="24"/>
          <w:szCs w:val="24"/>
        </w:rPr>
        <w:tab/>
        <w:t>(desde los catálogos de proveedores)</w:t>
      </w:r>
    </w:p>
    <w:p w14:paraId="67E63384" w14:textId="77777777" w:rsidR="00CA7EC0" w:rsidRPr="005819C4" w:rsidRDefault="00CA7EC0" w:rsidP="00E140EB">
      <w:pPr>
        <w:pStyle w:val="Sinespaciado"/>
        <w:rPr>
          <w:rFonts w:ascii="Tahoma" w:eastAsia="Arial" w:hAnsi="Tahoma" w:cs="Tahoma"/>
          <w:sz w:val="24"/>
          <w:szCs w:val="24"/>
        </w:rPr>
      </w:pPr>
    </w:p>
    <w:p w14:paraId="24D70B8F" w14:textId="77777777" w:rsidR="008E352D" w:rsidRPr="005819C4" w:rsidRDefault="008E352D" w:rsidP="00E140EB">
      <w:pPr>
        <w:pStyle w:val="Sinespaciado"/>
        <w:rPr>
          <w:rFonts w:ascii="Tahoma" w:eastAsia="Arial" w:hAnsi="Tahoma" w:cs="Tahoma"/>
          <w:sz w:val="24"/>
          <w:szCs w:val="24"/>
        </w:rPr>
      </w:pPr>
    </w:p>
    <w:p w14:paraId="02119214" w14:textId="05533336"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El siguiente cuadro provisto, muestra este concepto.</w:t>
      </w:r>
    </w:p>
    <w:p w14:paraId="771DB0C0"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noProof/>
          <w:sz w:val="24"/>
          <w:szCs w:val="24"/>
        </w:rPr>
        <w:lastRenderedPageBreak/>
        <w:drawing>
          <wp:inline distT="0" distB="0" distL="0" distR="0" wp14:anchorId="382D0A86" wp14:editId="32F97B17">
            <wp:extent cx="6471285" cy="3434715"/>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71285" cy="3434715"/>
                    </a:xfrm>
                    <a:prstGeom prst="rect">
                      <a:avLst/>
                    </a:prstGeom>
                    <a:noFill/>
                    <a:ln>
                      <a:noFill/>
                    </a:ln>
                  </pic:spPr>
                </pic:pic>
              </a:graphicData>
            </a:graphic>
          </wp:inline>
        </w:drawing>
      </w:r>
    </w:p>
    <w:p w14:paraId="4912AB64" w14:textId="77777777" w:rsidR="00E140EB" w:rsidRPr="005819C4" w:rsidRDefault="00E140EB" w:rsidP="00E140EB">
      <w:pPr>
        <w:pStyle w:val="Sinespaciado"/>
        <w:rPr>
          <w:rFonts w:ascii="Tahoma" w:eastAsia="Arial" w:hAnsi="Tahoma" w:cs="Tahoma"/>
          <w:sz w:val="24"/>
          <w:szCs w:val="24"/>
        </w:rPr>
      </w:pPr>
    </w:p>
    <w:p w14:paraId="4ADBB67B" w14:textId="77777777" w:rsidR="00E140EB" w:rsidRDefault="00E140EB" w:rsidP="00E140EB">
      <w:pPr>
        <w:pStyle w:val="Sinespaciado"/>
        <w:rPr>
          <w:ins w:id="335" w:author="eliseo gijon romero" w:date="2021-04-29T15:35:00Z"/>
          <w:rFonts w:ascii="Tahoma" w:eastAsia="Arial" w:hAnsi="Tahoma" w:cs="Tahoma"/>
          <w:sz w:val="24"/>
          <w:szCs w:val="24"/>
        </w:rPr>
      </w:pPr>
    </w:p>
    <w:p w14:paraId="648C77A3" w14:textId="4BC35E1D" w:rsidR="00DA2DAB" w:rsidRPr="005819C4" w:rsidRDefault="00DA2DAB" w:rsidP="00E140EB">
      <w:pPr>
        <w:pStyle w:val="Sinespaciado"/>
        <w:rPr>
          <w:rFonts w:ascii="Tahoma" w:eastAsia="Arial" w:hAnsi="Tahoma" w:cs="Tahoma"/>
          <w:sz w:val="24"/>
          <w:szCs w:val="24"/>
        </w:rPr>
      </w:pPr>
      <w:ins w:id="336" w:author="eliseo gijon romero" w:date="2021-04-29T15:35:00Z">
        <w:r>
          <w:rPr>
            <w:rFonts w:ascii="Tahoma" w:eastAsia="Arial" w:hAnsi="Tahoma" w:cs="Tahoma"/>
            <w:sz w:val="24"/>
            <w:szCs w:val="24"/>
          </w:rPr>
          <w:t>Ejemplo para el criterio de elección de tienda/almacen.</w:t>
        </w:r>
      </w:ins>
    </w:p>
    <w:p w14:paraId="0BD430F7" w14:textId="77777777" w:rsidR="008E352D" w:rsidRPr="005819C4" w:rsidRDefault="008E352D" w:rsidP="00E140EB">
      <w:pPr>
        <w:pStyle w:val="Sinespaciado"/>
        <w:rPr>
          <w:rFonts w:ascii="Tahoma" w:eastAsia="Arial" w:hAnsi="Tahoma" w:cs="Tahoma"/>
          <w:sz w:val="24"/>
          <w:szCs w:val="24"/>
        </w:rPr>
      </w:pPr>
    </w:p>
    <w:p w14:paraId="66671944" w14:textId="51DB4900" w:rsidR="008E352D" w:rsidRPr="005819C4" w:rsidRDefault="00DA2DAB" w:rsidP="00E140EB">
      <w:pPr>
        <w:pStyle w:val="Sinespaciado"/>
        <w:rPr>
          <w:rFonts w:ascii="Tahoma" w:eastAsia="Arial" w:hAnsi="Tahoma" w:cs="Tahoma"/>
          <w:sz w:val="24"/>
          <w:szCs w:val="24"/>
        </w:rPr>
      </w:pPr>
      <w:ins w:id="337" w:author="eliseo gijon romero" w:date="2021-04-29T15:34:00Z">
        <w:r>
          <w:rPr>
            <w:rFonts w:ascii="Tahoma" w:eastAsia="Arial" w:hAnsi="Tahoma" w:cs="Tahoma"/>
            <w:noProof/>
            <w:sz w:val="24"/>
            <w:szCs w:val="24"/>
          </w:rPr>
          <w:drawing>
            <wp:inline distT="0" distB="0" distL="0" distR="0" wp14:anchorId="649D9A88" wp14:editId="17A5E1FC">
              <wp:extent cx="6766560" cy="39547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66560" cy="3954780"/>
                      </a:xfrm>
                      <a:prstGeom prst="rect">
                        <a:avLst/>
                      </a:prstGeom>
                      <a:noFill/>
                    </pic:spPr>
                  </pic:pic>
                </a:graphicData>
              </a:graphic>
            </wp:inline>
          </w:drawing>
        </w:r>
      </w:ins>
    </w:p>
    <w:p w14:paraId="1C4145FC" w14:textId="77777777" w:rsidR="008E352D" w:rsidRPr="005819C4" w:rsidRDefault="008E352D" w:rsidP="00E140EB">
      <w:pPr>
        <w:pStyle w:val="Sinespaciado"/>
        <w:rPr>
          <w:rFonts w:ascii="Tahoma" w:eastAsia="Arial" w:hAnsi="Tahoma" w:cs="Tahoma"/>
          <w:sz w:val="24"/>
          <w:szCs w:val="24"/>
        </w:rPr>
      </w:pPr>
    </w:p>
    <w:p w14:paraId="0F2686D4" w14:textId="77777777" w:rsidR="008E352D" w:rsidRPr="005819C4" w:rsidRDefault="008E352D" w:rsidP="00E140EB">
      <w:pPr>
        <w:pStyle w:val="Sinespaciado"/>
        <w:rPr>
          <w:rFonts w:ascii="Tahoma" w:eastAsia="Arial" w:hAnsi="Tahoma" w:cs="Tahoma"/>
          <w:sz w:val="24"/>
          <w:szCs w:val="24"/>
        </w:rPr>
      </w:pPr>
    </w:p>
    <w:p w14:paraId="69F457D6" w14:textId="77777777" w:rsidR="00E140EB" w:rsidRPr="005819C4" w:rsidRDefault="00E140EB" w:rsidP="00E140EB">
      <w:pPr>
        <w:pStyle w:val="Sinespaciado"/>
        <w:rPr>
          <w:rFonts w:ascii="Tahoma" w:eastAsia="Arial" w:hAnsi="Tahoma" w:cs="Tahoma"/>
          <w:sz w:val="24"/>
          <w:szCs w:val="24"/>
        </w:rPr>
      </w:pPr>
    </w:p>
    <w:p w14:paraId="5DDA8DB3" w14:textId="77777777" w:rsidR="00E140EB" w:rsidRPr="005819C4" w:rsidRDefault="00E140EB" w:rsidP="00E140EB">
      <w:pPr>
        <w:pStyle w:val="0020HeadingN1"/>
        <w:rPr>
          <w:lang w:val="es-MX"/>
        </w:rPr>
      </w:pPr>
      <w:bookmarkStart w:id="338" w:name="_Toc66441793"/>
      <w:bookmarkStart w:id="339" w:name="_Toc66451696"/>
      <w:r w:rsidRPr="005819C4">
        <w:rPr>
          <w:lang w:val="es-MX"/>
        </w:rPr>
        <w:t>Geolocalización de tiendas/almacenes</w:t>
      </w:r>
      <w:bookmarkEnd w:id="338"/>
      <w:bookmarkEnd w:id="339"/>
    </w:p>
    <w:p w14:paraId="247AE78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La Geolocalización se define con los puntos de ubicación en latitud y longitud, y para el contexto de información de Soriana; estos se deberán asociar en 2 segmentos:</w:t>
      </w:r>
    </w:p>
    <w:p w14:paraId="1A10847A" w14:textId="77777777" w:rsidR="00E140EB" w:rsidRPr="005819C4" w:rsidRDefault="00E140EB" w:rsidP="00E140EB">
      <w:pPr>
        <w:pStyle w:val="Sinespaciado"/>
        <w:numPr>
          <w:ilvl w:val="0"/>
          <w:numId w:val="28"/>
        </w:numPr>
        <w:rPr>
          <w:rFonts w:ascii="Tahoma" w:eastAsia="Arial" w:hAnsi="Tahoma" w:cs="Tahoma"/>
          <w:sz w:val="24"/>
          <w:szCs w:val="24"/>
        </w:rPr>
      </w:pPr>
      <w:r w:rsidRPr="005819C4">
        <w:rPr>
          <w:rFonts w:ascii="Tahoma" w:eastAsia="Arial" w:hAnsi="Tahoma" w:cs="Tahoma"/>
          <w:sz w:val="24"/>
          <w:szCs w:val="24"/>
        </w:rPr>
        <w:t>Zonas de cobertura, se refiere a un catálogo de codigos postales que ayuda a identificar las zonas donde se ubica cada cliente por su dirección asociada.</w:t>
      </w:r>
    </w:p>
    <w:p w14:paraId="06B707C7"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A este catálogo se necesita añadir la GEOLOCALIZACIÓN.</w:t>
      </w:r>
    </w:p>
    <w:p w14:paraId="36B20D66" w14:textId="77777777" w:rsidR="00E140EB" w:rsidRPr="005819C4" w:rsidRDefault="00E140EB" w:rsidP="00E140EB">
      <w:pPr>
        <w:pStyle w:val="Sinespaciado"/>
        <w:ind w:left="720"/>
        <w:rPr>
          <w:rFonts w:ascii="Tahoma" w:eastAsia="Arial" w:hAnsi="Tahoma" w:cs="Tahoma"/>
          <w:sz w:val="24"/>
          <w:szCs w:val="24"/>
        </w:rPr>
      </w:pPr>
    </w:p>
    <w:p w14:paraId="67B8CD0E"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Cada que nace un código postal nuevo, se deberá tomar en cuenta que debe asociarse su geolocalización para que el cálculo de proximidad se pueda realizar.</w:t>
      </w:r>
    </w:p>
    <w:p w14:paraId="379F8B78" w14:textId="77777777" w:rsidR="00E140EB" w:rsidRPr="005819C4" w:rsidRDefault="00E140EB" w:rsidP="00E140EB">
      <w:pPr>
        <w:pStyle w:val="Sinespaciado"/>
        <w:ind w:left="720"/>
        <w:rPr>
          <w:rFonts w:ascii="Tahoma" w:eastAsia="Arial" w:hAnsi="Tahoma" w:cs="Tahoma"/>
          <w:sz w:val="24"/>
          <w:szCs w:val="24"/>
        </w:rPr>
      </w:pPr>
    </w:p>
    <w:p w14:paraId="7EB65E52" w14:textId="77777777" w:rsidR="00E140EB" w:rsidRPr="005819C4" w:rsidRDefault="00E140EB" w:rsidP="00E140EB">
      <w:pPr>
        <w:pStyle w:val="Sinespaciado"/>
        <w:numPr>
          <w:ilvl w:val="0"/>
          <w:numId w:val="28"/>
        </w:numPr>
        <w:rPr>
          <w:rFonts w:ascii="Tahoma" w:eastAsia="Arial" w:hAnsi="Tahoma" w:cs="Tahoma"/>
          <w:sz w:val="24"/>
          <w:szCs w:val="24"/>
        </w:rPr>
      </w:pPr>
      <w:r w:rsidRPr="005819C4">
        <w:rPr>
          <w:rFonts w:ascii="Tahoma" w:eastAsia="Arial" w:hAnsi="Tahoma" w:cs="Tahoma"/>
          <w:sz w:val="24"/>
          <w:szCs w:val="24"/>
        </w:rPr>
        <w:t>Tiendas/Almacenes, se refiere al catálogo de tiendas/almacenes donde se necesita agregar la GEOLOCALIZACION.</w:t>
      </w:r>
    </w:p>
    <w:p w14:paraId="354D66ED" w14:textId="77777777" w:rsidR="00E140EB" w:rsidRPr="005819C4" w:rsidRDefault="00E140EB" w:rsidP="00E140EB">
      <w:pPr>
        <w:pStyle w:val="Sinespaciado"/>
        <w:rPr>
          <w:rFonts w:ascii="Tahoma" w:eastAsia="Arial" w:hAnsi="Tahoma" w:cs="Tahoma"/>
          <w:sz w:val="24"/>
          <w:szCs w:val="24"/>
        </w:rPr>
      </w:pPr>
    </w:p>
    <w:p w14:paraId="757264BE"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Al tener definidos los puntos de geolocalización de los codigos postales, y de las tiendas/almacenes; se podrá calcular en todo momento la distancia o proximidad de la tienda/almacén con respecto a la ubicación aproximada del cliente.</w:t>
      </w:r>
    </w:p>
    <w:p w14:paraId="408FB446" w14:textId="77777777" w:rsidR="00E140EB" w:rsidRPr="005819C4" w:rsidRDefault="00E140EB" w:rsidP="00E140EB">
      <w:pPr>
        <w:pStyle w:val="Sinespaciado"/>
        <w:rPr>
          <w:rFonts w:ascii="Tahoma" w:eastAsia="Arial" w:hAnsi="Tahoma" w:cs="Tahoma"/>
          <w:sz w:val="24"/>
          <w:szCs w:val="24"/>
        </w:rPr>
      </w:pPr>
    </w:p>
    <w:p w14:paraId="6403C6F5"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Esto cubre el primer criterio para definir que tienda/almacén representa la mejor opción para atender el pedido.</w:t>
      </w:r>
    </w:p>
    <w:p w14:paraId="7FF4838F" w14:textId="0ED458EB"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 xml:space="preserve">Y en caso de empate entre 2 o más tiendas, se recurre al criterio de desempate. Que establece una prioridad de quien puede surtir el pedido. (Definición en la </w:t>
      </w:r>
      <w:r w:rsidRPr="005819C4">
        <w:rPr>
          <w:rFonts w:ascii="Tahoma" w:eastAsia="Arial" w:hAnsi="Tahoma" w:cs="Tahoma"/>
          <w:b/>
          <w:sz w:val="24"/>
          <w:szCs w:val="24"/>
        </w:rPr>
        <w:t>sección F</w:t>
      </w:r>
      <w:r w:rsidRPr="005819C4">
        <w:rPr>
          <w:rFonts w:ascii="Tahoma" w:eastAsia="Arial" w:hAnsi="Tahoma" w:cs="Tahoma"/>
          <w:sz w:val="24"/>
          <w:szCs w:val="24"/>
        </w:rPr>
        <w:t>)</w:t>
      </w:r>
    </w:p>
    <w:p w14:paraId="62680DFE" w14:textId="77777777" w:rsidR="00E140EB" w:rsidRPr="005819C4" w:rsidRDefault="00E140EB" w:rsidP="00E140EB">
      <w:pPr>
        <w:pStyle w:val="Sinespaciado"/>
        <w:rPr>
          <w:rFonts w:ascii="Tahoma" w:eastAsia="Arial" w:hAnsi="Tahoma" w:cs="Tahoma"/>
          <w:sz w:val="24"/>
          <w:szCs w:val="24"/>
        </w:rPr>
      </w:pPr>
    </w:p>
    <w:p w14:paraId="4CEDABA7"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El siguiente cuadro es un ejemplo para mostrar que sucede al aparecer un nuevo código postal, cuando se define una nueva colonia en una ciudad/población.</w:t>
      </w:r>
    </w:p>
    <w:p w14:paraId="54DF1277" w14:textId="77777777" w:rsidR="00E140EB" w:rsidRPr="005819C4" w:rsidRDefault="00E140EB" w:rsidP="00E140EB">
      <w:pPr>
        <w:pStyle w:val="Sinespaciado"/>
        <w:rPr>
          <w:rFonts w:ascii="Tahoma" w:eastAsia="Arial" w:hAnsi="Tahoma" w:cs="Tahoma"/>
          <w:sz w:val="24"/>
          <w:szCs w:val="24"/>
        </w:rPr>
      </w:pPr>
    </w:p>
    <w:p w14:paraId="0CD42F2F"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27F3F4FA" wp14:editId="5509E992">
            <wp:extent cx="4709215" cy="259976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87292" cy="2642867"/>
                    </a:xfrm>
                    <a:prstGeom prst="rect">
                      <a:avLst/>
                    </a:prstGeom>
                    <a:noFill/>
                    <a:ln>
                      <a:noFill/>
                    </a:ln>
                  </pic:spPr>
                </pic:pic>
              </a:graphicData>
            </a:graphic>
          </wp:inline>
        </w:drawing>
      </w:r>
    </w:p>
    <w:p w14:paraId="3C135D25" w14:textId="211D5D3D" w:rsidR="00106A57" w:rsidRPr="005819C4" w:rsidRDefault="005A5CBD" w:rsidP="00467CDD">
      <w:pPr>
        <w:rPr>
          <w:rFonts w:ascii="Calibri" w:eastAsia="Calibri" w:hAnsi="Calibri" w:cs="Calibri"/>
          <w:color w:val="000000"/>
          <w:sz w:val="20"/>
          <w:szCs w:val="20"/>
        </w:rPr>
      </w:pPr>
      <w:r>
        <w:rPr>
          <w:rStyle w:val="Refdecomentario"/>
          <w:rFonts w:eastAsia="Arial"/>
        </w:rPr>
        <w:commentReference w:id="340"/>
      </w:r>
      <w:r w:rsidR="0032259F">
        <w:rPr>
          <w:rStyle w:val="Refdecomentario"/>
          <w:rFonts w:eastAsia="Arial"/>
        </w:rPr>
        <w:commentReference w:id="341"/>
      </w:r>
    </w:p>
    <w:sectPr w:rsidR="00106A57" w:rsidRPr="005819C4" w:rsidSect="00A375C5">
      <w:headerReference w:type="default" r:id="rId42"/>
      <w:footerReference w:type="default" r:id="rId43"/>
      <w:headerReference w:type="first" r:id="rId44"/>
      <w:footerReference w:type="first" r:id="rId45"/>
      <w:pgSz w:w="12240" w:h="15840"/>
      <w:pgMar w:top="1134" w:right="900" w:bottom="679" w:left="679" w:header="283" w:footer="406" w:gutter="0"/>
      <w:pgNumType w:start="0"/>
      <w:cols w:space="720"/>
      <w:titlePg/>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 w:author="Alcántara Ávila, Humberto" w:date="2021-03-18T16:24:00Z" w:initials="AÁH">
    <w:p w14:paraId="580922FE" w14:textId="77777777" w:rsidR="00A76B61" w:rsidRDefault="00A76B61">
      <w:pPr>
        <w:pStyle w:val="Textocomentario"/>
        <w:rPr>
          <w:highlight w:val="yellow"/>
        </w:rPr>
      </w:pPr>
      <w:r w:rsidRPr="000B1485">
        <w:rPr>
          <w:rStyle w:val="Refdecomentario"/>
          <w:highlight w:val="yellow"/>
        </w:rPr>
        <w:annotationRef/>
      </w:r>
    </w:p>
    <w:p w14:paraId="3E001850" w14:textId="71905019" w:rsidR="00A76B61" w:rsidRDefault="00A76B61">
      <w:pPr>
        <w:pStyle w:val="Textocomentario"/>
      </w:pPr>
      <w:r w:rsidRPr="000B1485">
        <w:rPr>
          <w:highlight w:val="yellow"/>
        </w:rPr>
        <w:t>El documento no solo es de SETC si no también la operación de SORIANA.COM</w:t>
      </w:r>
    </w:p>
  </w:comment>
  <w:comment w:id="18" w:author="eliseo gijon romero" w:date="2021-04-07T13:14:00Z" w:initials="egr">
    <w:p w14:paraId="5B2CCEEF" w14:textId="566C108B" w:rsidR="00A76B61" w:rsidRDefault="00A76B61">
      <w:pPr>
        <w:pStyle w:val="Textocomentario"/>
      </w:pPr>
      <w:r>
        <w:rPr>
          <w:rStyle w:val="Refdecomentario"/>
        </w:rPr>
        <w:annotationRef/>
      </w:r>
      <w:r>
        <w:t>Ok, se ha incluido comentario acorde a la observación recibida</w:t>
      </w:r>
    </w:p>
  </w:comment>
  <w:comment w:id="49" w:author="Alcántara Ávila, Humberto" w:date="2021-03-18T16:29:00Z" w:initials="AÁH">
    <w:p w14:paraId="49D18B7D" w14:textId="6533498C" w:rsidR="00A76B61" w:rsidRDefault="00A76B61">
      <w:pPr>
        <w:pStyle w:val="Textocomentario"/>
      </w:pPr>
      <w:r>
        <w:rPr>
          <w:rStyle w:val="Refdecomentario"/>
        </w:rPr>
        <w:annotationRef/>
      </w:r>
      <w:r w:rsidRPr="00EE0B3D">
        <w:rPr>
          <w:highlight w:val="yellow"/>
        </w:rPr>
        <w:t xml:space="preserve">Considerando que es una tienda para DSV, otra para </w:t>
      </w:r>
      <w:proofErr w:type="spellStart"/>
      <w:r w:rsidRPr="00EE0B3D">
        <w:rPr>
          <w:highlight w:val="yellow"/>
        </w:rPr>
        <w:t>Almacen</w:t>
      </w:r>
      <w:proofErr w:type="spellEnd"/>
      <w:r w:rsidRPr="00EE0B3D">
        <w:rPr>
          <w:highlight w:val="yellow"/>
        </w:rPr>
        <w:t xml:space="preserve"> y una por cada tienda física.</w:t>
      </w:r>
    </w:p>
    <w:p w14:paraId="03AA6EBD" w14:textId="77777777" w:rsidR="00A76B61" w:rsidRDefault="00A76B61">
      <w:pPr>
        <w:pStyle w:val="Textocomentario"/>
      </w:pPr>
    </w:p>
  </w:comment>
  <w:comment w:id="50" w:author="eliseo gijon romero" w:date="2021-04-07T13:32:00Z" w:initials="egr">
    <w:p w14:paraId="30472FAD" w14:textId="3A654FE3" w:rsidR="00A76B61" w:rsidRDefault="00A76B61">
      <w:pPr>
        <w:pStyle w:val="Textocomentario"/>
      </w:pPr>
      <w:r>
        <w:rPr>
          <w:rStyle w:val="Refdecomentario"/>
        </w:rPr>
        <w:annotationRef/>
      </w:r>
      <w:r>
        <w:t>La confección de la UE cubre este escenario, pues es una Orden-Padre, y será un UE para DSV, uno para almacén, y otros por cada tienda física.</w:t>
      </w:r>
    </w:p>
  </w:comment>
  <w:comment w:id="52" w:author="Alcántara Ávila, Humberto" w:date="2021-03-18T16:33:00Z" w:initials="AÁH">
    <w:p w14:paraId="7B997B30" w14:textId="289069C6" w:rsidR="00A76B61" w:rsidRDefault="00A76B61">
      <w:pPr>
        <w:pStyle w:val="Textocomentario"/>
      </w:pPr>
      <w:r w:rsidRPr="00EE0B3D">
        <w:rPr>
          <w:rStyle w:val="Refdecomentario"/>
          <w:highlight w:val="yellow"/>
        </w:rPr>
        <w:annotationRef/>
      </w:r>
      <w:r w:rsidRPr="00EE0B3D">
        <w:rPr>
          <w:highlight w:val="yellow"/>
        </w:rPr>
        <w:t>La primer UE siempre debe de ser SETC,</w:t>
      </w:r>
      <w:r>
        <w:rPr>
          <w:highlight w:val="yellow"/>
        </w:rPr>
        <w:t xml:space="preserve"> DST,</w:t>
      </w:r>
      <w:r w:rsidRPr="00EE0B3D">
        <w:rPr>
          <w:highlight w:val="yellow"/>
        </w:rPr>
        <w:t xml:space="preserve"> segunda </w:t>
      </w:r>
      <w:proofErr w:type="spellStart"/>
      <w:r w:rsidRPr="00EE0B3D">
        <w:rPr>
          <w:highlight w:val="yellow"/>
        </w:rPr>
        <w:t>Almacen</w:t>
      </w:r>
      <w:proofErr w:type="spellEnd"/>
      <w:r w:rsidRPr="00EE0B3D">
        <w:rPr>
          <w:highlight w:val="yellow"/>
        </w:rPr>
        <w:t xml:space="preserve"> y las siguientes DSV.</w:t>
      </w:r>
    </w:p>
  </w:comment>
  <w:comment w:id="53" w:author="eliseo gijon romero" w:date="2021-04-07T13:34:00Z" w:initials="egr">
    <w:p w14:paraId="5BB6816B" w14:textId="1864F727" w:rsidR="00A76B61" w:rsidRDefault="00A76B61">
      <w:pPr>
        <w:pStyle w:val="Textocomentario"/>
      </w:pPr>
      <w:r>
        <w:rPr>
          <w:rStyle w:val="Refdecomentario"/>
        </w:rPr>
        <w:annotationRef/>
      </w:r>
      <w:r>
        <w:t>Enterado, se toma en cuenta esta observación.</w:t>
      </w:r>
    </w:p>
  </w:comment>
  <w:comment w:id="54" w:author="Alcántara Ávila, Humberto" w:date="2021-03-18T16:36:00Z" w:initials="AÁH">
    <w:p w14:paraId="7C2EEB0D" w14:textId="3CDF0E6D" w:rsidR="00A76B61" w:rsidRDefault="00A76B61">
      <w:pPr>
        <w:pStyle w:val="Textocomentario"/>
      </w:pPr>
      <w:r w:rsidRPr="00DF4C7C">
        <w:rPr>
          <w:rStyle w:val="Refdecomentario"/>
          <w:highlight w:val="yellow"/>
        </w:rPr>
        <w:annotationRef/>
      </w:r>
      <w:r w:rsidRPr="00DF4C7C">
        <w:rPr>
          <w:highlight w:val="yellow"/>
        </w:rPr>
        <w:t>A que hace referencia</w:t>
      </w:r>
      <w:r>
        <w:rPr>
          <w:highlight w:val="yellow"/>
        </w:rPr>
        <w:t xml:space="preserve"> el split</w:t>
      </w:r>
      <w:r w:rsidRPr="00DF4C7C">
        <w:rPr>
          <w:highlight w:val="yellow"/>
        </w:rPr>
        <w:t>?</w:t>
      </w:r>
    </w:p>
    <w:p w14:paraId="543949EE" w14:textId="77777777" w:rsidR="00A76B61" w:rsidRDefault="00A76B61">
      <w:pPr>
        <w:pStyle w:val="Textocomentario"/>
      </w:pPr>
    </w:p>
    <w:p w14:paraId="34D6239A" w14:textId="03C31DF5" w:rsidR="00A76B61" w:rsidRDefault="00A76B61">
      <w:pPr>
        <w:pStyle w:val="Textocomentario"/>
      </w:pPr>
      <w:r w:rsidRPr="00853098">
        <w:rPr>
          <w:highlight w:val="yellow"/>
        </w:rPr>
        <w:t xml:space="preserve">Por favor ayúdenos a mapear en que momento operativo es cada uno </w:t>
      </w:r>
      <w:r>
        <w:rPr>
          <w:highlight w:val="yellow"/>
        </w:rPr>
        <w:t xml:space="preserve">de estos puntos </w:t>
      </w:r>
      <w:r w:rsidRPr="00853098">
        <w:rPr>
          <w:highlight w:val="yellow"/>
        </w:rPr>
        <w:t>ya que como ejemplo el 1 y 2 es lo mismo operativamente.</w:t>
      </w:r>
    </w:p>
    <w:p w14:paraId="254B4B04" w14:textId="77777777" w:rsidR="00A76B61" w:rsidRDefault="00A76B61">
      <w:pPr>
        <w:pStyle w:val="Textocomentario"/>
      </w:pPr>
    </w:p>
    <w:p w14:paraId="5489A062" w14:textId="196BA3EA" w:rsidR="00A76B61" w:rsidRDefault="00A76B61">
      <w:pPr>
        <w:pStyle w:val="Textocomentario"/>
      </w:pPr>
      <w:r w:rsidRPr="006669B5">
        <w:rPr>
          <w:highlight w:val="green"/>
        </w:rPr>
        <w:t>Mapear los estatus que faltan de cada proceso operativo</w:t>
      </w:r>
    </w:p>
    <w:p w14:paraId="517C05AC" w14:textId="77777777" w:rsidR="00A76B61" w:rsidRDefault="00A76B61">
      <w:pPr>
        <w:pStyle w:val="Textocomentario"/>
      </w:pPr>
    </w:p>
    <w:p w14:paraId="1DF28422" w14:textId="291260E1" w:rsidR="00A76B61" w:rsidRDefault="00A76B61">
      <w:pPr>
        <w:pStyle w:val="Textocomentario"/>
      </w:pPr>
      <w:r w:rsidRPr="006669B5">
        <w:rPr>
          <w:highlight w:val="green"/>
        </w:rPr>
        <w:t>La información del mapeo se realizara en otro formato que tienen</w:t>
      </w:r>
    </w:p>
  </w:comment>
  <w:comment w:id="56" w:author="Alcántara Ávila, Humberto" w:date="2021-03-18T16:39:00Z" w:initials="AÁH">
    <w:p w14:paraId="7A87302A" w14:textId="2F4FB0E6" w:rsidR="00A76B61" w:rsidRDefault="00A76B61">
      <w:pPr>
        <w:pStyle w:val="Textocomentario"/>
      </w:pPr>
      <w:r>
        <w:rPr>
          <w:rStyle w:val="Refdecomentario"/>
        </w:rPr>
        <w:annotationRef/>
      </w:r>
      <w:r w:rsidRPr="00853098">
        <w:rPr>
          <w:highlight w:val="yellow"/>
        </w:rPr>
        <w:t xml:space="preserve">En cada uno </w:t>
      </w:r>
      <w:r>
        <w:rPr>
          <w:highlight w:val="yellow"/>
        </w:rPr>
        <w:t>d</w:t>
      </w:r>
      <w:r w:rsidRPr="00853098">
        <w:rPr>
          <w:highlight w:val="yellow"/>
        </w:rPr>
        <w:t>e los puntos del proceso que vienen en el “ESTATUS DE UE” tiene que contener Fecha y Hora</w:t>
      </w:r>
    </w:p>
    <w:p w14:paraId="1F4221ED" w14:textId="77777777" w:rsidR="00A76B61" w:rsidRDefault="00A76B61">
      <w:pPr>
        <w:pStyle w:val="Textocomentario"/>
      </w:pPr>
    </w:p>
    <w:p w14:paraId="471C47AE" w14:textId="4901269A" w:rsidR="00A76B61" w:rsidRDefault="00A76B61">
      <w:pPr>
        <w:pStyle w:val="Textocomentario"/>
      </w:pPr>
      <w:r w:rsidRPr="002830F5">
        <w:rPr>
          <w:highlight w:val="yellow"/>
        </w:rPr>
        <w:t>Como funcionaria la hora compromiso para los proveedores tipo paquetería</w:t>
      </w:r>
      <w:r>
        <w:rPr>
          <w:highlight w:val="yellow"/>
        </w:rPr>
        <w:t xml:space="preserve"> ya que en SETC si tenemos hora de compromiso</w:t>
      </w:r>
      <w:r w:rsidRPr="002830F5">
        <w:rPr>
          <w:highlight w:val="yellow"/>
        </w:rPr>
        <w:t>.</w:t>
      </w:r>
    </w:p>
  </w:comment>
  <w:comment w:id="57" w:author="eliseo gijon romero" w:date="2021-04-07T13:38:00Z" w:initials="egr">
    <w:p w14:paraId="746A5A1F" w14:textId="12A89E25" w:rsidR="00A76B61" w:rsidRDefault="00A76B61">
      <w:pPr>
        <w:pStyle w:val="Textocomentario"/>
      </w:pPr>
      <w:r>
        <w:rPr>
          <w:rStyle w:val="Refdecomentario"/>
        </w:rPr>
        <w:annotationRef/>
      </w:r>
      <w:r>
        <w:t xml:space="preserve">La estructura de la UE contiene una fecha/hora para el </w:t>
      </w:r>
      <w:proofErr w:type="spellStart"/>
      <w:r>
        <w:t>termino</w:t>
      </w:r>
      <w:proofErr w:type="spellEnd"/>
      <w:r>
        <w:t xml:space="preserve"> de cada fase del proceso de la orden.</w:t>
      </w:r>
    </w:p>
    <w:p w14:paraId="2CF373A7" w14:textId="472F29E9" w:rsidR="00A76B61" w:rsidRDefault="00A76B61">
      <w:pPr>
        <w:pStyle w:val="Textocomentario"/>
      </w:pPr>
      <w:r>
        <w:t xml:space="preserve">En el caso </w:t>
      </w:r>
      <w:proofErr w:type="spellStart"/>
      <w:r>
        <w:t>especifico</w:t>
      </w:r>
      <w:proofErr w:type="spellEnd"/>
      <w:r>
        <w:t xml:space="preserve"> citado de fecha/hora compromiso de un proveedor de paquetería, esa información se contendría en una columna adicional de ser necesario en la sección “transportista”.</w:t>
      </w:r>
    </w:p>
  </w:comment>
  <w:comment w:id="78" w:author="Alcántara Ávila, Humberto" w:date="2021-03-18T17:13:00Z" w:initials="AÁH">
    <w:p w14:paraId="3E2824C9" w14:textId="29932138" w:rsidR="00A76B61" w:rsidRPr="00023CD8" w:rsidRDefault="00A76B61">
      <w:pPr>
        <w:pStyle w:val="Textocomentario"/>
        <w:rPr>
          <w:highlight w:val="yellow"/>
        </w:rPr>
      </w:pPr>
      <w:r>
        <w:rPr>
          <w:rStyle w:val="Refdecomentario"/>
        </w:rPr>
        <w:annotationRef/>
      </w:r>
      <w:r w:rsidRPr="00023CD8">
        <w:rPr>
          <w:highlight w:val="yellow"/>
        </w:rPr>
        <w:t>Las cancelaciones pueden ser por:</w:t>
      </w:r>
    </w:p>
    <w:p w14:paraId="0C6E1D24" w14:textId="77777777" w:rsidR="00A76B61" w:rsidRPr="00023CD8" w:rsidRDefault="00A76B61">
      <w:pPr>
        <w:pStyle w:val="Textocomentario"/>
        <w:rPr>
          <w:highlight w:val="yellow"/>
        </w:rPr>
      </w:pPr>
    </w:p>
    <w:p w14:paraId="77609F9A" w14:textId="23912E1B" w:rsidR="00A76B61" w:rsidRPr="00023CD8" w:rsidRDefault="00A76B61">
      <w:pPr>
        <w:pStyle w:val="Textocomentario"/>
        <w:rPr>
          <w:highlight w:val="yellow"/>
        </w:rPr>
      </w:pPr>
      <w:proofErr w:type="spellStart"/>
      <w:r w:rsidRPr="00023CD8">
        <w:rPr>
          <w:highlight w:val="yellow"/>
        </w:rPr>
        <w:t>Pza</w:t>
      </w:r>
      <w:proofErr w:type="spellEnd"/>
    </w:p>
    <w:p w14:paraId="5A9701E6" w14:textId="6D0ED822" w:rsidR="00A76B61" w:rsidRPr="00023CD8" w:rsidRDefault="00A76B61">
      <w:pPr>
        <w:pStyle w:val="Textocomentario"/>
        <w:rPr>
          <w:highlight w:val="yellow"/>
        </w:rPr>
      </w:pPr>
      <w:r w:rsidRPr="00023CD8">
        <w:rPr>
          <w:highlight w:val="yellow"/>
        </w:rPr>
        <w:t>Articulo</w:t>
      </w:r>
    </w:p>
    <w:p w14:paraId="02DFBDF6" w14:textId="5C873C1C" w:rsidR="00A76B61" w:rsidRPr="00023CD8" w:rsidRDefault="00A76B61">
      <w:pPr>
        <w:pStyle w:val="Textocomentario"/>
        <w:rPr>
          <w:highlight w:val="yellow"/>
        </w:rPr>
      </w:pPr>
      <w:r w:rsidRPr="00023CD8">
        <w:rPr>
          <w:highlight w:val="yellow"/>
        </w:rPr>
        <w:t>Consignación = UE</w:t>
      </w:r>
    </w:p>
    <w:p w14:paraId="087C1B83" w14:textId="2EBB89A5" w:rsidR="00A76B61" w:rsidRDefault="00A76B61">
      <w:pPr>
        <w:pStyle w:val="Textocomentario"/>
      </w:pPr>
      <w:r w:rsidRPr="00023CD8">
        <w:rPr>
          <w:highlight w:val="yellow"/>
        </w:rPr>
        <w:t>Orden</w:t>
      </w:r>
    </w:p>
  </w:comment>
  <w:comment w:id="79" w:author="eliseo gijon romero" w:date="2021-04-07T13:43:00Z" w:initials="egr">
    <w:p w14:paraId="0B5729B0" w14:textId="1AF89288" w:rsidR="00A76B61" w:rsidRDefault="00A76B61">
      <w:pPr>
        <w:pStyle w:val="Textocomentario"/>
      </w:pPr>
      <w:r>
        <w:rPr>
          <w:rStyle w:val="Refdecomentario"/>
        </w:rPr>
        <w:annotationRef/>
      </w:r>
      <w:r>
        <w:t>Correcto, este campo solo indica en cuál orden sucedió el evento de cancelación.</w:t>
      </w:r>
    </w:p>
  </w:comment>
  <w:comment w:id="95" w:author="Alcántara Ávila, Humberto" w:date="2021-03-18T17:24:00Z" w:initials="AÁH">
    <w:p w14:paraId="6365878F" w14:textId="490E7661" w:rsidR="00A76B61" w:rsidRDefault="00A76B61">
      <w:pPr>
        <w:pStyle w:val="Textocomentario"/>
      </w:pPr>
      <w:r>
        <w:rPr>
          <w:rStyle w:val="Refdecomentario"/>
        </w:rPr>
        <w:annotationRef/>
      </w:r>
      <w:r w:rsidRPr="000154E6">
        <w:rPr>
          <w:highlight w:val="yellow"/>
        </w:rPr>
        <w:t>Se anexa archivo compartido sobre la partición de envíos para complementar</w:t>
      </w:r>
    </w:p>
  </w:comment>
  <w:comment w:id="96" w:author="eliseo gijon romero" w:date="2021-04-07T13:45:00Z" w:initials="egr">
    <w:p w14:paraId="4D1A38F5" w14:textId="47D36C94" w:rsidR="00A76B61" w:rsidRDefault="00A76B61">
      <w:pPr>
        <w:pStyle w:val="Textocomentario"/>
      </w:pPr>
      <w:r>
        <w:rPr>
          <w:rStyle w:val="Refdecomentario"/>
        </w:rPr>
        <w:annotationRef/>
      </w:r>
      <w:r>
        <w:t>Ok, se toma en cuenta para el desarrollo.</w:t>
      </w:r>
    </w:p>
  </w:comment>
  <w:comment w:id="104" w:author="Alcántara Ávila, Humberto" w:date="2021-03-19T16:22:00Z" w:initials="AÁH">
    <w:p w14:paraId="6112A277" w14:textId="748E9985" w:rsidR="00A76B61" w:rsidRDefault="00A76B61">
      <w:pPr>
        <w:pStyle w:val="Textocomentario"/>
      </w:pPr>
      <w:r w:rsidRPr="006669B5">
        <w:rPr>
          <w:rStyle w:val="Refdecomentario"/>
          <w:highlight w:val="green"/>
        </w:rPr>
        <w:annotationRef/>
      </w:r>
      <w:r w:rsidRPr="006669B5">
        <w:rPr>
          <w:highlight w:val="green"/>
        </w:rPr>
        <w:t>Este punto se considera como CP de origen</w:t>
      </w:r>
    </w:p>
  </w:comment>
  <w:comment w:id="105" w:author="eliseo gijon romero" w:date="2021-04-07T13:45:00Z" w:initials="egr">
    <w:p w14:paraId="14F94E9D" w14:textId="63ABC1B3" w:rsidR="00A76B61" w:rsidRDefault="00A76B61">
      <w:pPr>
        <w:pStyle w:val="Textocomentario"/>
      </w:pPr>
      <w:r>
        <w:rPr>
          <w:rStyle w:val="Refdecomentario"/>
        </w:rPr>
        <w:annotationRef/>
      </w:r>
      <w:r>
        <w:t>Ok, se toma en cuenta para el desarrollo.</w:t>
      </w:r>
    </w:p>
  </w:comment>
  <w:comment w:id="143" w:author="Alcántara Ávila, Humberto" w:date="2021-03-19T16:38:00Z" w:initials="AÁH">
    <w:p w14:paraId="2F8F9C1D" w14:textId="0C9EA3A3" w:rsidR="00A76B61" w:rsidRDefault="00A76B61">
      <w:pPr>
        <w:pStyle w:val="Textocomentario"/>
      </w:pPr>
      <w:r w:rsidRPr="00E21AD3">
        <w:rPr>
          <w:rStyle w:val="Refdecomentario"/>
          <w:highlight w:val="green"/>
        </w:rPr>
        <w:annotationRef/>
      </w:r>
    </w:p>
  </w:comment>
  <w:comment w:id="144" w:author="eliseo gijon romero" w:date="2021-04-07T13:47:00Z" w:initials="egr">
    <w:p w14:paraId="1525953E" w14:textId="676C66C8" w:rsidR="00A76B61" w:rsidRDefault="00A76B61">
      <w:pPr>
        <w:pStyle w:val="Textocomentario"/>
      </w:pPr>
      <w:r>
        <w:rPr>
          <w:rStyle w:val="Refdecomentario"/>
        </w:rPr>
        <w:annotationRef/>
      </w:r>
      <w:r>
        <w:t>OK, se toma en cuenta para el desarrollo.</w:t>
      </w:r>
    </w:p>
  </w:comment>
  <w:comment w:id="169" w:author="Alcántara Ávila, Humberto" w:date="2021-03-22T11:26:00Z" w:initials="AÁH">
    <w:p w14:paraId="1F132711" w14:textId="172D4516" w:rsidR="00A76B61" w:rsidRDefault="00A76B61">
      <w:pPr>
        <w:pStyle w:val="Textocomentario"/>
      </w:pPr>
      <w:r>
        <w:rPr>
          <w:rStyle w:val="Refdecomentario"/>
        </w:rPr>
        <w:annotationRef/>
      </w:r>
      <w:r w:rsidRPr="008B4DC1">
        <w:rPr>
          <w:highlight w:val="yellow"/>
        </w:rPr>
        <w:t>Debemos incluir las guías que se les manda a los clientes con su fecha, hora de envío</w:t>
      </w:r>
      <w:r>
        <w:rPr>
          <w:highlight w:val="yellow"/>
        </w:rPr>
        <w:t>,</w:t>
      </w:r>
      <w:r w:rsidRPr="008B4DC1">
        <w:rPr>
          <w:highlight w:val="yellow"/>
        </w:rPr>
        <w:t xml:space="preserve"> recolección </w:t>
      </w:r>
      <w:r>
        <w:rPr>
          <w:highlight w:val="yellow"/>
        </w:rPr>
        <w:t xml:space="preserve">y llegada al almacén origen </w:t>
      </w:r>
      <w:r w:rsidRPr="008B4DC1">
        <w:rPr>
          <w:highlight w:val="yellow"/>
        </w:rPr>
        <w:t>de la mercancía</w:t>
      </w:r>
      <w:r>
        <w:t>.</w:t>
      </w:r>
    </w:p>
  </w:comment>
  <w:comment w:id="170" w:author="eliseo gijon romero" w:date="2021-04-07T13:47:00Z" w:initials="egr">
    <w:p w14:paraId="44AFFEEB" w14:textId="31B33F58" w:rsidR="00A76B61" w:rsidRDefault="00A76B61">
      <w:pPr>
        <w:pStyle w:val="Textocomentario"/>
      </w:pPr>
      <w:r>
        <w:rPr>
          <w:rStyle w:val="Refdecomentario"/>
        </w:rPr>
        <w:annotationRef/>
      </w:r>
      <w:r>
        <w:t>OK, se toma en cuenta para el desarrollo.</w:t>
      </w:r>
    </w:p>
    <w:p w14:paraId="4CB40867" w14:textId="1B9B0AAB" w:rsidR="00A76B61" w:rsidRDefault="00A76B61">
      <w:pPr>
        <w:pStyle w:val="Textocomentario"/>
      </w:pPr>
      <w:r>
        <w:t>Esto califica como una tabla satélite a la UE, para que ahí se alojen los datos por Orden, UE, ID-RMA: la lista de los datos por guía, fecha/hora de envío, fecha/hora de recolección, fecha/hora de llegada al almacén,</w:t>
      </w:r>
    </w:p>
  </w:comment>
  <w:comment w:id="206" w:author="Alcántara Ávila, Humberto" w:date="2021-03-19T12:18:00Z" w:initials="AÁH">
    <w:p w14:paraId="1E99F5EB" w14:textId="137BE87A" w:rsidR="00A76B61" w:rsidRDefault="00A76B61">
      <w:pPr>
        <w:pStyle w:val="Textocomentario"/>
      </w:pPr>
      <w:r>
        <w:rPr>
          <w:rStyle w:val="Refdecomentario"/>
        </w:rPr>
        <w:annotationRef/>
      </w:r>
    </w:p>
  </w:comment>
  <w:comment w:id="207" w:author="Alcántara Ávila, Humberto" w:date="2021-03-19T16:54:00Z" w:initials="AÁH">
    <w:p w14:paraId="0262C6B9" w14:textId="655D286B" w:rsidR="00A76B61" w:rsidRDefault="00A76B61">
      <w:pPr>
        <w:pStyle w:val="Textocomentario"/>
      </w:pPr>
      <w:r w:rsidRPr="005A55B4">
        <w:rPr>
          <w:rStyle w:val="Refdecomentario"/>
          <w:highlight w:val="green"/>
        </w:rPr>
        <w:annotationRef/>
      </w:r>
      <w:r w:rsidRPr="00743A3E">
        <w:rPr>
          <w:highlight w:val="green"/>
        </w:rPr>
        <w:t>Poner como ID RMA para que se vea todo el tracking del pago ID de PAGO</w:t>
      </w:r>
    </w:p>
  </w:comment>
  <w:comment w:id="208" w:author="eliseo gijon romero" w:date="2021-04-07T13:51:00Z" w:initials="egr">
    <w:p w14:paraId="25F4F440" w14:textId="1552BB14" w:rsidR="00A76B61" w:rsidRDefault="00A76B61">
      <w:pPr>
        <w:pStyle w:val="Textocomentario"/>
      </w:pPr>
      <w:r>
        <w:rPr>
          <w:rStyle w:val="Refdecomentario"/>
        </w:rPr>
        <w:annotationRef/>
      </w:r>
      <w:r>
        <w:t>Ok se toma en cuenta para el desarrollo.</w:t>
      </w:r>
    </w:p>
  </w:comment>
  <w:comment w:id="215" w:author="Alcántara Ávila, Humberto" w:date="2021-03-22T11:16:00Z" w:initials="AÁH">
    <w:p w14:paraId="12927F21" w14:textId="3B49A169" w:rsidR="00A76B61" w:rsidRDefault="00A76B61">
      <w:pPr>
        <w:pStyle w:val="Textocomentario"/>
      </w:pPr>
      <w:r w:rsidRPr="00B33611">
        <w:rPr>
          <w:rStyle w:val="Refdecomentario"/>
          <w:highlight w:val="yellow"/>
        </w:rPr>
        <w:annotationRef/>
      </w:r>
      <w:r w:rsidRPr="00B33611">
        <w:rPr>
          <w:highlight w:val="yellow"/>
        </w:rPr>
        <w:t xml:space="preserve">Se deben de incluir todas las formas de pago ya que no solo son de SETC </w:t>
      </w:r>
      <w:proofErr w:type="spellStart"/>
      <w:r w:rsidRPr="00B33611">
        <w:rPr>
          <w:highlight w:val="yellow"/>
        </w:rPr>
        <w:t>si no</w:t>
      </w:r>
      <w:proofErr w:type="spellEnd"/>
      <w:r w:rsidRPr="00B33611">
        <w:rPr>
          <w:highlight w:val="yellow"/>
        </w:rPr>
        <w:t xml:space="preserve"> también de MG</w:t>
      </w:r>
    </w:p>
    <w:p w14:paraId="0935DF18" w14:textId="77777777" w:rsidR="00A76B61" w:rsidRDefault="00A76B61">
      <w:pPr>
        <w:pStyle w:val="Textocomentario"/>
      </w:pPr>
    </w:p>
    <w:p w14:paraId="72BC4C0B" w14:textId="757C0667" w:rsidR="00A76B61" w:rsidRDefault="00A76B61">
      <w:pPr>
        <w:pStyle w:val="Textocomentario"/>
      </w:pPr>
      <w:r w:rsidRPr="00516803">
        <w:rPr>
          <w:highlight w:val="green"/>
        </w:rPr>
        <w:t>Están considerando todas las formas de pago</w:t>
      </w:r>
    </w:p>
  </w:comment>
  <w:comment w:id="216" w:author="eliseo gijon romero" w:date="2021-04-07T13:51:00Z" w:initials="egr">
    <w:p w14:paraId="21DFA531" w14:textId="05383DA4" w:rsidR="00A76B61" w:rsidRDefault="00A76B61">
      <w:pPr>
        <w:pStyle w:val="Textocomentario"/>
      </w:pPr>
      <w:r>
        <w:rPr>
          <w:rStyle w:val="Refdecomentario"/>
        </w:rPr>
        <w:annotationRef/>
      </w:r>
      <w:r>
        <w:t>OK, se toma en cuenta para el desarrollo.</w:t>
      </w:r>
    </w:p>
  </w:comment>
  <w:comment w:id="217" w:author="Alcántara Ávila, Humberto" w:date="2021-03-22T11:15:00Z" w:initials="AÁH">
    <w:p w14:paraId="4AE1FD61" w14:textId="59CC6D85" w:rsidR="00A76B61" w:rsidRDefault="00A76B61">
      <w:pPr>
        <w:pStyle w:val="Textocomentario"/>
      </w:pPr>
      <w:r w:rsidRPr="006D0F78">
        <w:rPr>
          <w:rStyle w:val="Refdecomentario"/>
          <w:highlight w:val="yellow"/>
        </w:rPr>
        <w:annotationRef/>
      </w:r>
      <w:r>
        <w:rPr>
          <w:highlight w:val="yellow"/>
        </w:rPr>
        <w:t xml:space="preserve">No puede contener los 16 dígitos de la tarjeta, </w:t>
      </w:r>
      <w:r w:rsidRPr="006D0F78">
        <w:rPr>
          <w:highlight w:val="yellow"/>
        </w:rPr>
        <w:t>Solo pueden incluir el BIN y el Sufijo</w:t>
      </w:r>
    </w:p>
  </w:comment>
  <w:comment w:id="218" w:author="eliseo gijon romero" w:date="2021-04-07T13:52:00Z" w:initials="egr">
    <w:p w14:paraId="730299A8" w14:textId="436500AE" w:rsidR="00A76B61" w:rsidRDefault="00A76B61">
      <w:pPr>
        <w:pStyle w:val="Textocomentario"/>
      </w:pPr>
      <w:r>
        <w:rPr>
          <w:rStyle w:val="Refdecomentario"/>
        </w:rPr>
        <w:annotationRef/>
      </w:r>
      <w:r>
        <w:t xml:space="preserve">Ok, se toma en cuenta para el desarrollo, de hecho en este momento solo se </w:t>
      </w:r>
      <w:proofErr w:type="spellStart"/>
      <w:r>
        <w:t>esta</w:t>
      </w:r>
      <w:proofErr w:type="spellEnd"/>
      <w:r>
        <w:t xml:space="preserve"> guardando en el formato: XXXX-XXXX-XXXX-9010 por ejemplo.</w:t>
      </w:r>
    </w:p>
  </w:comment>
  <w:comment w:id="219" w:author="Alcántara Ávila, Humberto" w:date="2021-03-22T15:17:00Z" w:initials="AÁH">
    <w:p w14:paraId="729B81CA" w14:textId="6FA2F8A0" w:rsidR="00A76B61" w:rsidRPr="00614FBE" w:rsidRDefault="00A76B61">
      <w:pPr>
        <w:pStyle w:val="Textocomentario"/>
        <w:rPr>
          <w:color w:val="000000"/>
        </w:rPr>
      </w:pPr>
      <w:r w:rsidRPr="0024364C">
        <w:rPr>
          <w:rStyle w:val="Refdecomentario"/>
          <w:highlight w:val="green"/>
        </w:rPr>
        <w:annotationRef/>
      </w:r>
      <w:r w:rsidRPr="0024364C">
        <w:rPr>
          <w:color w:val="000000"/>
          <w:highlight w:val="green"/>
        </w:rPr>
        <w:t>Número de Envíos MG y SETC y Numero de Guía MG viene en el número de tracking</w:t>
      </w:r>
    </w:p>
  </w:comment>
  <w:comment w:id="220" w:author="eliseo gijon romero" w:date="2021-04-07T13:53:00Z" w:initials="egr">
    <w:p w14:paraId="14D7F61F" w14:textId="7C5FED63" w:rsidR="00A76B61" w:rsidRDefault="00A76B61">
      <w:pPr>
        <w:pStyle w:val="Textocomentario"/>
      </w:pPr>
      <w:r>
        <w:rPr>
          <w:rStyle w:val="Refdecomentario"/>
        </w:rPr>
        <w:annotationRef/>
      </w:r>
      <w:r>
        <w:t>OK, se toma en cuenta para el desarrollo.</w:t>
      </w:r>
    </w:p>
  </w:comment>
  <w:comment w:id="244" w:author="eliseo gijon romero" w:date="2021-05-06T03:38:00Z" w:initials="egr">
    <w:p w14:paraId="2D5FDB61" w14:textId="7869AE90" w:rsidR="00A76B61" w:rsidRDefault="00A76B61">
      <w:pPr>
        <w:pStyle w:val="Textocomentario"/>
      </w:pPr>
      <w:r>
        <w:rPr>
          <w:rStyle w:val="Refdecomentario"/>
        </w:rPr>
        <w:annotationRef/>
      </w:r>
      <w:r>
        <w:t>Se incluyen fecha y hora compromiso de entrega, de los proveedores tipo paquetería.</w:t>
      </w:r>
    </w:p>
    <w:p w14:paraId="095AC3A0" w14:textId="40D1D472" w:rsidR="00A76B61" w:rsidRDefault="00A76B61">
      <w:pPr>
        <w:pStyle w:val="Textocomentario"/>
      </w:pPr>
      <w:r>
        <w:t>Se usaran de ser necesario.</w:t>
      </w:r>
    </w:p>
  </w:comment>
  <w:comment w:id="253" w:author="Alcántara Ávila, Humberto" w:date="2021-03-22T15:39:00Z" w:initials="AÁH">
    <w:p w14:paraId="6E65DB7B" w14:textId="7F11E863" w:rsidR="00A76B61" w:rsidRDefault="00A76B61">
      <w:pPr>
        <w:pStyle w:val="Textocomentario"/>
      </w:pPr>
      <w:r w:rsidRPr="00F96020">
        <w:rPr>
          <w:rStyle w:val="Refdecomentario"/>
          <w:highlight w:val="green"/>
        </w:rPr>
        <w:annotationRef/>
      </w:r>
      <w:r w:rsidRPr="00F96020">
        <w:rPr>
          <w:color w:val="000000"/>
          <w:highlight w:val="green"/>
        </w:rPr>
        <w:t>Correo de Cliente: está en el XML</w:t>
      </w:r>
    </w:p>
  </w:comment>
  <w:comment w:id="254" w:author="eliseo gijon romero" w:date="2021-04-07T13:53:00Z" w:initials="egr">
    <w:p w14:paraId="0722DCF7" w14:textId="1561C436" w:rsidR="00A76B61" w:rsidRDefault="00A76B61">
      <w:pPr>
        <w:pStyle w:val="Textocomentario"/>
      </w:pPr>
      <w:r>
        <w:rPr>
          <w:rStyle w:val="Refdecomentario"/>
        </w:rPr>
        <w:annotationRef/>
      </w:r>
      <w:r>
        <w:t xml:space="preserve">Es correcto, el correo del cliente </w:t>
      </w:r>
      <w:proofErr w:type="spellStart"/>
      <w:r>
        <w:t>esta</w:t>
      </w:r>
      <w:proofErr w:type="spellEnd"/>
      <w:r>
        <w:t xml:space="preserve"> en el mensaje original en formato XML, y también en las tablas PADRE de la UE, puede ser recuperado de uno de estos orígenes y mostrarse en pantallas de consulta/reporte en caso necesario.</w:t>
      </w:r>
    </w:p>
  </w:comment>
  <w:comment w:id="256" w:author="eliseo gijon romero" w:date="2021-03-12T16:28:00Z" w:initials="egr">
    <w:p w14:paraId="0FD7EC7A" w14:textId="77777777" w:rsidR="00A76B61" w:rsidRDefault="00A76B61">
      <w:pPr>
        <w:pStyle w:val="Textocomentario"/>
      </w:pPr>
      <w:r>
        <w:rPr>
          <w:rStyle w:val="Refdecomentario"/>
        </w:rPr>
        <w:annotationRef/>
      </w:r>
      <w:r>
        <w:t>Datos pendientes a definir donde deben incluirse, puede ser en la orden, la UE o desde el origen del TMS.</w:t>
      </w:r>
    </w:p>
    <w:p w14:paraId="6997ACEE" w14:textId="77777777" w:rsidR="00A76B61" w:rsidRDefault="00A76B61">
      <w:pPr>
        <w:pStyle w:val="Textocomentario"/>
      </w:pPr>
      <w:r>
        <w:t>Como teléfonos de contacto, y otras personas que pueden recibir el envío.</w:t>
      </w:r>
    </w:p>
  </w:comment>
  <w:comment w:id="257" w:author="Alcántara Ávila, Humberto" w:date="2021-03-22T11:32:00Z" w:initials="AÁH">
    <w:p w14:paraId="1E9B7E65" w14:textId="508CDD58" w:rsidR="00A76B61" w:rsidRDefault="00A76B61">
      <w:pPr>
        <w:pStyle w:val="Textocomentario"/>
      </w:pPr>
      <w:r w:rsidRPr="009B623E">
        <w:rPr>
          <w:rStyle w:val="Refdecomentario"/>
          <w:highlight w:val="yellow"/>
        </w:rPr>
        <w:annotationRef/>
      </w:r>
      <w:r w:rsidRPr="009B623E">
        <w:rPr>
          <w:highlight w:val="yellow"/>
        </w:rPr>
        <w:t>Debe de ser obligatorio estos datos para entrega</w:t>
      </w:r>
    </w:p>
  </w:comment>
  <w:comment w:id="258" w:author="eliseo gijon romero" w:date="2021-04-07T13:55:00Z" w:initials="egr">
    <w:p w14:paraId="62B119D7" w14:textId="27790BD3" w:rsidR="00A76B61" w:rsidRDefault="00A76B61">
      <w:pPr>
        <w:pStyle w:val="Textocomentario"/>
      </w:pPr>
      <w:r>
        <w:rPr>
          <w:rStyle w:val="Refdecomentario"/>
        </w:rPr>
        <w:annotationRef/>
      </w:r>
      <w:r>
        <w:t>Ok, se toma en cuenta para validarse como dato obligatorio.</w:t>
      </w:r>
    </w:p>
  </w:comment>
  <w:comment w:id="259" w:author="Alcántara Ávila, Humberto" w:date="2021-03-22T11:34:00Z" w:initials="AÁH">
    <w:p w14:paraId="3C5C18F8" w14:textId="32B88FC0" w:rsidR="00A76B61" w:rsidRDefault="00A76B61">
      <w:pPr>
        <w:pStyle w:val="Textocomentario"/>
      </w:pPr>
      <w:r w:rsidRPr="00C31DDC">
        <w:rPr>
          <w:rStyle w:val="Refdecomentario"/>
          <w:highlight w:val="yellow"/>
        </w:rPr>
        <w:annotationRef/>
      </w:r>
      <w:r w:rsidRPr="00C31DDC">
        <w:rPr>
          <w:highlight w:val="yellow"/>
        </w:rPr>
        <w:t>A que hace referencia la identificación?</w:t>
      </w:r>
    </w:p>
  </w:comment>
  <w:comment w:id="260" w:author="eliseo gijon romero" w:date="2021-04-07T13:55:00Z" w:initials="egr">
    <w:p w14:paraId="69C768BA" w14:textId="67ACC297" w:rsidR="00A76B61" w:rsidRDefault="00A76B61">
      <w:pPr>
        <w:pStyle w:val="Textocomentario"/>
      </w:pPr>
      <w:r>
        <w:rPr>
          <w:rStyle w:val="Refdecomentario"/>
        </w:rPr>
        <w:annotationRef/>
      </w:r>
      <w:r>
        <w:t>En el caso de SETC se introduce el nombre de quien registra la entrega en sistema, o una identificación como INE, RFC. Es un campo de texto que permite la captura.</w:t>
      </w:r>
    </w:p>
  </w:comment>
  <w:comment w:id="261" w:author="Alcántara Ávila, Humberto" w:date="2021-03-22T11:54:00Z" w:initials="AÁH">
    <w:p w14:paraId="01E44485" w14:textId="2E656D3F" w:rsidR="00A76B61" w:rsidRDefault="00A76B61" w:rsidP="006208EB">
      <w:pPr>
        <w:pStyle w:val="Textocomentario"/>
      </w:pPr>
      <w:r>
        <w:rPr>
          <w:rStyle w:val="Refdecomentario"/>
        </w:rPr>
        <w:annotationRef/>
      </w:r>
      <w:r w:rsidRPr="006208EB">
        <w:rPr>
          <w:rStyle w:val="Refdecomentario"/>
          <w:highlight w:val="yellow"/>
        </w:rPr>
        <w:annotationRef/>
      </w:r>
      <w:r w:rsidRPr="006208EB">
        <w:rPr>
          <w:highlight w:val="yellow"/>
        </w:rPr>
        <w:t xml:space="preserve">Es a nivel de producto y pieza </w:t>
      </w:r>
    </w:p>
    <w:p w14:paraId="135236F6" w14:textId="54134253" w:rsidR="00A76B61" w:rsidRDefault="00A76B61">
      <w:pPr>
        <w:pStyle w:val="Textocomentario"/>
      </w:pPr>
    </w:p>
  </w:comment>
  <w:comment w:id="262" w:author="eliseo gijon romero" w:date="2021-04-07T13:56:00Z" w:initials="egr">
    <w:p w14:paraId="69B20600" w14:textId="62BE0B06" w:rsidR="00A76B61" w:rsidRDefault="00A76B61">
      <w:pPr>
        <w:pStyle w:val="Textocomentario"/>
      </w:pPr>
      <w:r>
        <w:rPr>
          <w:rStyle w:val="Refdecomentario"/>
        </w:rPr>
        <w:annotationRef/>
      </w:r>
      <w:r>
        <w:t>OK, se ha tomado en cuenta y desglosado en el cuerpo de la tablas de la UE.</w:t>
      </w:r>
    </w:p>
  </w:comment>
  <w:comment w:id="265" w:author="Alcántara Ávila, Humberto" w:date="2021-03-22T11:56:00Z" w:initials="AÁH">
    <w:p w14:paraId="4DF3DBD7" w14:textId="7C2D00CD" w:rsidR="00A76B61" w:rsidRDefault="00A76B61">
      <w:pPr>
        <w:pStyle w:val="Textocomentario"/>
      </w:pPr>
      <w:r w:rsidRPr="003B0CDB">
        <w:rPr>
          <w:rStyle w:val="Refdecomentario"/>
          <w:highlight w:val="yellow"/>
        </w:rPr>
        <w:annotationRef/>
      </w:r>
      <w:r w:rsidRPr="003B0CDB">
        <w:rPr>
          <w:highlight w:val="yellow"/>
        </w:rPr>
        <w:t>Explicación</w:t>
      </w:r>
    </w:p>
  </w:comment>
  <w:comment w:id="266" w:author="eliseo gijon romero" w:date="2021-04-07T13:56:00Z" w:initials="egr">
    <w:p w14:paraId="741FAD8C" w14:textId="62A4BB78" w:rsidR="00A76B61" w:rsidRDefault="00A76B61">
      <w:pPr>
        <w:pStyle w:val="Textocomentario"/>
      </w:pPr>
      <w:r>
        <w:rPr>
          <w:rStyle w:val="Refdecomentario"/>
        </w:rPr>
        <w:annotationRef/>
      </w:r>
      <w:r>
        <w:t xml:space="preserve">Este segmento corresponde a ejemplos básicos sobre </w:t>
      </w:r>
      <w:proofErr w:type="spellStart"/>
      <w:r>
        <w:t>como</w:t>
      </w:r>
      <w:proofErr w:type="spellEnd"/>
      <w:r>
        <w:t xml:space="preserve"> se forma la UE con algunos datos de ejemplo.</w:t>
      </w:r>
    </w:p>
  </w:comment>
  <w:comment w:id="277" w:author="Alcántara Ávila, Humberto" w:date="2021-03-18T14:34:00Z" w:initials="AÁH">
    <w:p w14:paraId="47E7A501" w14:textId="62E44D67" w:rsidR="00A76B61" w:rsidRPr="00EB62D8" w:rsidRDefault="00A76B61" w:rsidP="006E7CCD">
      <w:pPr>
        <w:pStyle w:val="Sinespaciado"/>
        <w:jc w:val="both"/>
        <w:rPr>
          <w:rFonts w:ascii="Tahoma" w:eastAsia="Arial" w:hAnsi="Tahoma" w:cs="Tahoma"/>
          <w:b/>
          <w:color w:val="0000FF"/>
          <w:sz w:val="20"/>
          <w:szCs w:val="18"/>
          <w:highlight w:val="yellow"/>
        </w:rPr>
      </w:pPr>
      <w:r>
        <w:rPr>
          <w:rStyle w:val="Refdecomentario"/>
          <w:rFonts w:eastAsia="Calibri"/>
        </w:rPr>
        <w:annotationRef/>
      </w:r>
      <w:r>
        <w:rPr>
          <w:rFonts w:ascii="Tahoma" w:eastAsia="Arial" w:hAnsi="Tahoma" w:cs="Tahoma"/>
          <w:b/>
          <w:color w:val="0000FF"/>
          <w:sz w:val="20"/>
          <w:szCs w:val="18"/>
          <w:highlight w:val="yellow"/>
        </w:rPr>
        <w:t>Generar Orden</w:t>
      </w:r>
      <w:r w:rsidRPr="00EB62D8">
        <w:rPr>
          <w:rFonts w:ascii="Tahoma" w:eastAsia="Arial" w:hAnsi="Tahoma" w:cs="Tahoma"/>
          <w:b/>
          <w:color w:val="0000FF"/>
          <w:sz w:val="20"/>
          <w:szCs w:val="18"/>
          <w:highlight w:val="yellow"/>
        </w:rPr>
        <w:t>:</w:t>
      </w:r>
    </w:p>
    <w:p w14:paraId="4C5CBFB9" w14:textId="4EDC8C27" w:rsidR="00A76B61" w:rsidRDefault="00A76B61" w:rsidP="006E7CCD">
      <w:pPr>
        <w:pStyle w:val="Textocomentario"/>
      </w:pPr>
      <w:r>
        <w:rPr>
          <w:highlight w:val="yellow"/>
        </w:rPr>
        <w:t>1.</w:t>
      </w:r>
      <w:r w:rsidRPr="0020143E">
        <w:rPr>
          <w:highlight w:val="yellow"/>
        </w:rPr>
        <w:t>Se va a poder generar compra como invitado?</w:t>
      </w:r>
      <w:r>
        <w:t xml:space="preserve"> QUITAR</w:t>
      </w:r>
    </w:p>
    <w:p w14:paraId="2421BFE4" w14:textId="665B0F68" w:rsidR="00A76B61" w:rsidRDefault="00A76B61" w:rsidP="006E7CCD">
      <w:pPr>
        <w:pStyle w:val="Textocomentario"/>
      </w:pPr>
      <w:r w:rsidRPr="00482D90">
        <w:rPr>
          <w:highlight w:val="yellow"/>
        </w:rPr>
        <w:t>5.Cuales son los métodos de envío?</w:t>
      </w:r>
      <w:r>
        <w:t xml:space="preserve"> Se cambia por método de entrega.</w:t>
      </w:r>
    </w:p>
    <w:p w14:paraId="502C3CBA" w14:textId="77777777" w:rsidR="00A76B61" w:rsidRDefault="00A76B61" w:rsidP="006E7CCD">
      <w:pPr>
        <w:pStyle w:val="Textocomentario"/>
      </w:pPr>
    </w:p>
    <w:p w14:paraId="4C228ACE" w14:textId="77777777" w:rsidR="00A76B61" w:rsidRDefault="00A76B61" w:rsidP="006E7CCD">
      <w:pPr>
        <w:pStyle w:val="Textocomentario"/>
      </w:pPr>
    </w:p>
  </w:comment>
  <w:comment w:id="278" w:author="eliseo gijon romero" w:date="2021-04-07T14:21:00Z" w:initials="egr">
    <w:p w14:paraId="2196D26B" w14:textId="63D92F8A" w:rsidR="00A76B61" w:rsidRDefault="00A76B61">
      <w:pPr>
        <w:pStyle w:val="Textocomentario"/>
      </w:pPr>
      <w:r>
        <w:rPr>
          <w:rStyle w:val="Refdecomentario"/>
        </w:rPr>
        <w:annotationRef/>
      </w:r>
      <w:r>
        <w:t xml:space="preserve">OK, se </w:t>
      </w:r>
      <w:proofErr w:type="spellStart"/>
      <w:r>
        <w:t>tomo</w:t>
      </w:r>
      <w:proofErr w:type="spellEnd"/>
      <w:r>
        <w:t xml:space="preserve"> en cuenta y se ha editado el cuerpo del diagrama.</w:t>
      </w:r>
    </w:p>
  </w:comment>
  <w:comment w:id="286" w:author="Alcántara Ávila, Humberto" w:date="2021-03-22T12:16:00Z" w:initials="AÁH">
    <w:p w14:paraId="076988C5" w14:textId="4F5942D3" w:rsidR="00A76B61" w:rsidRDefault="00A76B61">
      <w:pPr>
        <w:pStyle w:val="Textocomentario"/>
        <w:rPr>
          <w:highlight w:val="yellow"/>
        </w:rPr>
      </w:pPr>
      <w:r w:rsidRPr="00B900FD">
        <w:rPr>
          <w:rStyle w:val="Refdecomentario"/>
          <w:highlight w:val="yellow"/>
        </w:rPr>
        <w:annotationRef/>
      </w:r>
      <w:r w:rsidRPr="00B900FD">
        <w:rPr>
          <w:highlight w:val="yellow"/>
        </w:rPr>
        <w:t>Cedis deberá tener el TMS para la generación de Guías</w:t>
      </w:r>
      <w:r>
        <w:rPr>
          <w:highlight w:val="yellow"/>
        </w:rPr>
        <w:t xml:space="preserve"> por lo cual se deberá reconsiderar el flujo</w:t>
      </w:r>
    </w:p>
    <w:p w14:paraId="1FC59430" w14:textId="77DBA410" w:rsidR="00A76B61" w:rsidRDefault="00A76B61">
      <w:pPr>
        <w:pStyle w:val="Textocomentario"/>
      </w:pPr>
    </w:p>
  </w:comment>
  <w:comment w:id="287" w:author="eliseo gijon romero" w:date="2021-04-07T14:21:00Z" w:initials="egr">
    <w:p w14:paraId="1E01B2CD" w14:textId="34698A53" w:rsidR="00A76B61" w:rsidRDefault="00A76B61">
      <w:pPr>
        <w:pStyle w:val="Textocomentario"/>
      </w:pPr>
      <w:r>
        <w:rPr>
          <w:rStyle w:val="Refdecomentario"/>
        </w:rPr>
        <w:annotationRef/>
      </w:r>
      <w:r>
        <w:t>Ok, se toma en cuenta para editar el diagrama.</w:t>
      </w:r>
    </w:p>
    <w:p w14:paraId="2D4E6AF2" w14:textId="1DCDEE06" w:rsidR="00A76B61" w:rsidRDefault="00A76B61" w:rsidP="00C135E5">
      <w:pPr>
        <w:pStyle w:val="Textocomentario"/>
        <w:numPr>
          <w:ilvl w:val="0"/>
          <w:numId w:val="41"/>
        </w:numPr>
      </w:pPr>
      <w:r>
        <w:t>Servicios proveedor</w:t>
      </w:r>
    </w:p>
    <w:p w14:paraId="4CA62B0A" w14:textId="74E4D531" w:rsidR="00A76B61" w:rsidRDefault="00A76B61" w:rsidP="00C135E5">
      <w:pPr>
        <w:pStyle w:val="Textocomentario"/>
        <w:numPr>
          <w:ilvl w:val="0"/>
          <w:numId w:val="41"/>
        </w:numPr>
      </w:pPr>
      <w:r>
        <w:t>TMS</w:t>
      </w:r>
    </w:p>
    <w:p w14:paraId="5DDFDF0F" w14:textId="7423A2DB" w:rsidR="00A76B61" w:rsidRDefault="00A76B61" w:rsidP="00C135E5">
      <w:pPr>
        <w:pStyle w:val="Textocomentario"/>
        <w:numPr>
          <w:ilvl w:val="0"/>
          <w:numId w:val="41"/>
        </w:numPr>
      </w:pPr>
      <w:proofErr w:type="spellStart"/>
      <w:r>
        <w:t>Evolution</w:t>
      </w:r>
      <w:proofErr w:type="spellEnd"/>
    </w:p>
  </w:comment>
  <w:comment w:id="294" w:author="Alcántara Ávila, Humberto" w:date="2021-03-22T12:25:00Z" w:initials="AÁH">
    <w:p w14:paraId="30133B5A" w14:textId="785D37B3" w:rsidR="00A76B61" w:rsidRDefault="00A76B61">
      <w:pPr>
        <w:pStyle w:val="Textocomentario"/>
      </w:pPr>
      <w:r w:rsidRPr="00327F98">
        <w:rPr>
          <w:rStyle w:val="Refdecomentario"/>
          <w:highlight w:val="yellow"/>
        </w:rPr>
        <w:annotationRef/>
      </w:r>
      <w:r w:rsidRPr="00327F98">
        <w:rPr>
          <w:highlight w:val="yellow"/>
        </w:rPr>
        <w:t>Para este punto se debe de revisar la partición de envíos</w:t>
      </w:r>
      <w:r>
        <w:rPr>
          <w:highlight w:val="yellow"/>
        </w:rPr>
        <w:t xml:space="preserve"> con todas sus variantes</w:t>
      </w:r>
      <w:r w:rsidRPr="00327F98">
        <w:rPr>
          <w:highlight w:val="yellow"/>
        </w:rPr>
        <w:t xml:space="preserve"> que se encuentra en el archivo anexo (DOC.) en la página número 6</w:t>
      </w:r>
    </w:p>
  </w:comment>
  <w:comment w:id="295" w:author="eliseo gijon romero" w:date="2021-04-07T14:25:00Z" w:initials="egr">
    <w:p w14:paraId="54D2A45E" w14:textId="49EF5A00" w:rsidR="00A76B61" w:rsidRDefault="00A76B61">
      <w:pPr>
        <w:pStyle w:val="Textocomentario"/>
      </w:pPr>
      <w:r>
        <w:rPr>
          <w:rStyle w:val="Refdecomentario"/>
        </w:rPr>
        <w:annotationRef/>
      </w:r>
      <w:r>
        <w:t>OK, se toma en cuenta para el desarrollo.</w:t>
      </w:r>
    </w:p>
  </w:comment>
  <w:comment w:id="309" w:author="Alcántara Ávila, Humberto" w:date="2021-03-18T14:47:00Z" w:initials="AÁH">
    <w:p w14:paraId="504C3723" w14:textId="77777777" w:rsidR="00A76B61" w:rsidRDefault="00A76B61" w:rsidP="00756513">
      <w:pPr>
        <w:pStyle w:val="Sinespaciado"/>
        <w:rPr>
          <w:rFonts w:ascii="Tahoma" w:eastAsia="Arial" w:hAnsi="Tahoma" w:cs="Tahoma"/>
          <w:sz w:val="24"/>
          <w:szCs w:val="24"/>
        </w:rPr>
      </w:pPr>
      <w:r>
        <w:rPr>
          <w:rStyle w:val="Refdecomentario"/>
          <w:rFonts w:eastAsia="Calibri"/>
        </w:rPr>
        <w:annotationRef/>
      </w:r>
    </w:p>
    <w:p w14:paraId="6EC9D70E" w14:textId="16EC07B8" w:rsidR="00A76B61" w:rsidRDefault="00A76B61" w:rsidP="00756513">
      <w:pPr>
        <w:pStyle w:val="Sinespaciado"/>
        <w:rPr>
          <w:rFonts w:ascii="Tahoma" w:eastAsia="Arial" w:hAnsi="Tahoma" w:cs="Tahoma"/>
          <w:sz w:val="24"/>
          <w:szCs w:val="24"/>
        </w:rPr>
      </w:pPr>
      <w:r w:rsidRPr="00756513">
        <w:rPr>
          <w:rFonts w:ascii="Tahoma" w:eastAsia="Arial" w:hAnsi="Tahoma" w:cs="Tahoma"/>
          <w:sz w:val="24"/>
          <w:szCs w:val="24"/>
          <w:highlight w:val="yellow"/>
        </w:rPr>
        <w:t>Se obtiene el peso volumétrico del articulo multiplicando y dividiendo con la siguiente formula Alto, Largo, Ancho / 5000 (Factor de Paqueterías)</w:t>
      </w:r>
    </w:p>
    <w:p w14:paraId="092670F7" w14:textId="77777777" w:rsidR="00A76B61" w:rsidRDefault="00A76B61" w:rsidP="00756513">
      <w:pPr>
        <w:pStyle w:val="Sinespaciado"/>
        <w:rPr>
          <w:rFonts w:ascii="Tahoma" w:eastAsia="Arial" w:hAnsi="Tahoma" w:cs="Tahoma"/>
          <w:sz w:val="24"/>
          <w:szCs w:val="24"/>
        </w:rPr>
      </w:pPr>
    </w:p>
    <w:p w14:paraId="22C86F13" w14:textId="5894F974" w:rsidR="00A76B61" w:rsidRPr="005819C4" w:rsidRDefault="00A76B61" w:rsidP="00756513">
      <w:pPr>
        <w:pStyle w:val="Sinespaciado"/>
        <w:rPr>
          <w:rFonts w:ascii="Tahoma" w:eastAsia="Arial" w:hAnsi="Tahoma" w:cs="Tahoma"/>
          <w:sz w:val="24"/>
          <w:szCs w:val="24"/>
        </w:rPr>
      </w:pPr>
      <w:r w:rsidRPr="00503A41">
        <w:rPr>
          <w:rFonts w:ascii="Tahoma" w:eastAsia="Arial" w:hAnsi="Tahoma" w:cs="Tahoma"/>
          <w:sz w:val="24"/>
          <w:szCs w:val="24"/>
          <w:highlight w:val="yellow"/>
        </w:rPr>
        <w:t>Finalmente se selecciona el peso mayor entre el volumétrico vs real</w:t>
      </w:r>
    </w:p>
    <w:p w14:paraId="6632B22D" w14:textId="77777777" w:rsidR="00A76B61" w:rsidRDefault="00A76B61">
      <w:pPr>
        <w:pStyle w:val="Textocomentario"/>
      </w:pPr>
    </w:p>
    <w:p w14:paraId="24857EBA" w14:textId="5C6D3E37" w:rsidR="00A76B61" w:rsidRDefault="00A76B61" w:rsidP="00503A41">
      <w:pPr>
        <w:pStyle w:val="Sinespaciado"/>
        <w:rPr>
          <w:rFonts w:ascii="Tahoma" w:eastAsia="Arial" w:hAnsi="Tahoma" w:cs="Tahoma"/>
          <w:sz w:val="24"/>
          <w:szCs w:val="24"/>
        </w:rPr>
      </w:pPr>
      <w:r w:rsidRPr="00503A41">
        <w:rPr>
          <w:rFonts w:ascii="Tahoma" w:eastAsia="Arial" w:hAnsi="Tahoma" w:cs="Tahoma"/>
          <w:sz w:val="24"/>
          <w:szCs w:val="24"/>
          <w:highlight w:val="yellow"/>
        </w:rPr>
        <w:t xml:space="preserve">Es importante ver la información antes proporcionada para la partición </w:t>
      </w:r>
      <w:r>
        <w:rPr>
          <w:rFonts w:ascii="Tahoma" w:eastAsia="Arial" w:hAnsi="Tahoma" w:cs="Tahoma"/>
          <w:sz w:val="24"/>
          <w:szCs w:val="24"/>
          <w:highlight w:val="yellow"/>
        </w:rPr>
        <w:t>de las consignaciones ya que se tienen diferentes variantes.</w:t>
      </w:r>
    </w:p>
    <w:p w14:paraId="3E9E8E90" w14:textId="77777777" w:rsidR="00A76B61" w:rsidRDefault="00A76B61" w:rsidP="00503A41">
      <w:pPr>
        <w:pStyle w:val="Sinespaciado"/>
        <w:rPr>
          <w:rFonts w:ascii="Tahoma" w:eastAsia="Arial" w:hAnsi="Tahoma" w:cs="Tahoma"/>
          <w:sz w:val="24"/>
          <w:szCs w:val="24"/>
        </w:rPr>
      </w:pPr>
    </w:p>
    <w:p w14:paraId="247EC7CA" w14:textId="6F50D250" w:rsidR="00A76B61" w:rsidRDefault="00A76B61" w:rsidP="00503A41">
      <w:pPr>
        <w:pStyle w:val="Sinespaciado"/>
        <w:rPr>
          <w:rFonts w:ascii="Tahoma" w:eastAsia="Arial" w:hAnsi="Tahoma" w:cs="Tahoma"/>
          <w:sz w:val="24"/>
          <w:szCs w:val="24"/>
        </w:rPr>
      </w:pPr>
      <w:r w:rsidRPr="00503A41">
        <w:rPr>
          <w:rFonts w:ascii="Tahoma" w:eastAsia="Arial" w:hAnsi="Tahoma" w:cs="Tahoma"/>
          <w:sz w:val="24"/>
          <w:szCs w:val="24"/>
          <w:highlight w:val="yellow"/>
        </w:rPr>
        <w:t xml:space="preserve">Ejemplo: aun que </w:t>
      </w:r>
      <w:r>
        <w:rPr>
          <w:rFonts w:ascii="Tahoma" w:eastAsia="Arial" w:hAnsi="Tahoma" w:cs="Tahoma"/>
          <w:sz w:val="24"/>
          <w:szCs w:val="24"/>
          <w:highlight w:val="yellow"/>
        </w:rPr>
        <w:t xml:space="preserve">los artículos de una orden </w:t>
      </w:r>
      <w:r w:rsidRPr="00503A41">
        <w:rPr>
          <w:rFonts w:ascii="Tahoma" w:eastAsia="Arial" w:hAnsi="Tahoma" w:cs="Tahoma"/>
          <w:sz w:val="24"/>
          <w:szCs w:val="24"/>
          <w:highlight w:val="yellow"/>
        </w:rPr>
        <w:t>sumen un peso volumétrico superior</w:t>
      </w:r>
      <w:r>
        <w:rPr>
          <w:rFonts w:ascii="Tahoma" w:eastAsia="Arial" w:hAnsi="Tahoma" w:cs="Tahoma"/>
          <w:sz w:val="24"/>
          <w:szCs w:val="24"/>
          <w:highlight w:val="yellow"/>
        </w:rPr>
        <w:t xml:space="preserve"> a 70 de peso</w:t>
      </w:r>
      <w:r w:rsidRPr="00503A41">
        <w:rPr>
          <w:rFonts w:ascii="Tahoma" w:eastAsia="Arial" w:hAnsi="Tahoma" w:cs="Tahoma"/>
          <w:sz w:val="24"/>
          <w:szCs w:val="24"/>
          <w:highlight w:val="yellow"/>
        </w:rPr>
        <w:t xml:space="preserve"> </w:t>
      </w:r>
      <w:r>
        <w:rPr>
          <w:rFonts w:ascii="Tahoma" w:eastAsia="Arial" w:hAnsi="Tahoma" w:cs="Tahoma"/>
          <w:sz w:val="24"/>
          <w:szCs w:val="24"/>
          <w:highlight w:val="yellow"/>
        </w:rPr>
        <w:t>volumétrico</w:t>
      </w:r>
      <w:r w:rsidRPr="00503A41">
        <w:rPr>
          <w:rFonts w:ascii="Tahoma" w:eastAsia="Arial" w:hAnsi="Tahoma" w:cs="Tahoma"/>
          <w:sz w:val="24"/>
          <w:szCs w:val="24"/>
          <w:highlight w:val="yellow"/>
        </w:rPr>
        <w:t xml:space="preserve"> o </w:t>
      </w:r>
      <w:r>
        <w:rPr>
          <w:rFonts w:ascii="Tahoma" w:eastAsia="Arial" w:hAnsi="Tahoma" w:cs="Tahoma"/>
          <w:sz w:val="24"/>
          <w:szCs w:val="24"/>
          <w:highlight w:val="yellow"/>
        </w:rPr>
        <w:t xml:space="preserve">kg </w:t>
      </w:r>
      <w:r w:rsidRPr="00503A41">
        <w:rPr>
          <w:rFonts w:ascii="Tahoma" w:eastAsia="Arial" w:hAnsi="Tahoma" w:cs="Tahoma"/>
          <w:sz w:val="24"/>
          <w:szCs w:val="24"/>
          <w:highlight w:val="yellow"/>
        </w:rPr>
        <w:t>reales se tendría que partir en dos consignaciones, estos ejemplos se les compartieron hace meses.</w:t>
      </w:r>
    </w:p>
    <w:p w14:paraId="4CB324AF" w14:textId="6C7D41C9" w:rsidR="00A76B61" w:rsidRDefault="00A76B61" w:rsidP="00503A41">
      <w:pPr>
        <w:pStyle w:val="Sinespaciado"/>
      </w:pPr>
    </w:p>
  </w:comment>
  <w:comment w:id="310" w:author="eliseo gijon romero" w:date="2021-04-07T14:29:00Z" w:initials="egr">
    <w:p w14:paraId="5F852E62" w14:textId="1E4D926F" w:rsidR="00A76B61" w:rsidRDefault="00A76B61">
      <w:pPr>
        <w:pStyle w:val="Textocomentario"/>
      </w:pPr>
      <w:r>
        <w:rPr>
          <w:rStyle w:val="Refdecomentario"/>
        </w:rPr>
        <w:annotationRef/>
      </w:r>
      <w:r>
        <w:t>OK, se ha tomado en cuenta y edito el documento.</w:t>
      </w:r>
    </w:p>
  </w:comment>
  <w:comment w:id="316" w:author="Alcántara Ávila, Humberto" w:date="2021-03-22T12:43:00Z" w:initials="AÁH">
    <w:p w14:paraId="097AD7EF" w14:textId="77777777" w:rsidR="00A76B61" w:rsidRDefault="00A76B61" w:rsidP="003B2A27">
      <w:pPr>
        <w:pStyle w:val="Textocomentario"/>
      </w:pPr>
      <w:r>
        <w:rPr>
          <w:rStyle w:val="Refdecomentario"/>
        </w:rPr>
        <w:annotationRef/>
      </w:r>
      <w:r w:rsidRPr="000040C3">
        <w:rPr>
          <w:highlight w:val="yellow"/>
        </w:rPr>
        <w:t>Se les compartió por correo un documento con una tabla para el tema de promociones con todas sus variantes y requerimientos configurables.</w:t>
      </w:r>
    </w:p>
    <w:p w14:paraId="7ED2BE4E" w14:textId="75DBB9FB" w:rsidR="00A76B61" w:rsidRDefault="00A76B61">
      <w:pPr>
        <w:pStyle w:val="Textocomentario"/>
      </w:pPr>
    </w:p>
  </w:comment>
  <w:comment w:id="317" w:author="eliseo gijon romero" w:date="2021-04-07T14:30:00Z" w:initials="egr">
    <w:p w14:paraId="20F77741" w14:textId="7FB1E39B" w:rsidR="00A76B61" w:rsidRDefault="00A76B61">
      <w:pPr>
        <w:pStyle w:val="Textocomentario"/>
      </w:pPr>
      <w:r>
        <w:rPr>
          <w:rStyle w:val="Refdecomentario"/>
        </w:rPr>
        <w:annotationRef/>
      </w:r>
      <w:r>
        <w:t xml:space="preserve">Ok, se ha </w:t>
      </w:r>
      <w:proofErr w:type="spellStart"/>
      <w:r>
        <w:t>tomando</w:t>
      </w:r>
      <w:proofErr w:type="spellEnd"/>
      <w:r>
        <w:t xml:space="preserve"> en cuenta y se incluya dicha tabla en este documento.</w:t>
      </w:r>
    </w:p>
  </w:comment>
  <w:comment w:id="340" w:author="Alcántara Ávila, Humberto" w:date="2021-03-22T13:01:00Z" w:initials="AÁH">
    <w:p w14:paraId="28821269" w14:textId="5B236009" w:rsidR="00A76B61" w:rsidRPr="00771789" w:rsidRDefault="00A76B61" w:rsidP="00771789">
      <w:pPr>
        <w:pStyle w:val="Textocomentario"/>
        <w:rPr>
          <w:highlight w:val="yellow"/>
        </w:rPr>
      </w:pPr>
      <w:r w:rsidRPr="00771789">
        <w:rPr>
          <w:rStyle w:val="Refdecomentario"/>
          <w:highlight w:val="yellow"/>
        </w:rPr>
        <w:annotationRef/>
      </w:r>
      <w:r w:rsidRPr="00771789">
        <w:rPr>
          <w:b/>
          <w:highlight w:val="yellow"/>
        </w:rPr>
        <w:t>LINIO</w:t>
      </w:r>
      <w:r w:rsidRPr="00771789">
        <w:rPr>
          <w:highlight w:val="yellow"/>
        </w:rPr>
        <w:t xml:space="preserve"> </w:t>
      </w:r>
    </w:p>
    <w:p w14:paraId="05025D16" w14:textId="5E10D262" w:rsidR="00A76B61" w:rsidRPr="00771789" w:rsidRDefault="00A76B61" w:rsidP="00771789">
      <w:pPr>
        <w:pStyle w:val="Textocomentario"/>
        <w:rPr>
          <w:highlight w:val="yellow"/>
        </w:rPr>
      </w:pPr>
      <w:r>
        <w:rPr>
          <w:highlight w:val="yellow"/>
        </w:rPr>
        <w:t>E</w:t>
      </w:r>
      <w:r w:rsidRPr="00771789">
        <w:rPr>
          <w:highlight w:val="yellow"/>
        </w:rPr>
        <w:t>stá incluido el proceso?</w:t>
      </w:r>
    </w:p>
    <w:p w14:paraId="46B9C240" w14:textId="77777777" w:rsidR="00A76B61" w:rsidRDefault="00A76B61" w:rsidP="00771789">
      <w:pPr>
        <w:pStyle w:val="Textocomentario"/>
        <w:rPr>
          <w:highlight w:val="yellow"/>
        </w:rPr>
      </w:pPr>
    </w:p>
    <w:p w14:paraId="2C08C248" w14:textId="39249EB4" w:rsidR="00A76B61" w:rsidRPr="008A6CC0" w:rsidRDefault="00A76B61" w:rsidP="00771789">
      <w:pPr>
        <w:pStyle w:val="Textocomentario"/>
        <w:rPr>
          <w:b/>
          <w:highlight w:val="yellow"/>
        </w:rPr>
      </w:pPr>
      <w:r w:rsidRPr="008A6CC0">
        <w:rPr>
          <w:b/>
          <w:highlight w:val="yellow"/>
        </w:rPr>
        <w:t>DETENCIONES</w:t>
      </w:r>
    </w:p>
    <w:p w14:paraId="5F5DE000" w14:textId="4CE92D77" w:rsidR="00A76B61" w:rsidRPr="008A6CC0" w:rsidRDefault="00A76B61" w:rsidP="00771789">
      <w:pPr>
        <w:pStyle w:val="Textocomentario"/>
        <w:rPr>
          <w:highlight w:val="yellow"/>
        </w:rPr>
      </w:pPr>
      <w:r w:rsidRPr="008A6CC0">
        <w:rPr>
          <w:highlight w:val="yellow"/>
        </w:rPr>
        <w:t>cuando se notifica una detención el sistema debe de no poder generarse una guía y si sale debe de mandar notificación de paquetería</w:t>
      </w:r>
    </w:p>
    <w:p w14:paraId="2F67362B" w14:textId="77777777" w:rsidR="00A76B61" w:rsidRPr="008A6CC0" w:rsidRDefault="00A76B61" w:rsidP="00771789">
      <w:pPr>
        <w:pStyle w:val="Textocomentario"/>
        <w:rPr>
          <w:highlight w:val="yellow"/>
        </w:rPr>
      </w:pPr>
    </w:p>
    <w:p w14:paraId="31ECB173" w14:textId="57D546C4" w:rsidR="00A76B61" w:rsidRPr="008A6CC0" w:rsidRDefault="00A76B61" w:rsidP="00771789">
      <w:pPr>
        <w:pStyle w:val="Textocomentario"/>
        <w:rPr>
          <w:b/>
          <w:highlight w:val="yellow"/>
        </w:rPr>
      </w:pPr>
      <w:r w:rsidRPr="008A6CC0">
        <w:rPr>
          <w:b/>
          <w:highlight w:val="yellow"/>
        </w:rPr>
        <w:t>CANCELACION</w:t>
      </w:r>
    </w:p>
    <w:p w14:paraId="5978E93F" w14:textId="77777777" w:rsidR="00A76B61" w:rsidRDefault="00A76B61" w:rsidP="00771789">
      <w:pPr>
        <w:pStyle w:val="Textocomentario"/>
      </w:pPr>
      <w:r w:rsidRPr="008A6CC0">
        <w:rPr>
          <w:highlight w:val="yellow"/>
        </w:rPr>
        <w:t>Se puede Cancelar? si, entonces procedes y se manda notificación para su detención y no se genere guía, en caso de que no porque ya este surtida se deshabilita la opción para cancelar.</w:t>
      </w:r>
    </w:p>
    <w:p w14:paraId="0E98EDDB" w14:textId="77777777" w:rsidR="00A76B61" w:rsidRDefault="00A76B61" w:rsidP="00771789">
      <w:pPr>
        <w:pStyle w:val="Textocomentario"/>
      </w:pPr>
    </w:p>
    <w:p w14:paraId="6DCAC0A5" w14:textId="77777777" w:rsidR="00A76B61" w:rsidRPr="000A52E1" w:rsidRDefault="00A76B61" w:rsidP="00771789">
      <w:pPr>
        <w:pStyle w:val="Textocomentario"/>
        <w:rPr>
          <w:b/>
          <w:highlight w:val="yellow"/>
        </w:rPr>
      </w:pPr>
      <w:r w:rsidRPr="000A52E1">
        <w:rPr>
          <w:b/>
          <w:highlight w:val="yellow"/>
        </w:rPr>
        <w:t>ACTUALIZACION</w:t>
      </w:r>
    </w:p>
    <w:p w14:paraId="06DFF40D" w14:textId="4613685C" w:rsidR="00A76B61" w:rsidRPr="000A52E1" w:rsidRDefault="00A76B61" w:rsidP="00771789">
      <w:pPr>
        <w:pStyle w:val="Textocomentario"/>
        <w:rPr>
          <w:highlight w:val="yellow"/>
        </w:rPr>
      </w:pPr>
      <w:r>
        <w:rPr>
          <w:highlight w:val="yellow"/>
        </w:rPr>
        <w:t xml:space="preserve">Se debe de actualizar por cada </w:t>
      </w:r>
      <w:proofErr w:type="spellStart"/>
      <w:r>
        <w:rPr>
          <w:highlight w:val="yellow"/>
        </w:rPr>
        <w:t>almacen</w:t>
      </w:r>
      <w:proofErr w:type="spellEnd"/>
      <w:r>
        <w:rPr>
          <w:highlight w:val="yellow"/>
        </w:rPr>
        <w:t xml:space="preserve"> ya sea en </w:t>
      </w:r>
      <w:proofErr w:type="spellStart"/>
      <w:r>
        <w:rPr>
          <w:highlight w:val="yellow"/>
        </w:rPr>
        <w:t>automatico</w:t>
      </w:r>
      <w:proofErr w:type="spellEnd"/>
      <w:r>
        <w:rPr>
          <w:highlight w:val="yellow"/>
        </w:rPr>
        <w:t xml:space="preserve"> o manual según sea, también debemos de tener un filtro para autorizaciones. (</w:t>
      </w:r>
      <w:r w:rsidRPr="000A52E1">
        <w:rPr>
          <w:highlight w:val="yellow"/>
        </w:rPr>
        <w:t>C</w:t>
      </w:r>
      <w:r>
        <w:rPr>
          <w:highlight w:val="yellow"/>
        </w:rPr>
        <w:t xml:space="preserve">oberturas, </w:t>
      </w:r>
      <w:r w:rsidRPr="000A52E1">
        <w:rPr>
          <w:highlight w:val="yellow"/>
        </w:rPr>
        <w:t>Días de E</w:t>
      </w:r>
      <w:r>
        <w:rPr>
          <w:highlight w:val="yellow"/>
        </w:rPr>
        <w:t xml:space="preserve">ntregas, </w:t>
      </w:r>
      <w:r w:rsidRPr="000A52E1">
        <w:rPr>
          <w:highlight w:val="yellow"/>
        </w:rPr>
        <w:t>Costos)</w:t>
      </w:r>
    </w:p>
  </w:comment>
  <w:comment w:id="341" w:author="eliseo gijon romero" w:date="2021-04-07T14:51:00Z" w:initials="egr">
    <w:p w14:paraId="15D4EA9C" w14:textId="13EC3552" w:rsidR="00A76B61" w:rsidRDefault="00A76B61">
      <w:pPr>
        <w:pStyle w:val="Textocomentario"/>
      </w:pPr>
      <w:r>
        <w:rPr>
          <w:rStyle w:val="Refdecomentario"/>
        </w:rPr>
        <w:annotationRef/>
      </w:r>
      <w:r>
        <w:t>Ok, se han tomado en cuenta para el desarrollo de los cambios.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E001850" w15:done="0"/>
  <w15:commentEx w15:paraId="5B2CCEEF" w15:paraIdParent="3E001850" w15:done="0"/>
  <w15:commentEx w15:paraId="03AA6EBD" w15:done="0"/>
  <w15:commentEx w15:paraId="30472FAD" w15:paraIdParent="03AA6EBD" w15:done="0"/>
  <w15:commentEx w15:paraId="7B997B30" w15:done="0"/>
  <w15:commentEx w15:paraId="5BB6816B" w15:paraIdParent="7B997B30" w15:done="0"/>
  <w15:commentEx w15:paraId="1DF28422" w15:done="0"/>
  <w15:commentEx w15:paraId="471C47AE" w15:done="0"/>
  <w15:commentEx w15:paraId="2CF373A7" w15:paraIdParent="471C47AE" w15:done="0"/>
  <w15:commentEx w15:paraId="087C1B83" w15:done="0"/>
  <w15:commentEx w15:paraId="0B5729B0" w15:paraIdParent="087C1B83" w15:done="0"/>
  <w15:commentEx w15:paraId="6365878F" w15:done="0"/>
  <w15:commentEx w15:paraId="4D1A38F5" w15:paraIdParent="6365878F" w15:done="0"/>
  <w15:commentEx w15:paraId="6112A277" w15:done="0"/>
  <w15:commentEx w15:paraId="14F94E9D" w15:paraIdParent="6112A277" w15:done="0"/>
  <w15:commentEx w15:paraId="2F8F9C1D" w15:done="0"/>
  <w15:commentEx w15:paraId="1525953E" w15:paraIdParent="2F8F9C1D" w15:done="0"/>
  <w15:commentEx w15:paraId="1F132711" w15:done="0"/>
  <w15:commentEx w15:paraId="4CB40867" w15:paraIdParent="1F132711" w15:done="0"/>
  <w15:commentEx w15:paraId="1E99F5EB" w15:done="0"/>
  <w15:commentEx w15:paraId="0262C6B9" w15:done="0"/>
  <w15:commentEx w15:paraId="25F4F440" w15:paraIdParent="0262C6B9" w15:done="0"/>
  <w15:commentEx w15:paraId="72BC4C0B" w15:done="0"/>
  <w15:commentEx w15:paraId="21DFA531" w15:paraIdParent="72BC4C0B" w15:done="0"/>
  <w15:commentEx w15:paraId="4AE1FD61" w15:done="0"/>
  <w15:commentEx w15:paraId="730299A8" w15:paraIdParent="4AE1FD61" w15:done="0"/>
  <w15:commentEx w15:paraId="729B81CA" w15:done="0"/>
  <w15:commentEx w15:paraId="14D7F61F" w15:paraIdParent="729B81CA" w15:done="0"/>
  <w15:commentEx w15:paraId="095AC3A0" w15:done="0"/>
  <w15:commentEx w15:paraId="6E65DB7B" w15:done="0"/>
  <w15:commentEx w15:paraId="0722DCF7" w15:paraIdParent="6E65DB7B" w15:done="0"/>
  <w15:commentEx w15:paraId="6997ACEE" w15:done="0"/>
  <w15:commentEx w15:paraId="1E9B7E65" w15:done="0"/>
  <w15:commentEx w15:paraId="62B119D7" w15:paraIdParent="1E9B7E65" w15:done="0"/>
  <w15:commentEx w15:paraId="3C5C18F8" w15:done="0"/>
  <w15:commentEx w15:paraId="69C768BA" w15:paraIdParent="3C5C18F8" w15:done="0"/>
  <w15:commentEx w15:paraId="135236F6" w15:done="0"/>
  <w15:commentEx w15:paraId="69B20600" w15:paraIdParent="135236F6" w15:done="0"/>
  <w15:commentEx w15:paraId="4DF3DBD7" w15:done="0"/>
  <w15:commentEx w15:paraId="741FAD8C" w15:paraIdParent="4DF3DBD7" w15:done="0"/>
  <w15:commentEx w15:paraId="4C228ACE" w15:done="0"/>
  <w15:commentEx w15:paraId="2196D26B" w15:paraIdParent="4C228ACE" w15:done="0"/>
  <w15:commentEx w15:paraId="1FC59430" w15:done="0"/>
  <w15:commentEx w15:paraId="5DDFDF0F" w15:paraIdParent="1FC59430" w15:done="0"/>
  <w15:commentEx w15:paraId="30133B5A" w15:done="0"/>
  <w15:commentEx w15:paraId="54D2A45E" w15:paraIdParent="30133B5A" w15:done="0"/>
  <w15:commentEx w15:paraId="4CB324AF" w15:done="0"/>
  <w15:commentEx w15:paraId="5F852E62" w15:paraIdParent="4CB324AF" w15:done="0"/>
  <w15:commentEx w15:paraId="7ED2BE4E" w15:done="0"/>
  <w15:commentEx w15:paraId="20F77741" w15:paraIdParent="7ED2BE4E" w15:done="0"/>
  <w15:commentEx w15:paraId="06DFF40D" w15:done="0"/>
  <w15:commentEx w15:paraId="15D4EA9C" w15:paraIdParent="06DFF40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0294DE" w14:textId="77777777" w:rsidR="00BA74F4" w:rsidRDefault="00BA74F4">
      <w:r>
        <w:separator/>
      </w:r>
    </w:p>
  </w:endnote>
  <w:endnote w:type="continuationSeparator" w:id="0">
    <w:p w14:paraId="0C637A5F" w14:textId="77777777" w:rsidR="00BA74F4" w:rsidRDefault="00BA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Montserrat Light">
    <w:altName w:val="Calibri"/>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4643D6" w14:textId="4CA2B363" w:rsidR="00A76B61" w:rsidRDefault="00A76B61">
    <w:pPr>
      <w:pStyle w:val="Piedepgina"/>
      <w:tabs>
        <w:tab w:val="center" w:pos="4419"/>
        <w:tab w:val="right" w:pos="8838"/>
      </w:tabs>
      <w:rPr>
        <w:color w:val="2F5496" w:themeColor="accent1" w:themeShade="BF"/>
      </w:rPr>
    </w:pPr>
    <w:r w:rsidRPr="00D76D74">
      <w:rPr>
        <w:noProof/>
        <w:color w:val="2F5496" w:themeColor="accent1" w:themeShade="BF"/>
      </w:rPr>
      <mc:AlternateContent>
        <mc:Choice Requires="wps">
          <w:drawing>
            <wp:anchor distT="0" distB="0" distL="114300" distR="114300" simplePos="0" relativeHeight="251657728" behindDoc="0" locked="0" layoutInCell="1" allowOverlap="1" wp14:anchorId="026A3D9D" wp14:editId="68D75A76">
              <wp:simplePos x="0" y="0"/>
              <wp:positionH relativeFrom="margin">
                <wp:posOffset>6031548</wp:posOffset>
              </wp:positionH>
              <wp:positionV relativeFrom="line">
                <wp:posOffset>71119</wp:posOffset>
              </wp:positionV>
              <wp:extent cx="1156335" cy="3333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A5B1F" w14:textId="47E61465" w:rsidR="00A76B61" w:rsidRDefault="00A76B61">
                          <w:pPr>
                            <w:jc w:val="center"/>
                            <w:rPr>
                              <w:b/>
                              <w:color w:val="1F486E"/>
                              <w:sz w:val="16"/>
                              <w:szCs w:val="16"/>
                            </w:rPr>
                          </w:pPr>
                          <w:r w:rsidRPr="00D76D74">
                            <w:rPr>
                              <w:b/>
                              <w:color w:val="4472C4" w:themeColor="accent1"/>
                              <w:sz w:val="16"/>
                              <w:szCs w:val="16"/>
                            </w:rPr>
                            <w:t xml:space="preserve">Página </w:t>
                          </w:r>
                          <w:r>
                            <w:rPr>
                              <w:b/>
                              <w:color w:val="1F486E"/>
                              <w:sz w:val="16"/>
                              <w:szCs w:val="16"/>
                            </w:rPr>
                            <w:fldChar w:fldCharType="begin"/>
                          </w:r>
                          <w:r>
                            <w:rPr>
                              <w:b/>
                              <w:color w:val="1F486E"/>
                              <w:sz w:val="16"/>
                              <w:szCs w:val="16"/>
                            </w:rPr>
                            <w:instrText xml:space="preserve">PAGE </w:instrText>
                          </w:r>
                          <w:r>
                            <w:rPr>
                              <w:b/>
                              <w:color w:val="1F486E"/>
                              <w:sz w:val="16"/>
                              <w:szCs w:val="16"/>
                            </w:rPr>
                            <w:fldChar w:fldCharType="separate"/>
                          </w:r>
                          <w:r w:rsidR="004A3013">
                            <w:rPr>
                              <w:b/>
                              <w:noProof/>
                              <w:color w:val="1F486E"/>
                              <w:sz w:val="16"/>
                              <w:szCs w:val="16"/>
                            </w:rPr>
                            <w:t>21</w:t>
                          </w:r>
                          <w:r>
                            <w:fldChar w:fldCharType="end"/>
                          </w:r>
                          <w:r>
                            <w:rPr>
                              <w:b/>
                              <w:color w:val="1F486E"/>
                              <w:sz w:val="16"/>
                              <w:szCs w:val="16"/>
                            </w:rPr>
                            <w:t xml:space="preserve"> de </w:t>
                          </w:r>
                          <w:r>
                            <w:rPr>
                              <w:b/>
                              <w:color w:val="1F486E"/>
                              <w:sz w:val="16"/>
                              <w:szCs w:val="16"/>
                            </w:rPr>
                            <w:fldChar w:fldCharType="begin"/>
                          </w:r>
                          <w:r>
                            <w:rPr>
                              <w:b/>
                              <w:color w:val="1F486E"/>
                              <w:sz w:val="16"/>
                              <w:szCs w:val="16"/>
                            </w:rPr>
                            <w:instrText xml:space="preserve">NUMPAGES </w:instrText>
                          </w:r>
                          <w:r>
                            <w:rPr>
                              <w:b/>
                              <w:color w:val="1F486E"/>
                              <w:sz w:val="16"/>
                              <w:szCs w:val="16"/>
                            </w:rPr>
                            <w:fldChar w:fldCharType="separate"/>
                          </w:r>
                          <w:r w:rsidR="004A3013">
                            <w:rPr>
                              <w:b/>
                              <w:noProof/>
                              <w:color w:val="1F486E"/>
                              <w:sz w:val="16"/>
                              <w:szCs w:val="16"/>
                            </w:rPr>
                            <w:t>22</w:t>
                          </w:r>
                          <w:r>
                            <w:fldChar w:fldCharType="end"/>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6A3D9D" id="_x0000_t202" coordsize="21600,21600" o:spt="202" path="m,l,21600r21600,l21600,xe">
              <v:stroke joinstyle="miter"/>
              <v:path gradientshapeok="t" o:connecttype="rect"/>
            </v:shapetype>
            <v:shape id="Text Box 1" o:spid="_x0000_s1029" type="#_x0000_t202" style="position:absolute;margin-left:474.95pt;margin-top:5.6pt;width:91.05pt;height:26.2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" filled="f" stroked="f">
              <v:textbox inset=",7.2pt,,7.2pt">
                <w:txbxContent>
                  <w:p w14:paraId="40CA5B1F" w14:textId="47E61465" w:rsidR="00A76B61" w:rsidRDefault="00A76B61">
                    <w:pPr>
                      <w:jc w:val="center"/>
                      <w:rPr>
                        <w:b/>
                        <w:color w:val="1F486E"/>
                        <w:sz w:val="16"/>
                        <w:szCs w:val="16"/>
                      </w:rPr>
                    </w:pPr>
                    <w:r w:rsidRPr="00D76D74">
                      <w:rPr>
                        <w:b/>
                        <w:color w:val="4472C4" w:themeColor="accent1"/>
                        <w:sz w:val="16"/>
                        <w:szCs w:val="16"/>
                      </w:rPr>
                      <w:t xml:space="preserve">Página </w:t>
                    </w:r>
                    <w:r>
                      <w:rPr>
                        <w:b/>
                        <w:color w:val="1F486E"/>
                        <w:sz w:val="16"/>
                        <w:szCs w:val="16"/>
                      </w:rPr>
                      <w:fldChar w:fldCharType="begin"/>
                    </w:r>
                    <w:r>
                      <w:rPr>
                        <w:b/>
                        <w:color w:val="1F486E"/>
                        <w:sz w:val="16"/>
                        <w:szCs w:val="16"/>
                      </w:rPr>
                      <w:instrText xml:space="preserve">PAGE </w:instrText>
                    </w:r>
                    <w:r>
                      <w:rPr>
                        <w:b/>
                        <w:color w:val="1F486E"/>
                        <w:sz w:val="16"/>
                        <w:szCs w:val="16"/>
                      </w:rPr>
                      <w:fldChar w:fldCharType="separate"/>
                    </w:r>
                    <w:r w:rsidR="004A3013">
                      <w:rPr>
                        <w:b/>
                        <w:noProof/>
                        <w:color w:val="1F486E"/>
                        <w:sz w:val="16"/>
                        <w:szCs w:val="16"/>
                      </w:rPr>
                      <w:t>21</w:t>
                    </w:r>
                    <w:r>
                      <w:fldChar w:fldCharType="end"/>
                    </w:r>
                    <w:r>
                      <w:rPr>
                        <w:b/>
                        <w:color w:val="1F486E"/>
                        <w:sz w:val="16"/>
                        <w:szCs w:val="16"/>
                      </w:rPr>
                      <w:t xml:space="preserve"> de </w:t>
                    </w:r>
                    <w:r>
                      <w:rPr>
                        <w:b/>
                        <w:color w:val="1F486E"/>
                        <w:sz w:val="16"/>
                        <w:szCs w:val="16"/>
                      </w:rPr>
                      <w:fldChar w:fldCharType="begin"/>
                    </w:r>
                    <w:r>
                      <w:rPr>
                        <w:b/>
                        <w:color w:val="1F486E"/>
                        <w:sz w:val="16"/>
                        <w:szCs w:val="16"/>
                      </w:rPr>
                      <w:instrText xml:space="preserve">NUMPAGES </w:instrText>
                    </w:r>
                    <w:r>
                      <w:rPr>
                        <w:b/>
                        <w:color w:val="1F486E"/>
                        <w:sz w:val="16"/>
                        <w:szCs w:val="16"/>
                      </w:rPr>
                      <w:fldChar w:fldCharType="separate"/>
                    </w:r>
                    <w:r w:rsidR="004A3013">
                      <w:rPr>
                        <w:b/>
                        <w:noProof/>
                        <w:color w:val="1F486E"/>
                        <w:sz w:val="16"/>
                        <w:szCs w:val="16"/>
                      </w:rPr>
                      <w:t>22</w:t>
                    </w:r>
                    <w:r>
                      <w:fldChar w:fldCharType="end"/>
                    </w:r>
                  </w:p>
                </w:txbxContent>
              </v:textbox>
              <w10:wrap anchorx="margin" anchory="line"/>
            </v:shape>
          </w:pict>
        </mc:Fallback>
      </mc:AlternateContent>
    </w:r>
    <w:hyperlink r:id="rId1" w:history="1">
      <w:r w:rsidRPr="00692253">
        <w:rPr>
          <w:rStyle w:val="Hipervnculo"/>
          <w14:textFill>
            <w14:solidFill>
              <w14:srgbClr w14:val="0000FF">
                <w14:lumMod w14:val="75000"/>
              </w14:srgbClr>
            </w14:solidFill>
          </w14:textFill>
        </w:rPr>
        <w:t>www.itechdev.com.mx</w:t>
      </w:r>
    </w:hyperlink>
  </w:p>
  <w:p w14:paraId="7AE5CE5B" w14:textId="5B65ADFB" w:rsidR="00A76B61" w:rsidRPr="00D76D74" w:rsidRDefault="00A76B61">
    <w:pPr>
      <w:pStyle w:val="Piedepgina"/>
      <w:tabs>
        <w:tab w:val="center" w:pos="4419"/>
        <w:tab w:val="right" w:pos="8838"/>
      </w:tabs>
      <w:rPr>
        <w:color w:val="2F5496" w:themeColor="accent1" w:themeShade="BF"/>
      </w:rPr>
    </w:pPr>
    <w:hyperlink r:id="rId2" w:history="1">
      <w:r w:rsidRPr="00692253">
        <w:rPr>
          <w:rStyle w:val="Hipervnculo"/>
          <w14:textFill>
            <w14:solidFill>
              <w14:srgbClr w14:val="0000FF">
                <w14:lumMod w14:val="75000"/>
              </w14:srgbClr>
            </w14:solidFill>
          </w14:textFill>
        </w:rPr>
        <w:t>contacto@itechdev.com.mx</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550"/>
      <w:gridCol w:w="3550"/>
      <w:gridCol w:w="3550"/>
    </w:tblGrid>
    <w:tr w:rsidR="00A76B61" w14:paraId="091FC56E" w14:textId="77777777" w:rsidTr="45C2EB34">
      <w:tc>
        <w:tcPr>
          <w:tcW w:w="3550" w:type="dxa"/>
        </w:tcPr>
        <w:p w14:paraId="15A06473" w14:textId="4A4E067E" w:rsidR="00A76B61" w:rsidRDefault="00A76B61" w:rsidP="45C2EB34">
          <w:pPr>
            <w:pStyle w:val="Encabezado"/>
            <w:ind w:left="-115"/>
          </w:pPr>
        </w:p>
      </w:tc>
      <w:tc>
        <w:tcPr>
          <w:tcW w:w="3550" w:type="dxa"/>
        </w:tcPr>
        <w:p w14:paraId="3D2F983B" w14:textId="01C8C6A3" w:rsidR="00A76B61" w:rsidRDefault="00A76B61" w:rsidP="45C2EB34">
          <w:pPr>
            <w:pStyle w:val="Encabezado"/>
            <w:jc w:val="center"/>
          </w:pPr>
        </w:p>
      </w:tc>
      <w:tc>
        <w:tcPr>
          <w:tcW w:w="3550" w:type="dxa"/>
        </w:tcPr>
        <w:p w14:paraId="3A1AF8A5" w14:textId="2328B069" w:rsidR="00A76B61" w:rsidRDefault="00A76B61" w:rsidP="45C2EB34">
          <w:pPr>
            <w:pStyle w:val="Encabezado"/>
            <w:ind w:right="-115"/>
            <w:jc w:val="right"/>
          </w:pPr>
        </w:p>
      </w:tc>
    </w:tr>
  </w:tbl>
  <w:p w14:paraId="6D1AE2BF" w14:textId="475C5EAA" w:rsidR="00A76B61" w:rsidRDefault="00A76B61" w:rsidP="45C2EB3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A78FF2" w14:textId="77777777" w:rsidR="00BA74F4" w:rsidRDefault="00BA74F4">
      <w:r>
        <w:separator/>
      </w:r>
    </w:p>
  </w:footnote>
  <w:footnote w:type="continuationSeparator" w:id="0">
    <w:p w14:paraId="05C2B835" w14:textId="77777777" w:rsidR="00BA74F4" w:rsidRDefault="00BA74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95C007" w14:textId="62089219" w:rsidR="00A76B61" w:rsidRDefault="00A76B61">
    <w:pPr>
      <w:pStyle w:val="Encabezado"/>
      <w:jc w:val="right"/>
      <w:rPr>
        <w:caps/>
        <w:color w:val="44546A" w:themeColor="text2"/>
        <w:sz w:val="20"/>
        <w:szCs w:val="20"/>
      </w:rPr>
    </w:pPr>
    <w:r>
      <w:rPr>
        <w:noProof/>
      </w:rPr>
      <w:drawing>
        <wp:anchor distT="0" distB="0" distL="114300" distR="114300" simplePos="0" relativeHeight="251661824" behindDoc="1" locked="0" layoutInCell="1" allowOverlap="1" wp14:anchorId="2790E65D" wp14:editId="23358154">
          <wp:simplePos x="0" y="0"/>
          <wp:positionH relativeFrom="margin">
            <wp:posOffset>3026410</wp:posOffset>
          </wp:positionH>
          <wp:positionV relativeFrom="paragraph">
            <wp:posOffset>48895</wp:posOffset>
          </wp:positionV>
          <wp:extent cx="1108075" cy="42862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108075" cy="4286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800" behindDoc="1" locked="0" layoutInCell="1" allowOverlap="1" wp14:anchorId="78CFBA90" wp14:editId="5C421568">
          <wp:simplePos x="0" y="0"/>
          <wp:positionH relativeFrom="page">
            <wp:align>left</wp:align>
          </wp:positionH>
          <wp:positionV relativeFrom="paragraph">
            <wp:posOffset>-370205</wp:posOffset>
          </wp:positionV>
          <wp:extent cx="7736486" cy="1333500"/>
          <wp:effectExtent l="0" t="0" r="0" b="0"/>
          <wp:wrapNone/>
          <wp:docPr id="8" name="Picture 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806136" cy="13455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1" locked="0" layoutInCell="1" allowOverlap="1" wp14:anchorId="73B8A851" wp14:editId="07CCF6EF">
          <wp:simplePos x="0" y="0"/>
          <wp:positionH relativeFrom="margin">
            <wp:posOffset>-107315</wp:posOffset>
          </wp:positionH>
          <wp:positionV relativeFrom="paragraph">
            <wp:posOffset>148590</wp:posOffset>
          </wp:positionV>
          <wp:extent cx="1557338" cy="605305"/>
          <wp:effectExtent l="0" t="0" r="5080" b="4445"/>
          <wp:wrapNone/>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557338" cy="605305"/>
                  </a:xfrm>
                  <a:prstGeom prst="rect">
                    <a:avLst/>
                  </a:prstGeom>
                </pic:spPr>
              </pic:pic>
            </a:graphicData>
          </a:graphic>
          <wp14:sizeRelH relativeFrom="margin">
            <wp14:pctWidth>0</wp14:pctWidth>
          </wp14:sizeRelH>
          <wp14:sizeRelV relativeFrom="margin">
            <wp14:pctHeight>0</wp14:pctHeight>
          </wp14:sizeRelV>
        </wp:anchor>
      </w:drawing>
    </w:r>
  </w:p>
  <w:p w14:paraId="3A9BCCEE" w14:textId="7A5EF650" w:rsidR="00A76B61" w:rsidRDefault="00A76B61" w:rsidP="0039005A">
    <w:pPr>
      <w:pStyle w:val="Encabezado"/>
      <w:jc w:val="right"/>
      <w:rPr>
        <w:b/>
        <w:bCs/>
        <w:caps/>
        <w:color w:val="44546A" w:themeColor="text2"/>
        <w:sz w:val="16"/>
        <w:szCs w:val="16"/>
      </w:rPr>
    </w:pPr>
  </w:p>
  <w:p w14:paraId="06119F54" w14:textId="77777777" w:rsidR="00A76B61" w:rsidRDefault="00A76B61" w:rsidP="0039005A">
    <w:pPr>
      <w:pStyle w:val="Encabezado"/>
      <w:jc w:val="right"/>
      <w:rPr>
        <w:b/>
        <w:bCs/>
        <w:caps/>
        <w:color w:val="44546A" w:themeColor="text2"/>
        <w:sz w:val="16"/>
        <w:szCs w:val="16"/>
      </w:rPr>
    </w:pPr>
    <w:r>
      <w:rPr>
        <w:b/>
        <w:bCs/>
        <w:caps/>
        <w:color w:val="44546A" w:themeColor="text2"/>
        <w:sz w:val="16"/>
        <w:szCs w:val="16"/>
      </w:rPr>
      <w:t>vERSION</w:t>
    </w:r>
    <w:proofErr w:type="gramStart"/>
    <w:r>
      <w:rPr>
        <w:b/>
        <w:bCs/>
        <w:caps/>
        <w:color w:val="44546A" w:themeColor="text2"/>
        <w:sz w:val="16"/>
        <w:szCs w:val="16"/>
      </w:rPr>
      <w:t>:1.0</w:t>
    </w:r>
    <w:proofErr w:type="gramEnd"/>
  </w:p>
  <w:p w14:paraId="6D1A1D53" w14:textId="77777777" w:rsidR="00A76B61" w:rsidRDefault="00A76B61" w:rsidP="0039005A">
    <w:pPr>
      <w:pStyle w:val="Encabezado"/>
      <w:jc w:val="right"/>
      <w:rPr>
        <w:b/>
        <w:bCs/>
        <w:caps/>
        <w:color w:val="44546A" w:themeColor="text2"/>
        <w:sz w:val="16"/>
        <w:szCs w:val="16"/>
      </w:rPr>
    </w:pPr>
    <w:r>
      <w:rPr>
        <w:b/>
        <w:bCs/>
        <w:caps/>
        <w:color w:val="44546A" w:themeColor="text2"/>
        <w:sz w:val="16"/>
        <w:szCs w:val="16"/>
      </w:rPr>
      <w:t>fecha: 03/12/2020</w:t>
    </w:r>
  </w:p>
  <w:p w14:paraId="0CAF7FBD" w14:textId="2F05B6B8" w:rsidR="00A76B61" w:rsidRDefault="00A76B61" w:rsidP="00D76D74">
    <w:pPr>
      <w:pStyle w:val="Encabezado"/>
      <w:jc w:val="right"/>
      <w:rPr>
        <w:b/>
        <w:bCs/>
        <w:caps/>
        <w:color w:val="44546A" w:themeColor="text2"/>
        <w:sz w:val="16"/>
        <w:szCs w:val="16"/>
      </w:rPr>
    </w:pPr>
  </w:p>
  <w:p w14:paraId="18D7A7A8" w14:textId="5ACB58FA" w:rsidR="00A76B61" w:rsidRPr="00D76D74" w:rsidRDefault="00A76B61">
    <w:pPr>
      <w:pStyle w:val="Encabezado"/>
      <w:jc w:val="center"/>
      <w:rPr>
        <w:b/>
        <w:bCs/>
        <w:color w:val="44546A" w:themeColor="text2"/>
        <w:sz w:val="28"/>
        <w:szCs w:val="28"/>
      </w:rPr>
    </w:pPr>
    <w:sdt>
      <w:sdtPr>
        <w:rPr>
          <w:b/>
          <w:bCs/>
          <w:caps/>
          <w:color w:val="44546A" w:themeColor="text2"/>
          <w:sz w:val="28"/>
          <w:szCs w:val="28"/>
        </w:rPr>
        <w:alias w:val="Title"/>
        <w:tag w:val=""/>
        <w:id w:val="-484788024"/>
        <w:placeholder>
          <w:docPart w:val="6864797D2677408DB910DD5B652E0D3A"/>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Pr>
            <w:b/>
            <w:bCs/>
            <w:caps/>
            <w:color w:val="44546A" w:themeColor="text2"/>
            <w:sz w:val="28"/>
            <w:szCs w:val="28"/>
          </w:rPr>
          <w:t>UE Orden</w:t>
        </w:r>
      </w:sdtContent>
    </w:sdt>
  </w:p>
  <w:p w14:paraId="3B10149B" w14:textId="252DF2BE" w:rsidR="00A76B61" w:rsidRDefault="00A76B61" w:rsidP="00A375C5">
    <w:pPr>
      <w:pStyle w:val="Encabezado"/>
      <w:ind w:left="1440" w:firstLine="7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550"/>
      <w:gridCol w:w="3550"/>
      <w:gridCol w:w="3550"/>
    </w:tblGrid>
    <w:tr w:rsidR="00A76B61" w14:paraId="20D3021E" w14:textId="77777777" w:rsidTr="45C2EB34">
      <w:tc>
        <w:tcPr>
          <w:tcW w:w="3550" w:type="dxa"/>
        </w:tcPr>
        <w:p w14:paraId="267BDB2B" w14:textId="2F0FF2D2" w:rsidR="00A76B61" w:rsidRDefault="00A76B61" w:rsidP="45C2EB34">
          <w:pPr>
            <w:pStyle w:val="Encabezado"/>
            <w:ind w:left="-115"/>
          </w:pPr>
        </w:p>
      </w:tc>
      <w:tc>
        <w:tcPr>
          <w:tcW w:w="3550" w:type="dxa"/>
        </w:tcPr>
        <w:p w14:paraId="7C95A862" w14:textId="796EC6D3" w:rsidR="00A76B61" w:rsidRDefault="00A76B61" w:rsidP="45C2EB34">
          <w:pPr>
            <w:pStyle w:val="Encabezado"/>
            <w:jc w:val="center"/>
          </w:pPr>
        </w:p>
      </w:tc>
      <w:tc>
        <w:tcPr>
          <w:tcW w:w="3550" w:type="dxa"/>
        </w:tcPr>
        <w:p w14:paraId="4F1244A6" w14:textId="5CE730D8" w:rsidR="00A76B61" w:rsidRDefault="00A76B61" w:rsidP="45C2EB34">
          <w:pPr>
            <w:pStyle w:val="Encabezado"/>
            <w:ind w:right="-115"/>
            <w:jc w:val="right"/>
          </w:pPr>
        </w:p>
      </w:tc>
    </w:tr>
  </w:tbl>
  <w:p w14:paraId="0C28931E" w14:textId="5BAE0F17" w:rsidR="00A76B61" w:rsidRDefault="00A76B61" w:rsidP="45C2EB3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13C2152"/>
    <w:multiLevelType w:val="multilevel"/>
    <w:tmpl w:val="B78616A6"/>
    <w:name w:val="List-1858330286"/>
    <w:lvl w:ilvl="0">
      <w:start w:val="1"/>
      <w:numFmt w:val="bullet"/>
      <w:lvlText w:val=""/>
      <w:lvlJc w:val="left"/>
      <w:rPr>
        <w:rFonts w:ascii="Symbol" w:eastAsia="Symbol" w:hAnsi="Symbol" w:cs="Symbol"/>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 w15:restartNumberingAfterBreak="0">
    <w:nsid w:val="BFD4B624"/>
    <w:multiLevelType w:val="multilevel"/>
    <w:tmpl w:val="29A28034"/>
    <w:name w:val="List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 w15:restartNumberingAfterBreak="0">
    <w:nsid w:val="E6DACD88"/>
    <w:multiLevelType w:val="multilevel"/>
    <w:tmpl w:val="D73CA08C"/>
    <w:name w:val="List-421868152"/>
    <w:lvl w:ilvl="0">
      <w:start w:val="1"/>
      <w:numFmt w:val="decimal"/>
      <w:pStyle w:val="Ttulo1"/>
      <w:lvlText w:val="%1"/>
      <w:lvlJc w:val="left"/>
    </w:lvl>
    <w:lvl w:ilvl="1">
      <w:start w:val="1"/>
      <w:numFmt w:val="decimal"/>
      <w:pStyle w:val="Ttulo1"/>
      <w:lvlText w:val="%1.%2"/>
      <w:lvlJc w:val="left"/>
      <w:rPr>
        <w:rFonts w:ascii="Calibri" w:eastAsia="Calibri" w:hAnsi="Calibri" w:cs="Calibri"/>
        <w:b/>
      </w:rPr>
    </w:lvl>
    <w:lvl w:ilvl="2">
      <w:start w:val="1"/>
      <w:numFmt w:val="decimal"/>
      <w:lvlText w:val="%1.%2.%3"/>
      <w:lvlJc w:val="left"/>
      <w:rPr>
        <w:rFonts w:ascii="Calibri" w:eastAsia="Calibri" w:hAnsi="Calibri" w:cs="Calibri"/>
        <w:sz w:val="20"/>
        <w:szCs w:val="20"/>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00A01B41"/>
    <w:multiLevelType w:val="hybridMultilevel"/>
    <w:tmpl w:val="782E137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28550E3"/>
    <w:multiLevelType w:val="hybridMultilevel"/>
    <w:tmpl w:val="409874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BCDEF1"/>
    <w:multiLevelType w:val="multilevel"/>
    <w:tmpl w:val="93780908"/>
    <w:name w:val="TerOld1"/>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BCDEF2"/>
    <w:multiLevelType w:val="multilevel"/>
    <w:tmpl w:val="CB16A0C2"/>
    <w:name w:val="TerOld2"/>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BCDEF3"/>
    <w:multiLevelType w:val="multilevel"/>
    <w:tmpl w:val="A66C2904"/>
    <w:name w:val="TerOld3"/>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BCDEF4"/>
    <w:multiLevelType w:val="multilevel"/>
    <w:tmpl w:val="C6B489D2"/>
    <w:name w:val="TerOld4"/>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BCDEF5"/>
    <w:multiLevelType w:val="multilevel"/>
    <w:tmpl w:val="A83A5A6E"/>
    <w:name w:val="TerOld5"/>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BCDEF6"/>
    <w:multiLevelType w:val="singleLevel"/>
    <w:tmpl w:val="B420B236"/>
    <w:name w:val="TerOld6"/>
    <w:lvl w:ilvl="0">
      <w:numFmt w:val="decimal"/>
      <w:lvlText w:val="%1"/>
      <w:lvlJc w:val="left"/>
    </w:lvl>
  </w:abstractNum>
  <w:abstractNum w:abstractNumId="11" w15:restartNumberingAfterBreak="0">
    <w:nsid w:val="0ABCDEF7"/>
    <w:multiLevelType w:val="singleLevel"/>
    <w:tmpl w:val="6286254E"/>
    <w:name w:val="TerOld7"/>
    <w:lvl w:ilvl="0">
      <w:numFmt w:val="decimal"/>
      <w:lvlText w:val="%1"/>
      <w:lvlJc w:val="left"/>
    </w:lvl>
  </w:abstractNum>
  <w:abstractNum w:abstractNumId="12" w15:restartNumberingAfterBreak="0">
    <w:nsid w:val="0ABCDEF8"/>
    <w:multiLevelType w:val="singleLevel"/>
    <w:tmpl w:val="70B42662"/>
    <w:name w:val="TerOld8"/>
    <w:lvl w:ilvl="0">
      <w:numFmt w:val="decimal"/>
      <w:lvlText w:val="%1"/>
      <w:lvlJc w:val="left"/>
    </w:lvl>
  </w:abstractNum>
  <w:abstractNum w:abstractNumId="13" w15:restartNumberingAfterBreak="0">
    <w:nsid w:val="0ABCDEF9"/>
    <w:multiLevelType w:val="singleLevel"/>
    <w:tmpl w:val="0BDEA5B4"/>
    <w:name w:val="TerOld9"/>
    <w:lvl w:ilvl="0">
      <w:numFmt w:val="decimal"/>
      <w:lvlText w:val="%1"/>
      <w:lvlJc w:val="left"/>
    </w:lvl>
  </w:abstractNum>
  <w:abstractNum w:abstractNumId="14" w15:restartNumberingAfterBreak="0">
    <w:nsid w:val="140824D4"/>
    <w:multiLevelType w:val="hybridMultilevel"/>
    <w:tmpl w:val="0CAA5B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5ED6012"/>
    <w:multiLevelType w:val="hybridMultilevel"/>
    <w:tmpl w:val="2E284352"/>
    <w:lvl w:ilvl="0" w:tplc="1584D55E">
      <w:numFmt w:val="decimal"/>
      <w:lvlText w:val="%1-"/>
      <w:lvlJc w:val="left"/>
      <w:pPr>
        <w:ind w:left="360" w:hanging="360"/>
      </w:pPr>
      <w:rPr>
        <w:rFonts w:eastAsia="Arial" w:hint="default"/>
        <w:color w:val="auto"/>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22FC438D"/>
    <w:multiLevelType w:val="hybridMultilevel"/>
    <w:tmpl w:val="7A5694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6A96956"/>
    <w:multiLevelType w:val="hybridMultilevel"/>
    <w:tmpl w:val="F43A1964"/>
    <w:lvl w:ilvl="0" w:tplc="6B4E2832">
      <w:start w:val="1"/>
      <w:numFmt w:val="decimal"/>
      <w:lvlText w:val="%1"/>
      <w:lvlJc w:val="left"/>
      <w:pPr>
        <w:ind w:left="360" w:hanging="360"/>
      </w:pPr>
      <w:rPr>
        <w:rFonts w:ascii="Tahoma" w:eastAsia="Arial" w:hAnsi="Tahoma" w:cs="Tahoma"/>
      </w:rPr>
    </w:lvl>
    <w:lvl w:ilvl="1" w:tplc="C2B067D2">
      <w:start w:val="1"/>
      <w:numFmt w:val="decimal"/>
      <w:lvlText w:val="%2"/>
      <w:lvlJc w:val="left"/>
      <w:pPr>
        <w:ind w:left="1080" w:hanging="360"/>
      </w:pPr>
      <w:rPr>
        <w:rFonts w:ascii="Tahoma" w:eastAsia="Arial" w:hAnsi="Tahoma" w:cs="Tahoma"/>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6CE7208"/>
    <w:multiLevelType w:val="hybridMultilevel"/>
    <w:tmpl w:val="637CE9A6"/>
    <w:lvl w:ilvl="0" w:tplc="080A0001">
      <w:start w:val="1"/>
      <w:numFmt w:val="bullet"/>
      <w:lvlText w:val=""/>
      <w:lvlJc w:val="left"/>
      <w:pPr>
        <w:ind w:left="720" w:hanging="360"/>
      </w:pPr>
      <w:rPr>
        <w:rFonts w:ascii="Symbol" w:hAnsi="Symbol" w:hint="default"/>
      </w:rPr>
    </w:lvl>
    <w:lvl w:ilvl="1" w:tplc="080A0017">
      <w:start w:val="1"/>
      <w:numFmt w:val="lowerLetter"/>
      <w:lvlText w:val="%2)"/>
      <w:lvlJc w:val="left"/>
      <w:pPr>
        <w:ind w:left="1440" w:hanging="360"/>
      </w:pPr>
      <w:rPr>
        <w:rFont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99F2FD8"/>
    <w:multiLevelType w:val="multilevel"/>
    <w:tmpl w:val="5B88E880"/>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0" w15:restartNumberingAfterBreak="0">
    <w:nsid w:val="299F3660"/>
    <w:multiLevelType w:val="multilevel"/>
    <w:tmpl w:val="194C000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1" w15:restartNumberingAfterBreak="0">
    <w:nsid w:val="29A09DC0"/>
    <w:multiLevelType w:val="multilevel"/>
    <w:tmpl w:val="B71655F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2" w15:restartNumberingAfterBreak="0">
    <w:nsid w:val="2E4E119B"/>
    <w:multiLevelType w:val="hybridMultilevel"/>
    <w:tmpl w:val="81F64DB4"/>
    <w:lvl w:ilvl="0" w:tplc="12B4EFA0">
      <w:start w:val="1"/>
      <w:numFmt w:val="bullet"/>
      <w:lvlText w:val="-"/>
      <w:lvlJc w:val="left"/>
      <w:pPr>
        <w:ind w:left="360" w:hanging="360"/>
      </w:pPr>
      <w:rPr>
        <w:rFonts w:ascii="Calibri" w:eastAsia="Calibr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2EEEC9C9"/>
    <w:multiLevelType w:val="multilevel"/>
    <w:tmpl w:val="EDACA8AE"/>
    <w:name w:val="List2446723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330328A3"/>
    <w:multiLevelType w:val="multilevel"/>
    <w:tmpl w:val="53B855B4"/>
    <w:lvl w:ilvl="0">
      <w:start w:val="1"/>
      <w:numFmt w:val="upperLetter"/>
      <w:pStyle w:val="0020HeadingN1"/>
      <w:lvlText w:val="%1."/>
      <w:lvlJc w:val="left"/>
      <w:pPr>
        <w:ind w:left="0" w:firstLine="0"/>
      </w:pPr>
      <w:rPr>
        <w:rFonts w:hint="default"/>
        <w:b/>
        <w:i w:val="0"/>
        <w:sz w:val="32"/>
      </w:rPr>
    </w:lvl>
    <w:lvl w:ilvl="1">
      <w:start w:val="1"/>
      <w:numFmt w:val="decimal"/>
      <w:pStyle w:val="0040Heading2N1"/>
      <w:suff w:val="space"/>
      <w:lvlText w:val="%1.%2"/>
      <w:lvlJc w:val="left"/>
      <w:pPr>
        <w:ind w:left="0" w:firstLine="0"/>
      </w:pPr>
      <w:rPr>
        <w:rFonts w:hint="default"/>
        <w:b/>
        <w:i w:val="0"/>
        <w:sz w:val="28"/>
      </w:rPr>
    </w:lvl>
    <w:lvl w:ilvl="2">
      <w:start w:val="1"/>
      <w:numFmt w:val="decimal"/>
      <w:pStyle w:val="0060Heading3NLeft425cm"/>
      <w:suff w:val="space"/>
      <w:lvlText w:val="%1.%2.%3"/>
      <w:lvlJc w:val="left"/>
      <w:pPr>
        <w:ind w:left="0" w:firstLine="0"/>
      </w:pPr>
      <w:rPr>
        <w:rFonts w:hint="default"/>
        <w:b/>
        <w:i w:val="0"/>
        <w:sz w:val="24"/>
      </w:rPr>
    </w:lvl>
    <w:lvl w:ilvl="3">
      <w:start w:val="1"/>
      <w:numFmt w:val="decimal"/>
      <w:suff w:val="space"/>
      <w:lvlText w:val="%1.%2.%3.%4"/>
      <w:lvlJc w:val="left"/>
      <w:pPr>
        <w:ind w:left="0" w:firstLine="0"/>
      </w:pPr>
      <w:rPr>
        <w:rFonts w:hint="default"/>
        <w:b/>
        <w:i w:val="0"/>
        <w:sz w:val="24"/>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353749FB"/>
    <w:multiLevelType w:val="hybridMultilevel"/>
    <w:tmpl w:val="A36ABAA0"/>
    <w:lvl w:ilvl="0" w:tplc="48D208D2">
      <w:numFmt w:val="bullet"/>
      <w:lvlText w:val="-"/>
      <w:lvlJc w:val="left"/>
      <w:pPr>
        <w:ind w:left="720" w:hanging="360"/>
      </w:pPr>
      <w:rPr>
        <w:rFonts w:ascii="Tahoma" w:eastAsia="Arial"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8915F1C"/>
    <w:multiLevelType w:val="hybridMultilevel"/>
    <w:tmpl w:val="F968D6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3D86B13"/>
    <w:multiLevelType w:val="hybridMultilevel"/>
    <w:tmpl w:val="F968D6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54109D7"/>
    <w:multiLevelType w:val="hybridMultilevel"/>
    <w:tmpl w:val="57EA0486"/>
    <w:lvl w:ilvl="0" w:tplc="48D208D2">
      <w:numFmt w:val="bullet"/>
      <w:lvlText w:val="-"/>
      <w:lvlJc w:val="left"/>
      <w:pPr>
        <w:ind w:left="720" w:hanging="360"/>
      </w:pPr>
      <w:rPr>
        <w:rFonts w:ascii="Tahoma" w:eastAsia="Arial"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5AB62CE"/>
    <w:multiLevelType w:val="hybridMultilevel"/>
    <w:tmpl w:val="75D87ED4"/>
    <w:lvl w:ilvl="0" w:tplc="6BE80510">
      <w:start w:val="1"/>
      <w:numFmt w:val="decimal"/>
      <w:lvlText w:val="%1"/>
      <w:lvlJc w:val="left"/>
      <w:pPr>
        <w:ind w:left="720" w:hanging="360"/>
      </w:pPr>
      <w:rPr>
        <w:rFonts w:eastAsia="Arial"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A7F2F61"/>
    <w:multiLevelType w:val="hybridMultilevel"/>
    <w:tmpl w:val="D33AF784"/>
    <w:lvl w:ilvl="0" w:tplc="ADE6FA5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D297403"/>
    <w:multiLevelType w:val="hybridMultilevel"/>
    <w:tmpl w:val="F65E3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05F0D4F"/>
    <w:multiLevelType w:val="hybridMultilevel"/>
    <w:tmpl w:val="82CC6606"/>
    <w:lvl w:ilvl="0" w:tplc="080A001B">
      <w:start w:val="1"/>
      <w:numFmt w:val="lowerRoman"/>
      <w:lvlText w:val="%1."/>
      <w:lvlJc w:val="right"/>
      <w:pPr>
        <w:ind w:left="2160" w:hanging="360"/>
      </w:pPr>
    </w:lvl>
    <w:lvl w:ilvl="1" w:tplc="080A0019">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33" w15:restartNumberingAfterBreak="0">
    <w:nsid w:val="54A87908"/>
    <w:multiLevelType w:val="hybridMultilevel"/>
    <w:tmpl w:val="F6888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8FE6357"/>
    <w:multiLevelType w:val="hybridMultilevel"/>
    <w:tmpl w:val="6202606A"/>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AEE1E15"/>
    <w:multiLevelType w:val="hybridMultilevel"/>
    <w:tmpl w:val="E41EDEDC"/>
    <w:lvl w:ilvl="0" w:tplc="E0E8D7FE">
      <w:start w:val="1"/>
      <w:numFmt w:val="decimal"/>
      <w:lvlText w:val="%1-"/>
      <w:lvlJc w:val="left"/>
      <w:pPr>
        <w:ind w:left="720" w:hanging="360"/>
      </w:pPr>
      <w:rPr>
        <w:rFonts w:eastAsia="Arial"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4E43AB6"/>
    <w:multiLevelType w:val="hybridMultilevel"/>
    <w:tmpl w:val="37984F5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7142DBD"/>
    <w:multiLevelType w:val="hybridMultilevel"/>
    <w:tmpl w:val="F0D0F3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7AD798F"/>
    <w:multiLevelType w:val="hybridMultilevel"/>
    <w:tmpl w:val="693A36A4"/>
    <w:lvl w:ilvl="0" w:tplc="48D208D2">
      <w:numFmt w:val="bullet"/>
      <w:lvlText w:val="-"/>
      <w:lvlJc w:val="left"/>
      <w:pPr>
        <w:ind w:left="720" w:hanging="360"/>
      </w:pPr>
      <w:rPr>
        <w:rFonts w:ascii="Tahoma" w:eastAsia="Arial"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9"/>
  </w:num>
  <w:num w:numId="4">
    <w:abstractNumId w:val="20"/>
  </w:num>
  <w:num w:numId="5">
    <w:abstractNumId w:val="1"/>
  </w:num>
  <w:num w:numId="6">
    <w:abstractNumId w:val="23"/>
  </w:num>
  <w:num w:numId="7">
    <w:abstractNumId w:val="21"/>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37"/>
  </w:num>
  <w:num w:numId="18">
    <w:abstractNumId w:val="4"/>
  </w:num>
  <w:num w:numId="19">
    <w:abstractNumId w:val="31"/>
  </w:num>
  <w:num w:numId="20">
    <w:abstractNumId w:val="2"/>
  </w:num>
  <w:num w:numId="21">
    <w:abstractNumId w:val="2"/>
  </w:num>
  <w:num w:numId="22">
    <w:abstractNumId w:val="16"/>
  </w:num>
  <w:num w:numId="23">
    <w:abstractNumId w:val="22"/>
  </w:num>
  <w:num w:numId="24">
    <w:abstractNumId w:val="3"/>
  </w:num>
  <w:num w:numId="25">
    <w:abstractNumId w:val="24"/>
  </w:num>
  <w:num w:numId="26">
    <w:abstractNumId w:val="34"/>
  </w:num>
  <w:num w:numId="27">
    <w:abstractNumId w:val="30"/>
  </w:num>
  <w:num w:numId="28">
    <w:abstractNumId w:val="33"/>
  </w:num>
  <w:num w:numId="29">
    <w:abstractNumId w:val="17"/>
  </w:num>
  <w:num w:numId="30">
    <w:abstractNumId w:val="25"/>
  </w:num>
  <w:num w:numId="31">
    <w:abstractNumId w:val="28"/>
  </w:num>
  <w:num w:numId="32">
    <w:abstractNumId w:val="36"/>
  </w:num>
  <w:num w:numId="33">
    <w:abstractNumId w:val="38"/>
  </w:num>
  <w:num w:numId="34">
    <w:abstractNumId w:val="18"/>
  </w:num>
  <w:num w:numId="35">
    <w:abstractNumId w:val="32"/>
  </w:num>
  <w:num w:numId="36">
    <w:abstractNumId w:val="35"/>
  </w:num>
  <w:num w:numId="37">
    <w:abstractNumId w:val="29"/>
  </w:num>
  <w:num w:numId="38">
    <w:abstractNumId w:val="15"/>
  </w:num>
  <w:num w:numId="39">
    <w:abstractNumId w:val="26"/>
  </w:num>
  <w:num w:numId="40">
    <w:abstractNumId w:val="27"/>
  </w:num>
  <w:num w:numId="41">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liseo gijon romero">
    <w15:presenceInfo w15:providerId="Windows Live" w15:userId="d1b2b8905f1e5945"/>
  </w15:person>
  <w15:person w15:author="Alcántara Ávila, Humberto">
    <w15:presenceInfo w15:providerId="AD" w15:userId="S-1-5-21-2144874109-1873305413-548748977-12043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revisionView w:markup="0"/>
  <w:defaultTabStop w:val="720"/>
  <w:hyphenationZone w:val="425"/>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C51"/>
    <w:rsid w:val="000040C3"/>
    <w:rsid w:val="000058F2"/>
    <w:rsid w:val="000154E6"/>
    <w:rsid w:val="00023CD8"/>
    <w:rsid w:val="00034583"/>
    <w:rsid w:val="000345E3"/>
    <w:rsid w:val="000357BA"/>
    <w:rsid w:val="000542BB"/>
    <w:rsid w:val="000568EA"/>
    <w:rsid w:val="00063FF8"/>
    <w:rsid w:val="000642E0"/>
    <w:rsid w:val="00070994"/>
    <w:rsid w:val="000832F7"/>
    <w:rsid w:val="00085D0B"/>
    <w:rsid w:val="000870E3"/>
    <w:rsid w:val="00087318"/>
    <w:rsid w:val="000A52E1"/>
    <w:rsid w:val="000B1485"/>
    <w:rsid w:val="000D0F4D"/>
    <w:rsid w:val="000D218F"/>
    <w:rsid w:val="000D53BB"/>
    <w:rsid w:val="000F1B2C"/>
    <w:rsid w:val="000F3FDD"/>
    <w:rsid w:val="000F4570"/>
    <w:rsid w:val="000F5FCE"/>
    <w:rsid w:val="00101118"/>
    <w:rsid w:val="00101DA6"/>
    <w:rsid w:val="0010210E"/>
    <w:rsid w:val="00103CA8"/>
    <w:rsid w:val="00104F1C"/>
    <w:rsid w:val="00106A57"/>
    <w:rsid w:val="00110F47"/>
    <w:rsid w:val="001110DA"/>
    <w:rsid w:val="00124737"/>
    <w:rsid w:val="0012576B"/>
    <w:rsid w:val="00131110"/>
    <w:rsid w:val="00133116"/>
    <w:rsid w:val="00135DFC"/>
    <w:rsid w:val="00140B72"/>
    <w:rsid w:val="00142C6A"/>
    <w:rsid w:val="001439BC"/>
    <w:rsid w:val="001530AA"/>
    <w:rsid w:val="00154896"/>
    <w:rsid w:val="00161F86"/>
    <w:rsid w:val="00181F67"/>
    <w:rsid w:val="001823A1"/>
    <w:rsid w:val="00186950"/>
    <w:rsid w:val="00191844"/>
    <w:rsid w:val="00196C9B"/>
    <w:rsid w:val="00197FA7"/>
    <w:rsid w:val="001A0071"/>
    <w:rsid w:val="001A1A49"/>
    <w:rsid w:val="001A52CA"/>
    <w:rsid w:val="001B702F"/>
    <w:rsid w:val="001C4357"/>
    <w:rsid w:val="001C72C2"/>
    <w:rsid w:val="001C78DD"/>
    <w:rsid w:val="001D0EF0"/>
    <w:rsid w:val="0020143E"/>
    <w:rsid w:val="00201DCA"/>
    <w:rsid w:val="002174B9"/>
    <w:rsid w:val="00221E07"/>
    <w:rsid w:val="0023212E"/>
    <w:rsid w:val="00235465"/>
    <w:rsid w:val="00237096"/>
    <w:rsid w:val="0024364C"/>
    <w:rsid w:val="0026166B"/>
    <w:rsid w:val="00263079"/>
    <w:rsid w:val="0027233B"/>
    <w:rsid w:val="002737B2"/>
    <w:rsid w:val="00276300"/>
    <w:rsid w:val="002830F5"/>
    <w:rsid w:val="00284282"/>
    <w:rsid w:val="00287858"/>
    <w:rsid w:val="00290D65"/>
    <w:rsid w:val="002973F7"/>
    <w:rsid w:val="002A3869"/>
    <w:rsid w:val="002A3CED"/>
    <w:rsid w:val="002A7656"/>
    <w:rsid w:val="002B20F4"/>
    <w:rsid w:val="002B5E43"/>
    <w:rsid w:val="002C0601"/>
    <w:rsid w:val="002D4653"/>
    <w:rsid w:val="002D4DB2"/>
    <w:rsid w:val="002E279B"/>
    <w:rsid w:val="002F3ADA"/>
    <w:rsid w:val="0030027D"/>
    <w:rsid w:val="0031204C"/>
    <w:rsid w:val="00314562"/>
    <w:rsid w:val="00315CB4"/>
    <w:rsid w:val="00321C47"/>
    <w:rsid w:val="0032215B"/>
    <w:rsid w:val="0032259F"/>
    <w:rsid w:val="00323075"/>
    <w:rsid w:val="003239AC"/>
    <w:rsid w:val="00327F98"/>
    <w:rsid w:val="0034067C"/>
    <w:rsid w:val="00344114"/>
    <w:rsid w:val="003464C7"/>
    <w:rsid w:val="00347868"/>
    <w:rsid w:val="0035564F"/>
    <w:rsid w:val="00360181"/>
    <w:rsid w:val="00361ADC"/>
    <w:rsid w:val="00362F9E"/>
    <w:rsid w:val="0036546B"/>
    <w:rsid w:val="003654BD"/>
    <w:rsid w:val="003762A2"/>
    <w:rsid w:val="00380405"/>
    <w:rsid w:val="00384111"/>
    <w:rsid w:val="003867EC"/>
    <w:rsid w:val="0039005A"/>
    <w:rsid w:val="00391DB6"/>
    <w:rsid w:val="0039750F"/>
    <w:rsid w:val="003A0293"/>
    <w:rsid w:val="003A0BD8"/>
    <w:rsid w:val="003A0C56"/>
    <w:rsid w:val="003A3E71"/>
    <w:rsid w:val="003A5001"/>
    <w:rsid w:val="003A5456"/>
    <w:rsid w:val="003A5AEA"/>
    <w:rsid w:val="003B0CDB"/>
    <w:rsid w:val="003B2A27"/>
    <w:rsid w:val="003B7975"/>
    <w:rsid w:val="003D127C"/>
    <w:rsid w:val="003D4F10"/>
    <w:rsid w:val="003D5CD4"/>
    <w:rsid w:val="0041430E"/>
    <w:rsid w:val="0044056C"/>
    <w:rsid w:val="004448E2"/>
    <w:rsid w:val="004449BE"/>
    <w:rsid w:val="00462926"/>
    <w:rsid w:val="00467CDD"/>
    <w:rsid w:val="0048233D"/>
    <w:rsid w:val="00482D90"/>
    <w:rsid w:val="004834C4"/>
    <w:rsid w:val="00483CA0"/>
    <w:rsid w:val="00487D0A"/>
    <w:rsid w:val="00490644"/>
    <w:rsid w:val="004A3013"/>
    <w:rsid w:val="004A4772"/>
    <w:rsid w:val="004B2226"/>
    <w:rsid w:val="004D1FB1"/>
    <w:rsid w:val="004D31EA"/>
    <w:rsid w:val="004E5901"/>
    <w:rsid w:val="004F0492"/>
    <w:rsid w:val="004F0EEA"/>
    <w:rsid w:val="004F4949"/>
    <w:rsid w:val="0050039F"/>
    <w:rsid w:val="00503A41"/>
    <w:rsid w:val="00511FE5"/>
    <w:rsid w:val="00516803"/>
    <w:rsid w:val="0053082A"/>
    <w:rsid w:val="005327DE"/>
    <w:rsid w:val="00543127"/>
    <w:rsid w:val="00550F74"/>
    <w:rsid w:val="005530AD"/>
    <w:rsid w:val="005545E6"/>
    <w:rsid w:val="005757F0"/>
    <w:rsid w:val="005819C4"/>
    <w:rsid w:val="005857EC"/>
    <w:rsid w:val="005863B1"/>
    <w:rsid w:val="00591485"/>
    <w:rsid w:val="00592744"/>
    <w:rsid w:val="005A55B4"/>
    <w:rsid w:val="005A5CBD"/>
    <w:rsid w:val="005B6929"/>
    <w:rsid w:val="005B6A15"/>
    <w:rsid w:val="005D00FA"/>
    <w:rsid w:val="005D3EFA"/>
    <w:rsid w:val="005D6EB8"/>
    <w:rsid w:val="005E0ED4"/>
    <w:rsid w:val="005E172E"/>
    <w:rsid w:val="006015F4"/>
    <w:rsid w:val="00614FBE"/>
    <w:rsid w:val="006163A7"/>
    <w:rsid w:val="00617349"/>
    <w:rsid w:val="00617B7B"/>
    <w:rsid w:val="006208EB"/>
    <w:rsid w:val="006221B9"/>
    <w:rsid w:val="00625E31"/>
    <w:rsid w:val="00630D75"/>
    <w:rsid w:val="00662BD5"/>
    <w:rsid w:val="006669B5"/>
    <w:rsid w:val="00670CEA"/>
    <w:rsid w:val="00683FC4"/>
    <w:rsid w:val="00685CEA"/>
    <w:rsid w:val="006A3CB0"/>
    <w:rsid w:val="006B3623"/>
    <w:rsid w:val="006B69CF"/>
    <w:rsid w:val="006C64C2"/>
    <w:rsid w:val="006D0F78"/>
    <w:rsid w:val="006D1333"/>
    <w:rsid w:val="006D25C7"/>
    <w:rsid w:val="006D2D1A"/>
    <w:rsid w:val="006D385D"/>
    <w:rsid w:val="006D4304"/>
    <w:rsid w:val="006E1C51"/>
    <w:rsid w:val="006E7CCD"/>
    <w:rsid w:val="006F0477"/>
    <w:rsid w:val="006F3218"/>
    <w:rsid w:val="00700EDB"/>
    <w:rsid w:val="00704EC5"/>
    <w:rsid w:val="00707BC5"/>
    <w:rsid w:val="0072025D"/>
    <w:rsid w:val="00733823"/>
    <w:rsid w:val="00737441"/>
    <w:rsid w:val="00740DC3"/>
    <w:rsid w:val="00741F68"/>
    <w:rsid w:val="00743A3E"/>
    <w:rsid w:val="00750D7F"/>
    <w:rsid w:val="0075597B"/>
    <w:rsid w:val="00756513"/>
    <w:rsid w:val="00756FF8"/>
    <w:rsid w:val="00760E35"/>
    <w:rsid w:val="0076380F"/>
    <w:rsid w:val="00766AB6"/>
    <w:rsid w:val="00771789"/>
    <w:rsid w:val="007843C3"/>
    <w:rsid w:val="00792750"/>
    <w:rsid w:val="007937D6"/>
    <w:rsid w:val="007A1BC5"/>
    <w:rsid w:val="007B662F"/>
    <w:rsid w:val="007C0F44"/>
    <w:rsid w:val="007C2D56"/>
    <w:rsid w:val="007D0789"/>
    <w:rsid w:val="007E0B6F"/>
    <w:rsid w:val="007E7B59"/>
    <w:rsid w:val="007F1509"/>
    <w:rsid w:val="007F3F27"/>
    <w:rsid w:val="007F5302"/>
    <w:rsid w:val="007F5311"/>
    <w:rsid w:val="00800A65"/>
    <w:rsid w:val="00806215"/>
    <w:rsid w:val="00814149"/>
    <w:rsid w:val="00825E51"/>
    <w:rsid w:val="008403AD"/>
    <w:rsid w:val="008406C3"/>
    <w:rsid w:val="008442F3"/>
    <w:rsid w:val="0084763A"/>
    <w:rsid w:val="00851A14"/>
    <w:rsid w:val="00853098"/>
    <w:rsid w:val="00853B7C"/>
    <w:rsid w:val="00854265"/>
    <w:rsid w:val="00863162"/>
    <w:rsid w:val="008714E7"/>
    <w:rsid w:val="0088364E"/>
    <w:rsid w:val="008A011F"/>
    <w:rsid w:val="008A3999"/>
    <w:rsid w:val="008A5302"/>
    <w:rsid w:val="008A6CC0"/>
    <w:rsid w:val="008A73A3"/>
    <w:rsid w:val="008B4DC1"/>
    <w:rsid w:val="008C57AE"/>
    <w:rsid w:val="008D32A2"/>
    <w:rsid w:val="008E1B8D"/>
    <w:rsid w:val="008E352D"/>
    <w:rsid w:val="008E40C4"/>
    <w:rsid w:val="008F1757"/>
    <w:rsid w:val="008F7EAA"/>
    <w:rsid w:val="009007FE"/>
    <w:rsid w:val="00904C3B"/>
    <w:rsid w:val="00910010"/>
    <w:rsid w:val="00915838"/>
    <w:rsid w:val="00947541"/>
    <w:rsid w:val="00951E92"/>
    <w:rsid w:val="009654A0"/>
    <w:rsid w:val="00965FEC"/>
    <w:rsid w:val="00977938"/>
    <w:rsid w:val="009802FB"/>
    <w:rsid w:val="00980C0C"/>
    <w:rsid w:val="00983F79"/>
    <w:rsid w:val="009859C9"/>
    <w:rsid w:val="009963AC"/>
    <w:rsid w:val="009A311B"/>
    <w:rsid w:val="009A7139"/>
    <w:rsid w:val="009B234C"/>
    <w:rsid w:val="009B623E"/>
    <w:rsid w:val="009E5705"/>
    <w:rsid w:val="009F20D2"/>
    <w:rsid w:val="00A11F32"/>
    <w:rsid w:val="00A14AF6"/>
    <w:rsid w:val="00A16139"/>
    <w:rsid w:val="00A20108"/>
    <w:rsid w:val="00A261AA"/>
    <w:rsid w:val="00A3109C"/>
    <w:rsid w:val="00A314A4"/>
    <w:rsid w:val="00A32D9E"/>
    <w:rsid w:val="00A375C5"/>
    <w:rsid w:val="00A418AF"/>
    <w:rsid w:val="00A42230"/>
    <w:rsid w:val="00A47208"/>
    <w:rsid w:val="00A53446"/>
    <w:rsid w:val="00A54991"/>
    <w:rsid w:val="00A578B3"/>
    <w:rsid w:val="00A61A10"/>
    <w:rsid w:val="00A670F4"/>
    <w:rsid w:val="00A76B61"/>
    <w:rsid w:val="00A83FEB"/>
    <w:rsid w:val="00A92494"/>
    <w:rsid w:val="00A92A4B"/>
    <w:rsid w:val="00A960E3"/>
    <w:rsid w:val="00AA71E9"/>
    <w:rsid w:val="00AB2D55"/>
    <w:rsid w:val="00AC0EA4"/>
    <w:rsid w:val="00AC17C2"/>
    <w:rsid w:val="00AC5805"/>
    <w:rsid w:val="00AC5F53"/>
    <w:rsid w:val="00AD2520"/>
    <w:rsid w:val="00B02218"/>
    <w:rsid w:val="00B04B85"/>
    <w:rsid w:val="00B07F03"/>
    <w:rsid w:val="00B102DF"/>
    <w:rsid w:val="00B208A6"/>
    <w:rsid w:val="00B2587A"/>
    <w:rsid w:val="00B25DC9"/>
    <w:rsid w:val="00B2657D"/>
    <w:rsid w:val="00B33611"/>
    <w:rsid w:val="00B47D9F"/>
    <w:rsid w:val="00B51E09"/>
    <w:rsid w:val="00B563F6"/>
    <w:rsid w:val="00B57B47"/>
    <w:rsid w:val="00B65AB7"/>
    <w:rsid w:val="00B74E68"/>
    <w:rsid w:val="00B773B4"/>
    <w:rsid w:val="00B84C40"/>
    <w:rsid w:val="00B900FD"/>
    <w:rsid w:val="00B90EF5"/>
    <w:rsid w:val="00B914F9"/>
    <w:rsid w:val="00BA6EED"/>
    <w:rsid w:val="00BA74F4"/>
    <w:rsid w:val="00BB3AAF"/>
    <w:rsid w:val="00BB4402"/>
    <w:rsid w:val="00BC4CBB"/>
    <w:rsid w:val="00BC7C72"/>
    <w:rsid w:val="00BC7EF3"/>
    <w:rsid w:val="00BD71E5"/>
    <w:rsid w:val="00BD73CE"/>
    <w:rsid w:val="00BE375D"/>
    <w:rsid w:val="00BE48EA"/>
    <w:rsid w:val="00BE634D"/>
    <w:rsid w:val="00BF0A36"/>
    <w:rsid w:val="00BF168C"/>
    <w:rsid w:val="00BF2553"/>
    <w:rsid w:val="00BF3305"/>
    <w:rsid w:val="00BF4176"/>
    <w:rsid w:val="00BF7B77"/>
    <w:rsid w:val="00BF7F31"/>
    <w:rsid w:val="00C04338"/>
    <w:rsid w:val="00C05840"/>
    <w:rsid w:val="00C123F3"/>
    <w:rsid w:val="00C135E5"/>
    <w:rsid w:val="00C13E8D"/>
    <w:rsid w:val="00C22EE2"/>
    <w:rsid w:val="00C237DB"/>
    <w:rsid w:val="00C2536D"/>
    <w:rsid w:val="00C272C7"/>
    <w:rsid w:val="00C30082"/>
    <w:rsid w:val="00C31DDC"/>
    <w:rsid w:val="00C32A26"/>
    <w:rsid w:val="00C33948"/>
    <w:rsid w:val="00C37886"/>
    <w:rsid w:val="00C41FC7"/>
    <w:rsid w:val="00C44143"/>
    <w:rsid w:val="00C5064D"/>
    <w:rsid w:val="00C54F8C"/>
    <w:rsid w:val="00C55308"/>
    <w:rsid w:val="00C55E6A"/>
    <w:rsid w:val="00C66FD6"/>
    <w:rsid w:val="00C775A4"/>
    <w:rsid w:val="00C91AD9"/>
    <w:rsid w:val="00CA21C6"/>
    <w:rsid w:val="00CA7EC0"/>
    <w:rsid w:val="00CC27A5"/>
    <w:rsid w:val="00CD4B12"/>
    <w:rsid w:val="00CD4CEF"/>
    <w:rsid w:val="00CD7512"/>
    <w:rsid w:val="00CF6D73"/>
    <w:rsid w:val="00D05B09"/>
    <w:rsid w:val="00D06DC0"/>
    <w:rsid w:val="00D27399"/>
    <w:rsid w:val="00D27747"/>
    <w:rsid w:val="00D33DBB"/>
    <w:rsid w:val="00D40D29"/>
    <w:rsid w:val="00D433CA"/>
    <w:rsid w:val="00D45434"/>
    <w:rsid w:val="00D467D0"/>
    <w:rsid w:val="00D50D8A"/>
    <w:rsid w:val="00D52E2C"/>
    <w:rsid w:val="00D54981"/>
    <w:rsid w:val="00D653D7"/>
    <w:rsid w:val="00D76D74"/>
    <w:rsid w:val="00D80F9B"/>
    <w:rsid w:val="00D81B2C"/>
    <w:rsid w:val="00D90D85"/>
    <w:rsid w:val="00D911BB"/>
    <w:rsid w:val="00D95888"/>
    <w:rsid w:val="00DA2DAB"/>
    <w:rsid w:val="00DA31CC"/>
    <w:rsid w:val="00DA5498"/>
    <w:rsid w:val="00DB6A86"/>
    <w:rsid w:val="00DC0B05"/>
    <w:rsid w:val="00DC167C"/>
    <w:rsid w:val="00DC496A"/>
    <w:rsid w:val="00DC6CA0"/>
    <w:rsid w:val="00DC7FF8"/>
    <w:rsid w:val="00DD11F3"/>
    <w:rsid w:val="00DD6B76"/>
    <w:rsid w:val="00DE3E65"/>
    <w:rsid w:val="00DF2389"/>
    <w:rsid w:val="00DF4A92"/>
    <w:rsid w:val="00DF4C7C"/>
    <w:rsid w:val="00E12585"/>
    <w:rsid w:val="00E140EB"/>
    <w:rsid w:val="00E16881"/>
    <w:rsid w:val="00E21AD3"/>
    <w:rsid w:val="00E21B5E"/>
    <w:rsid w:val="00E23909"/>
    <w:rsid w:val="00E35991"/>
    <w:rsid w:val="00E400AE"/>
    <w:rsid w:val="00E664DB"/>
    <w:rsid w:val="00E90C31"/>
    <w:rsid w:val="00E93AB1"/>
    <w:rsid w:val="00E96942"/>
    <w:rsid w:val="00EA0A45"/>
    <w:rsid w:val="00EA66BC"/>
    <w:rsid w:val="00EB62D8"/>
    <w:rsid w:val="00EB7807"/>
    <w:rsid w:val="00EC3542"/>
    <w:rsid w:val="00EC53D7"/>
    <w:rsid w:val="00EC5A13"/>
    <w:rsid w:val="00ED30AA"/>
    <w:rsid w:val="00ED57FA"/>
    <w:rsid w:val="00ED6892"/>
    <w:rsid w:val="00EE0B3D"/>
    <w:rsid w:val="00EE3271"/>
    <w:rsid w:val="00EE4923"/>
    <w:rsid w:val="00EE4EFC"/>
    <w:rsid w:val="00EF4730"/>
    <w:rsid w:val="00EF59B8"/>
    <w:rsid w:val="00EF7E67"/>
    <w:rsid w:val="00F00E57"/>
    <w:rsid w:val="00F0446A"/>
    <w:rsid w:val="00F12DC0"/>
    <w:rsid w:val="00F1444E"/>
    <w:rsid w:val="00F20B2D"/>
    <w:rsid w:val="00F24F14"/>
    <w:rsid w:val="00F3267D"/>
    <w:rsid w:val="00F3592A"/>
    <w:rsid w:val="00F773BC"/>
    <w:rsid w:val="00F87FDC"/>
    <w:rsid w:val="00F96020"/>
    <w:rsid w:val="00FA2782"/>
    <w:rsid w:val="00FA37DF"/>
    <w:rsid w:val="00FB0F37"/>
    <w:rsid w:val="00FB419F"/>
    <w:rsid w:val="00FC5E5C"/>
    <w:rsid w:val="00FC7FB7"/>
    <w:rsid w:val="00FD2BCB"/>
    <w:rsid w:val="00FF1892"/>
    <w:rsid w:val="00FF2F04"/>
    <w:rsid w:val="00FF67F8"/>
    <w:rsid w:val="45C2EB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C04C1"/>
  <w15:docId w15:val="{DE14FD35-8D70-4C34-A01B-261D9229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numPr>
        <w:numId w:val="1"/>
      </w:numPr>
      <w:spacing w:before="240" w:after="60"/>
      <w:outlineLvl w:val="0"/>
    </w:pPr>
    <w:rPr>
      <w:b/>
      <w:sz w:val="32"/>
      <w:szCs w:val="32"/>
    </w:rPr>
  </w:style>
  <w:style w:type="paragraph" w:styleId="Ttulo2">
    <w:name w:val="heading 2"/>
    <w:basedOn w:val="Normal"/>
    <w:next w:val="Normal"/>
    <w:uiPriority w:val="9"/>
    <w:unhideWhenUsed/>
    <w:qFormat/>
    <w:pPr>
      <w:keepNext/>
      <w:spacing w:before="240" w:after="60"/>
      <w:ind w:left="860" w:hanging="576"/>
      <w:outlineLvl w:val="1"/>
    </w:pPr>
    <w:rPr>
      <w:b/>
      <w:i/>
      <w:sz w:val="28"/>
      <w:szCs w:val="28"/>
    </w:rPr>
  </w:style>
  <w:style w:type="paragraph" w:styleId="Ttulo3">
    <w:name w:val="heading 3"/>
    <w:basedOn w:val="Normal"/>
    <w:next w:val="Normal"/>
    <w:uiPriority w:val="9"/>
    <w:unhideWhenUsed/>
    <w:qFormat/>
    <w:pPr>
      <w:keepNext/>
      <w:spacing w:before="240" w:after="60"/>
      <w:ind w:left="720" w:hanging="720"/>
      <w:outlineLvl w:val="2"/>
    </w:pPr>
    <w:rPr>
      <w:b/>
      <w:sz w:val="26"/>
      <w:szCs w:val="26"/>
    </w:rPr>
  </w:style>
  <w:style w:type="paragraph" w:styleId="Ttulo4">
    <w:name w:val="heading 4"/>
    <w:basedOn w:val="Normal"/>
    <w:next w:val="Normal"/>
    <w:uiPriority w:val="9"/>
    <w:unhideWhenUsed/>
    <w:qFormat/>
    <w:pPr>
      <w:keepNext/>
      <w:spacing w:before="240" w:after="60"/>
      <w:ind w:left="864" w:hanging="864"/>
      <w:outlineLvl w:val="3"/>
    </w:pPr>
    <w:rPr>
      <w:rFonts w:ascii="Times New Roman" w:eastAsia="Times New Roman" w:hAnsi="Times New Roman" w:cs="Times New Roman"/>
      <w:b/>
      <w:sz w:val="28"/>
      <w:szCs w:val="28"/>
    </w:rPr>
  </w:style>
  <w:style w:type="paragraph" w:styleId="Ttulo5">
    <w:name w:val="heading 5"/>
    <w:basedOn w:val="Normal"/>
    <w:next w:val="Normal"/>
    <w:uiPriority w:val="9"/>
    <w:unhideWhenUsed/>
    <w:qFormat/>
    <w:pPr>
      <w:spacing w:before="240" w:after="60"/>
      <w:ind w:left="1008" w:hanging="1008"/>
      <w:outlineLvl w:val="4"/>
    </w:pPr>
    <w:rPr>
      <w:rFonts w:ascii="Times New Roman" w:eastAsia="Times New Roman" w:hAnsi="Times New Roman" w:cs="Times New Roman"/>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paragraph" w:styleId="Ttulo7">
    <w:name w:val="heading 7"/>
    <w:basedOn w:val="Normal"/>
    <w:next w:val="Normal"/>
    <w:pPr>
      <w:spacing w:before="240" w:after="60"/>
      <w:ind w:left="1296" w:hanging="1296"/>
      <w:outlineLvl w:val="6"/>
    </w:pPr>
    <w:rPr>
      <w:rFonts w:ascii="Times New Roman" w:eastAsia="Times New Roman" w:hAnsi="Times New Roman" w:cs="Times New Roman"/>
    </w:rPr>
  </w:style>
  <w:style w:type="paragraph" w:styleId="Ttulo8">
    <w:name w:val="heading 8"/>
    <w:basedOn w:val="Normal"/>
    <w:next w:val="Normal"/>
    <w:pPr>
      <w:spacing w:before="240" w:after="60"/>
      <w:ind w:left="1440" w:hanging="1440"/>
      <w:outlineLvl w:val="7"/>
    </w:pPr>
    <w:rPr>
      <w:rFonts w:ascii="Times New Roman" w:eastAsia="Times New Roman" w:hAnsi="Times New Roman" w:cs="Times New Roman"/>
      <w:i/>
    </w:rPr>
  </w:style>
  <w:style w:type="paragraph" w:styleId="Ttulo9">
    <w:name w:val="heading 9"/>
    <w:basedOn w:val="Normal"/>
    <w:next w:val="Normal"/>
    <w:pPr>
      <w:spacing w:before="240" w:after="60"/>
      <w:ind w:left="1584" w:hanging="1584"/>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rPr>
      <w:rFonts w:ascii="Times New Roman" w:eastAsia="Times New Roman" w:hAnsi="Times New Roman" w:cs="Times New Roman"/>
    </w:rPr>
  </w:style>
  <w:style w:type="character" w:customStyle="1" w:styleId="HeaderChar">
    <w:name w:val="Header Char"/>
    <w:uiPriority w:val="99"/>
    <w:rPr>
      <w:rFonts w:ascii="Times New Roman" w:eastAsia="Times New Roman" w:hAnsi="Times New Roman" w:cs="Times New Roman"/>
    </w:rPr>
  </w:style>
  <w:style w:type="paragraph" w:styleId="Piedepgina">
    <w:name w:val="footer"/>
    <w:basedOn w:val="Normal"/>
    <w:rPr>
      <w:rFonts w:ascii="Times New Roman" w:eastAsia="Times New Roman" w:hAnsi="Times New Roman" w:cs="Times New Roman"/>
    </w:rPr>
  </w:style>
  <w:style w:type="character" w:customStyle="1" w:styleId="FooterChar">
    <w:name w:val="Footer Char"/>
    <w:rPr>
      <w:rFonts w:ascii="Times New Roman" w:eastAsia="Times New Roman" w:hAnsi="Times New Roman" w:cs="Times New Roman"/>
    </w:rPr>
  </w:style>
  <w:style w:type="paragraph" w:styleId="Textodeglobo">
    <w:name w:val="Balloon Text"/>
    <w:basedOn w:val="Normal"/>
    <w:rPr>
      <w:rFonts w:ascii="Tahoma" w:eastAsia="Tahoma" w:hAnsi="Tahoma" w:cs="Tahoma"/>
      <w:sz w:val="16"/>
      <w:szCs w:val="16"/>
    </w:rPr>
  </w:style>
  <w:style w:type="character" w:customStyle="1" w:styleId="BalloonTextChar">
    <w:name w:val="Balloon Text Char"/>
    <w:rPr>
      <w:rFonts w:ascii="Tahoma" w:eastAsia="Tahoma" w:hAnsi="Tahoma" w:cs="Tahoma"/>
      <w:sz w:val="16"/>
      <w:szCs w:val="16"/>
    </w:rPr>
  </w:style>
  <w:style w:type="paragraph" w:customStyle="1" w:styleId="formtext">
    <w:name w:val="form text"/>
    <w:basedOn w:val="Normal"/>
    <w:pPr>
      <w:spacing w:before="120"/>
    </w:pPr>
    <w:rPr>
      <w:rFonts w:ascii="Times New Roman" w:eastAsia="Times New Roman" w:hAnsi="Times New Roman" w:cs="Times New Roman"/>
      <w:b/>
      <w:i/>
      <w:sz w:val="22"/>
      <w:szCs w:val="22"/>
    </w:rPr>
  </w:style>
  <w:style w:type="character" w:customStyle="1" w:styleId="Heading1Char">
    <w:name w:val="Heading 1 Char"/>
    <w:rPr>
      <w:rFonts w:ascii="Arial" w:eastAsia="Arial" w:hAnsi="Arial" w:cs="Arial"/>
      <w:b/>
      <w:sz w:val="32"/>
      <w:szCs w:val="32"/>
    </w:rPr>
  </w:style>
  <w:style w:type="character" w:customStyle="1" w:styleId="Heading2Char">
    <w:name w:val="Heading 2 Char"/>
    <w:rPr>
      <w:rFonts w:ascii="Arial" w:eastAsia="Arial" w:hAnsi="Arial" w:cs="Arial"/>
      <w:b/>
      <w:i/>
      <w:sz w:val="28"/>
      <w:szCs w:val="28"/>
    </w:rPr>
  </w:style>
  <w:style w:type="character" w:customStyle="1" w:styleId="Heading3Char">
    <w:name w:val="Heading 3 Char"/>
    <w:rPr>
      <w:rFonts w:ascii="Arial" w:eastAsia="Arial" w:hAnsi="Arial" w:cs="Arial"/>
      <w:b/>
      <w:sz w:val="26"/>
      <w:szCs w:val="26"/>
    </w:rPr>
  </w:style>
  <w:style w:type="character" w:customStyle="1" w:styleId="Heading4Char">
    <w:name w:val="Heading 4 Char"/>
    <w:rPr>
      <w:rFonts w:ascii="Times New Roman" w:eastAsia="Times New Roman" w:hAnsi="Times New Roman" w:cs="Times New Roman"/>
      <w:b/>
      <w:sz w:val="28"/>
      <w:szCs w:val="28"/>
    </w:rPr>
  </w:style>
  <w:style w:type="character" w:customStyle="1" w:styleId="Heading5Char">
    <w:name w:val="Heading 5 Char"/>
    <w:rPr>
      <w:rFonts w:ascii="Times New Roman" w:eastAsia="Times New Roman" w:hAnsi="Times New Roman" w:cs="Times New Roman"/>
      <w:b/>
      <w:i/>
      <w:sz w:val="26"/>
      <w:szCs w:val="26"/>
    </w:rPr>
  </w:style>
  <w:style w:type="character" w:customStyle="1" w:styleId="Heading6Char">
    <w:name w:val="Heading 6 Char"/>
    <w:rPr>
      <w:rFonts w:ascii="Times New Roman" w:eastAsia="Times New Roman" w:hAnsi="Times New Roman" w:cs="Times New Roman"/>
      <w:b/>
    </w:rPr>
  </w:style>
  <w:style w:type="character" w:customStyle="1" w:styleId="Heading7Char">
    <w:name w:val="Heading 7 Char"/>
    <w:rPr>
      <w:rFonts w:ascii="Times New Roman" w:eastAsia="Times New Roman" w:hAnsi="Times New Roman" w:cs="Times New Roman"/>
      <w:sz w:val="24"/>
      <w:szCs w:val="24"/>
    </w:rPr>
  </w:style>
  <w:style w:type="character" w:customStyle="1" w:styleId="Heading8Char">
    <w:name w:val="Heading 8 Char"/>
    <w:rPr>
      <w:rFonts w:ascii="Times New Roman" w:eastAsia="Times New Roman" w:hAnsi="Times New Roman" w:cs="Times New Roman"/>
      <w:i/>
      <w:sz w:val="24"/>
      <w:szCs w:val="24"/>
    </w:rPr>
  </w:style>
  <w:style w:type="character" w:customStyle="1" w:styleId="Heading9Char">
    <w:name w:val="Heading 9 Char"/>
    <w:rPr>
      <w:rFonts w:ascii="Arial" w:eastAsia="Arial" w:hAnsi="Arial" w:cs="Arial"/>
    </w:rPr>
  </w:style>
  <w:style w:type="paragraph" w:styleId="Prrafodelista">
    <w:name w:val="List Paragraph"/>
    <w:basedOn w:val="Normal"/>
    <w:pPr>
      <w:ind w:left="720"/>
      <w:contextualSpacing/>
    </w:pPr>
    <w:rPr>
      <w:sz w:val="20"/>
      <w:szCs w:val="20"/>
    </w:rPr>
  </w:style>
  <w:style w:type="paragraph" w:styleId="Textoindependiente">
    <w:name w:val="Body Text"/>
    <w:basedOn w:val="Normal"/>
    <w:pPr>
      <w:spacing w:after="120"/>
    </w:pPr>
    <w:rPr>
      <w:sz w:val="20"/>
      <w:szCs w:val="20"/>
    </w:rPr>
  </w:style>
  <w:style w:type="character" w:customStyle="1" w:styleId="BodyTextChar">
    <w:name w:val="Body Text Char"/>
    <w:rPr>
      <w:rFonts w:ascii="Arial" w:eastAsia="Arial" w:hAnsi="Arial" w:cs="Arial"/>
      <w:sz w:val="24"/>
      <w:szCs w:val="24"/>
    </w:rPr>
  </w:style>
  <w:style w:type="paragraph" w:customStyle="1" w:styleId="NormalComment">
    <w:name w:val="Normal Comment"/>
    <w:basedOn w:val="Normal"/>
    <w:rPr>
      <w:color w:val="FF0000"/>
      <w:sz w:val="20"/>
      <w:szCs w:val="20"/>
    </w:rPr>
  </w:style>
  <w:style w:type="paragraph" w:styleId="TtulodeTDC">
    <w:name w:val="TOC Heading"/>
    <w:basedOn w:val="Normal"/>
    <w:next w:val="Normal"/>
    <w:uiPriority w:val="39"/>
    <w:qFormat/>
    <w:pPr>
      <w:keepNext/>
      <w:keepLines/>
      <w:spacing w:before="480" w:line="276" w:lineRule="auto"/>
    </w:pPr>
    <w:rPr>
      <w:rFonts w:ascii="Cambria" w:eastAsia="Cambria" w:hAnsi="Cambria" w:cs="Cambria"/>
      <w:b/>
      <w:color w:val="365F91"/>
      <w:sz w:val="28"/>
      <w:szCs w:val="28"/>
    </w:rPr>
  </w:style>
  <w:style w:type="paragraph" w:styleId="TDC1">
    <w:name w:val="toc 1"/>
    <w:basedOn w:val="Normal"/>
    <w:next w:val="Normal"/>
    <w:uiPriority w:val="39"/>
    <w:pPr>
      <w:spacing w:after="100"/>
    </w:pPr>
    <w:rPr>
      <w:rFonts w:ascii="Verdana" w:eastAsia="Verdana" w:hAnsi="Verdana" w:cs="Verdana"/>
      <w:b/>
    </w:rPr>
  </w:style>
  <w:style w:type="character" w:styleId="Hipervnculo">
    <w:name w:val="Hyperlink"/>
    <w:uiPriority w:val="99"/>
    <w:rPr>
      <w:rFonts w:ascii="Times New Roman" w:eastAsia="Times New Roman" w:hAnsi="Times New Roman" w:cs="Times New Roman"/>
      <w:color w:val="0000FF"/>
      <w:u w:val="single" w:color="000000"/>
    </w:rPr>
  </w:style>
  <w:style w:type="paragraph" w:styleId="TDC2">
    <w:name w:val="toc 2"/>
    <w:basedOn w:val="Normal"/>
    <w:next w:val="Normal"/>
    <w:uiPriority w:val="39"/>
    <w:pPr>
      <w:spacing w:after="100"/>
      <w:ind w:left="240"/>
    </w:pPr>
    <w:rPr>
      <w:rFonts w:ascii="Times New Roman" w:eastAsia="Times New Roman" w:hAnsi="Times New Roman" w:cs="Times New Roman"/>
    </w:rPr>
  </w:style>
  <w:style w:type="paragraph" w:customStyle="1" w:styleId="TableTxt">
    <w:name w:val="Table Txt"/>
    <w:basedOn w:val="Normal"/>
    <w:pPr>
      <w:ind w:left="72" w:right="72"/>
    </w:pPr>
    <w:rPr>
      <w:color w:val="003366"/>
      <w:sz w:val="16"/>
      <w:szCs w:val="16"/>
    </w:rPr>
  </w:style>
  <w:style w:type="paragraph" w:customStyle="1" w:styleId="TableHeading">
    <w:name w:val="Table Heading"/>
    <w:basedOn w:val="Normal"/>
    <w:pPr>
      <w:ind w:left="72" w:right="72"/>
    </w:pPr>
    <w:rPr>
      <w:b/>
      <w:color w:val="003366"/>
      <w:sz w:val="16"/>
      <w:szCs w:val="16"/>
    </w:rPr>
  </w:style>
  <w:style w:type="paragraph" w:customStyle="1" w:styleId="Indent1">
    <w:name w:val="Indent 1"/>
    <w:basedOn w:val="Normal"/>
    <w:pPr>
      <w:ind w:left="288"/>
    </w:pPr>
    <w:rPr>
      <w:sz w:val="20"/>
      <w:szCs w:val="20"/>
    </w:rPr>
  </w:style>
  <w:style w:type="paragraph" w:customStyle="1" w:styleId="NormalWeb">
    <w:name w:val="Normal Web"/>
    <w:basedOn w:val="Normal"/>
    <w:pPr>
      <w:spacing w:before="100" w:after="100"/>
    </w:pPr>
    <w:rPr>
      <w:rFonts w:ascii="Times New Roman" w:eastAsia="Times New Roman" w:hAnsi="Times New Roman" w:cs="Times New Roman"/>
    </w:rPr>
  </w:style>
  <w:style w:type="character" w:styleId="Hipervnculovisitado">
    <w:name w:val="FollowedHyperlink"/>
    <w:rPr>
      <w:rFonts w:ascii="Times New Roman" w:eastAsia="Times New Roman" w:hAnsi="Times New Roman" w:cs="Times New Roman"/>
      <w:color w:val="800080"/>
      <w:u w:val="single" w:color="000000"/>
    </w:rPr>
  </w:style>
  <w:style w:type="paragraph" w:styleId="TDC3">
    <w:name w:val="toc 3"/>
    <w:basedOn w:val="Normal"/>
    <w:next w:val="Normal"/>
    <w:uiPriority w:val="39"/>
    <w:pPr>
      <w:spacing w:after="100"/>
      <w:ind w:left="400"/>
    </w:pPr>
    <w:rPr>
      <w:sz w:val="20"/>
      <w:szCs w:val="20"/>
    </w:rPr>
  </w:style>
  <w:style w:type="paragraph" w:styleId="Sinespaciado">
    <w:name w:val="No Spacing"/>
    <w:basedOn w:val="Normal"/>
    <w:link w:val="SinespaciadoCar"/>
    <w:uiPriority w:val="1"/>
    <w:qFormat/>
    <w:rPr>
      <w:rFonts w:ascii="Calibri" w:eastAsia="Calibri" w:hAnsi="Calibri" w:cs="Calibri"/>
      <w:sz w:val="22"/>
      <w:szCs w:val="22"/>
    </w:rPr>
  </w:style>
  <w:style w:type="character" w:customStyle="1" w:styleId="NoSpacingChar">
    <w:name w:val="No Spacing Char"/>
    <w:uiPriority w:val="1"/>
    <w:rPr>
      <w:rFonts w:ascii="Times New Roman" w:eastAsia="Times New Roman" w:hAnsi="Times New Roman" w:cs="Times New Roman"/>
    </w:rPr>
  </w:style>
  <w:style w:type="character" w:styleId="Refdecomentario">
    <w:name w:val="annotation reference"/>
    <w:rPr>
      <w:rFonts w:ascii="Times New Roman" w:eastAsia="Times New Roman" w:hAnsi="Times New Roman" w:cs="Times New Roman"/>
      <w:sz w:val="16"/>
      <w:szCs w:val="16"/>
    </w:rPr>
  </w:style>
  <w:style w:type="paragraph" w:styleId="Textocomentario">
    <w:name w:val="annotation text"/>
    <w:basedOn w:val="Normal"/>
    <w:link w:val="TextocomentarioCar2"/>
    <w:rPr>
      <w:rFonts w:ascii="Times New Roman" w:eastAsia="Times New Roman" w:hAnsi="Times New Roman" w:cs="Times New Roman"/>
      <w:sz w:val="20"/>
      <w:szCs w:val="20"/>
    </w:rPr>
  </w:style>
  <w:style w:type="character" w:customStyle="1" w:styleId="CommentTextChar">
    <w:name w:val="Comment Text Char"/>
    <w:rPr>
      <w:rFonts w:ascii="Times New Roman" w:eastAsia="Times New Roman" w:hAnsi="Times New Roman" w:cs="Times New Roman"/>
      <w:sz w:val="20"/>
      <w:szCs w:val="20"/>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D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D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D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D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D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DC9">
    <w:name w:val="toc 9"/>
    <w:basedOn w:val="Normal"/>
    <w:next w:val="Normal"/>
    <w:pPr>
      <w:spacing w:before="40" w:after="20"/>
      <w:ind w:left="1440" w:right="720"/>
    </w:pPr>
    <w:rPr>
      <w:rFonts w:ascii="Times New Roman" w:eastAsia="Times New Roman" w:hAnsi="Times New Roman" w:cs="Times New Roman"/>
      <w:sz w:val="20"/>
      <w:szCs w:val="20"/>
    </w:rPr>
  </w:style>
  <w:style w:type="paragraph" w:customStyle="1" w:styleId="Properties">
    <w:name w:val="Properties"/>
    <w:basedOn w:val="Normal"/>
    <w:next w:val="Normal"/>
    <w:pPr>
      <w:jc w:val="right"/>
    </w:pPr>
    <w:rPr>
      <w:rFonts w:ascii="Times New Roman" w:eastAsia="Times New Roman" w:hAnsi="Times New Roman" w:cs="Times New Roman"/>
      <w:color w:val="5F5F5F"/>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after="80"/>
    </w:pPr>
    <w:rPr>
      <w:rFonts w:ascii="Calibri" w:eastAsia="Calibri" w:hAnsi="Calibri" w:cs="Calibri"/>
      <w:b/>
      <w:i/>
      <w:color w:val="3F3F3F"/>
      <w:sz w:val="20"/>
      <w:szCs w:val="20"/>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paragraph" w:styleId="Puesto">
    <w:name w:val="Title"/>
    <w:basedOn w:val="Normal"/>
    <w:next w:val="Normal"/>
    <w:uiPriority w:val="10"/>
    <w:qFormat/>
    <w:pPr>
      <w:spacing w:before="240" w:after="60"/>
      <w:jc w:val="center"/>
    </w:pPr>
    <w:rPr>
      <w:b/>
      <w:color w:val="000000"/>
      <w:sz w:val="32"/>
      <w:szCs w:val="32"/>
    </w:rPr>
  </w:style>
  <w:style w:type="paragraph" w:customStyle="1" w:styleId="NumberedList">
    <w:name w:val="Numbered List"/>
    <w:basedOn w:val="Normal"/>
    <w:next w:val="Normal"/>
    <w:pPr>
      <w:ind w:left="360" w:hanging="360"/>
    </w:pPr>
    <w:rPr>
      <w:color w:val="000000"/>
      <w:sz w:val="20"/>
      <w:szCs w:val="20"/>
    </w:rPr>
  </w:style>
  <w:style w:type="paragraph" w:customStyle="1" w:styleId="BulletedList">
    <w:name w:val="Bulleted List"/>
    <w:basedOn w:val="Normal"/>
    <w:next w:val="Normal"/>
    <w:pPr>
      <w:ind w:left="360" w:hanging="360"/>
    </w:pPr>
    <w:rPr>
      <w:color w:val="000000"/>
      <w:sz w:val="20"/>
      <w:szCs w:val="20"/>
    </w:rPr>
  </w:style>
  <w:style w:type="paragraph" w:styleId="Textoindependiente2">
    <w:name w:val="Body Text 2"/>
    <w:basedOn w:val="Normal"/>
    <w:next w:val="Normal"/>
    <w:pPr>
      <w:spacing w:after="120" w:line="480" w:lineRule="auto"/>
    </w:pPr>
    <w:rPr>
      <w:color w:val="000000"/>
      <w:sz w:val="18"/>
      <w:szCs w:val="18"/>
    </w:rPr>
  </w:style>
  <w:style w:type="paragraph" w:styleId="Textoindependiente3">
    <w:name w:val="Body Text 3"/>
    <w:basedOn w:val="Normal"/>
    <w:next w:val="Normal"/>
    <w:pPr>
      <w:spacing w:after="120"/>
    </w:pPr>
    <w:rPr>
      <w:color w:val="000000"/>
      <w:sz w:val="16"/>
      <w:szCs w:val="16"/>
    </w:rPr>
  </w:style>
  <w:style w:type="paragraph" w:styleId="Encabezadodenota">
    <w:name w:val="Note Heading"/>
    <w:basedOn w:val="Normal"/>
    <w:next w:val="Normal"/>
    <w:rPr>
      <w:color w:val="000000"/>
      <w:sz w:val="20"/>
      <w:szCs w:val="20"/>
    </w:rPr>
  </w:style>
  <w:style w:type="paragraph" w:styleId="Textosinformato">
    <w:name w:val="Plain Text"/>
    <w:basedOn w:val="Normal"/>
    <w:next w:val="Normal"/>
    <w:rPr>
      <w:color w:val="000000"/>
      <w:sz w:val="20"/>
      <w:szCs w:val="20"/>
    </w:rPr>
  </w:style>
  <w:style w:type="paragraph" w:customStyle="1" w:styleId="Textoennegrita1">
    <w:name w:val="Texto en negrita1"/>
    <w:basedOn w:val="Normal"/>
    <w:next w:val="Normal"/>
    <w:rPr>
      <w:b/>
      <w:color w:val="000000"/>
      <w:sz w:val="20"/>
      <w:szCs w:val="20"/>
    </w:rPr>
  </w:style>
  <w:style w:type="paragraph" w:customStyle="1" w:styleId="nfasis1">
    <w:name w:val="Énfasis1"/>
    <w:basedOn w:val="Normal"/>
    <w:next w:val="Normal"/>
    <w:rPr>
      <w:i/>
      <w:color w:val="000000"/>
      <w:sz w:val="20"/>
      <w:szCs w:val="20"/>
    </w:rPr>
  </w:style>
  <w:style w:type="paragraph" w:customStyle="1" w:styleId="Hipervnculo1">
    <w:name w:val="Hipervínculo1"/>
    <w:basedOn w:val="Normal"/>
    <w:next w:val="Normal"/>
    <w:rPr>
      <w:color w:val="0000FF"/>
      <w:sz w:val="20"/>
      <w:szCs w:val="20"/>
      <w:u w:val="single" w:color="000000"/>
    </w:rPr>
  </w:style>
  <w:style w:type="paragraph" w:customStyle="1" w:styleId="Code0">
    <w:name w:val="Code0"/>
    <w:basedOn w:val="Normal"/>
    <w:next w:val="Normal"/>
    <w:rPr>
      <w:color w:val="000000"/>
      <w:sz w:val="18"/>
      <w:szCs w:val="18"/>
    </w:rPr>
  </w:style>
  <w:style w:type="character" w:customStyle="1" w:styleId="TableHeading0">
    <w:name w:val="Table Heading0"/>
    <w:rPr>
      <w:rFonts w:ascii="Arial" w:eastAsia="Arial" w:hAnsi="Arial" w:cs="Arial"/>
      <w:b/>
      <w:color w:val="000000"/>
      <w:spacing w:val="0"/>
      <w:w w:val="100"/>
      <w:position w:val="0"/>
      <w:sz w:val="22"/>
      <w:szCs w:val="22"/>
    </w:rPr>
  </w:style>
  <w:style w:type="character" w:customStyle="1" w:styleId="Objecttype">
    <w:name w:val="Object type"/>
    <w:rPr>
      <w:rFonts w:ascii="Arial" w:eastAsia="Arial" w:hAnsi="Arial" w:cs="Arial"/>
      <w:b/>
      <w:color w:val="000000"/>
      <w:spacing w:val="0"/>
      <w:w w:val="100"/>
      <w:position w:val="0"/>
      <w:sz w:val="20"/>
      <w:szCs w:val="20"/>
      <w:u w:val="single" w:color="000000"/>
    </w:rPr>
  </w:style>
  <w:style w:type="paragraph" w:customStyle="1" w:styleId="ListHeader">
    <w:name w:val="List Header"/>
    <w:basedOn w:val="Normal"/>
    <w:next w:val="Normal"/>
    <w:rPr>
      <w:b/>
      <w:i/>
      <w:color w:val="0000A0"/>
      <w:sz w:val="20"/>
      <w:szCs w:val="20"/>
    </w:rPr>
  </w:style>
  <w:style w:type="character" w:customStyle="1" w:styleId="Ttulo1Car">
    <w:name w:val="Ttulo 1 Car"/>
    <w:rPr>
      <w:rFonts w:ascii="Arial" w:eastAsia="Arial" w:hAnsi="Arial" w:cs="Arial"/>
      <w:b/>
      <w:sz w:val="32"/>
      <w:szCs w:val="32"/>
    </w:rPr>
  </w:style>
  <w:style w:type="character" w:customStyle="1" w:styleId="Ttulo2Car">
    <w:name w:val="Ttulo 2 Car"/>
    <w:rPr>
      <w:rFonts w:ascii="Arial" w:eastAsia="Arial" w:hAnsi="Arial" w:cs="Arial"/>
      <w:b/>
      <w:i/>
      <w:sz w:val="28"/>
      <w:szCs w:val="28"/>
    </w:rPr>
  </w:style>
  <w:style w:type="character" w:customStyle="1" w:styleId="Ttulo3Car">
    <w:name w:val="Ttulo 3 Car"/>
    <w:rPr>
      <w:rFonts w:ascii="Arial" w:eastAsia="Arial" w:hAnsi="Arial" w:cs="Arial"/>
      <w:b/>
      <w:sz w:val="26"/>
      <w:szCs w:val="26"/>
    </w:rPr>
  </w:style>
  <w:style w:type="character" w:customStyle="1" w:styleId="Ttulo4Car">
    <w:name w:val="Ttulo 4 Car"/>
    <w:rPr>
      <w:rFonts w:ascii="Times New Roman" w:eastAsia="Times New Roman" w:hAnsi="Times New Roman" w:cs="Times New Roman"/>
      <w:b/>
      <w:sz w:val="28"/>
      <w:szCs w:val="28"/>
    </w:rPr>
  </w:style>
  <w:style w:type="character" w:customStyle="1" w:styleId="Ttulo5Car">
    <w:name w:val="Ttulo 5 Car"/>
    <w:rPr>
      <w:rFonts w:ascii="Times New Roman" w:eastAsia="Times New Roman" w:hAnsi="Times New Roman" w:cs="Times New Roman"/>
      <w:b/>
      <w:i/>
      <w:sz w:val="26"/>
      <w:szCs w:val="26"/>
    </w:rPr>
  </w:style>
  <w:style w:type="character" w:customStyle="1" w:styleId="Ttulo6Car">
    <w:name w:val="Ttulo 6 Car"/>
    <w:rPr>
      <w:rFonts w:ascii="Times New Roman" w:eastAsia="Times New Roman" w:hAnsi="Times New Roman" w:cs="Times New Roman"/>
      <w:b/>
    </w:rPr>
  </w:style>
  <w:style w:type="character" w:customStyle="1" w:styleId="Ttulo7Car">
    <w:name w:val="Ttulo 7 Car"/>
    <w:rPr>
      <w:rFonts w:ascii="Times New Roman" w:eastAsia="Times New Roman" w:hAnsi="Times New Roman" w:cs="Times New Roman"/>
      <w:sz w:val="24"/>
      <w:szCs w:val="24"/>
    </w:rPr>
  </w:style>
  <w:style w:type="character" w:customStyle="1" w:styleId="Ttulo8Car">
    <w:name w:val="Ttulo 8 Car"/>
    <w:rPr>
      <w:rFonts w:ascii="Times New Roman" w:eastAsia="Times New Roman" w:hAnsi="Times New Roman" w:cs="Times New Roman"/>
      <w:i/>
      <w:sz w:val="24"/>
      <w:szCs w:val="24"/>
    </w:rPr>
  </w:style>
  <w:style w:type="character" w:customStyle="1" w:styleId="Ttulo9Car">
    <w:name w:val="Ttulo 9 Car"/>
    <w:rPr>
      <w:rFonts w:ascii="Arial" w:eastAsia="Arial" w:hAnsi="Arial" w:cs="Arial"/>
    </w:rPr>
  </w:style>
  <w:style w:type="paragraph" w:customStyle="1" w:styleId="BluePrint">
    <w:name w:val="Blue Print"/>
    <w:basedOn w:val="Normal"/>
    <w:pPr>
      <w:keepNext/>
      <w:keepLines/>
    </w:pPr>
    <w:rPr>
      <w:rFonts w:ascii="Cambria" w:eastAsia="Cambria" w:hAnsi="Cambria" w:cs="Cambria"/>
      <w:i/>
      <w:color w:val="4F81BD"/>
      <w:sz w:val="20"/>
      <w:szCs w:val="20"/>
    </w:rPr>
  </w:style>
  <w:style w:type="character" w:customStyle="1" w:styleId="BluePrintChar">
    <w:name w:val="Blue Print Char"/>
    <w:rPr>
      <w:rFonts w:ascii="Cambria" w:eastAsia="Cambria" w:hAnsi="Cambria" w:cs="Cambria"/>
      <w:b w:val="0"/>
      <w:i/>
      <w:color w:val="4F81BD"/>
      <w:sz w:val="24"/>
      <w:szCs w:val="24"/>
    </w:rPr>
  </w:style>
  <w:style w:type="paragraph" w:customStyle="1" w:styleId="DefaultStyle">
    <w:name w:val="Default Style"/>
    <w:basedOn w:val="Normal"/>
    <w:next w:val="Normal"/>
    <w:rPr>
      <w:rFonts w:ascii="Times New Roman" w:eastAsia="Times New Roman" w:hAnsi="Times New Roman" w:cs="Times New Roman"/>
      <w:color w:val="000000"/>
    </w:rPr>
  </w:style>
  <w:style w:type="paragraph" w:customStyle="1" w:styleId="TableContents">
    <w:name w:val="Table Contents"/>
    <w:basedOn w:val="Normal"/>
  </w:style>
  <w:style w:type="paragraph" w:customStyle="1" w:styleId="Contents9">
    <w:name w:val="Contents 9"/>
    <w:basedOn w:val="Normal"/>
    <w:pPr>
      <w:spacing w:before="40" w:after="20"/>
      <w:ind w:left="1440" w:right="720"/>
    </w:pPr>
    <w:rPr>
      <w:rFonts w:ascii="Times New Roman" w:eastAsia="Times New Roman" w:hAnsi="Times New Roman" w:cs="Times New Roman"/>
      <w:color w:val="000000"/>
      <w:sz w:val="20"/>
      <w:szCs w:val="20"/>
    </w:rPr>
  </w:style>
  <w:style w:type="paragraph" w:customStyle="1" w:styleId="Contents8">
    <w:name w:val="Contents 8"/>
    <w:basedOn w:val="Normal"/>
    <w:pPr>
      <w:spacing w:before="40" w:after="20"/>
      <w:ind w:left="1260" w:right="720"/>
    </w:pPr>
    <w:rPr>
      <w:rFonts w:ascii="Times New Roman" w:eastAsia="Times New Roman" w:hAnsi="Times New Roman" w:cs="Times New Roman"/>
      <w:color w:val="000000"/>
      <w:sz w:val="20"/>
      <w:szCs w:val="20"/>
    </w:rPr>
  </w:style>
  <w:style w:type="paragraph" w:customStyle="1" w:styleId="Contents7">
    <w:name w:val="Contents 7"/>
    <w:basedOn w:val="Normal"/>
    <w:pPr>
      <w:spacing w:before="40" w:after="20"/>
      <w:ind w:left="1080" w:right="720"/>
    </w:pPr>
    <w:rPr>
      <w:rFonts w:ascii="Times New Roman" w:eastAsia="Times New Roman" w:hAnsi="Times New Roman" w:cs="Times New Roman"/>
      <w:color w:val="000000"/>
      <w:sz w:val="20"/>
      <w:szCs w:val="20"/>
    </w:rPr>
  </w:style>
  <w:style w:type="paragraph" w:customStyle="1" w:styleId="Contents6">
    <w:name w:val="Contents 6"/>
    <w:basedOn w:val="Normal"/>
    <w:pPr>
      <w:spacing w:before="40" w:after="20"/>
      <w:ind w:left="900" w:right="720"/>
    </w:pPr>
    <w:rPr>
      <w:rFonts w:ascii="Times New Roman" w:eastAsia="Times New Roman" w:hAnsi="Times New Roman" w:cs="Times New Roman"/>
      <w:color w:val="000000"/>
      <w:sz w:val="20"/>
      <w:szCs w:val="20"/>
    </w:rPr>
  </w:style>
  <w:style w:type="paragraph" w:customStyle="1" w:styleId="Contents5">
    <w:name w:val="Contents 5"/>
    <w:basedOn w:val="Normal"/>
    <w:pPr>
      <w:spacing w:before="40" w:after="20"/>
      <w:ind w:left="720" w:right="720"/>
    </w:pPr>
    <w:rPr>
      <w:rFonts w:ascii="Times New Roman" w:eastAsia="Times New Roman" w:hAnsi="Times New Roman" w:cs="Times New Roman"/>
      <w:color w:val="000000"/>
      <w:sz w:val="20"/>
      <w:szCs w:val="20"/>
    </w:rPr>
  </w:style>
  <w:style w:type="paragraph" w:customStyle="1" w:styleId="Contents4">
    <w:name w:val="Contents 4"/>
    <w:basedOn w:val="Normal"/>
    <w:pPr>
      <w:spacing w:before="40" w:after="20"/>
      <w:ind w:left="540" w:right="720"/>
    </w:pPr>
    <w:rPr>
      <w:rFonts w:ascii="Times New Roman" w:eastAsia="Times New Roman" w:hAnsi="Times New Roman" w:cs="Times New Roman"/>
      <w:color w:val="000000"/>
      <w:sz w:val="20"/>
      <w:szCs w:val="20"/>
    </w:rPr>
  </w:style>
  <w:style w:type="paragraph" w:customStyle="1" w:styleId="Contents3">
    <w:name w:val="Contents 3"/>
    <w:basedOn w:val="Normal"/>
    <w:pPr>
      <w:spacing w:before="40" w:after="20"/>
      <w:ind w:left="360" w:right="720"/>
    </w:pPr>
    <w:rPr>
      <w:rFonts w:ascii="Times New Roman" w:eastAsia="Times New Roman" w:hAnsi="Times New Roman" w:cs="Times New Roman"/>
      <w:color w:val="000000"/>
      <w:sz w:val="20"/>
      <w:szCs w:val="20"/>
    </w:rPr>
  </w:style>
  <w:style w:type="paragraph" w:customStyle="1" w:styleId="Contents2">
    <w:name w:val="Contents 2"/>
    <w:basedOn w:val="Normal"/>
    <w:pPr>
      <w:spacing w:before="40" w:after="20"/>
      <w:ind w:left="180" w:right="720"/>
    </w:pPr>
    <w:rPr>
      <w:rFonts w:ascii="Times New Roman" w:eastAsia="Times New Roman" w:hAnsi="Times New Roman" w:cs="Times New Roman"/>
      <w:color w:val="000000"/>
      <w:sz w:val="20"/>
      <w:szCs w:val="20"/>
    </w:rPr>
  </w:style>
  <w:style w:type="paragraph" w:customStyle="1" w:styleId="Contents1">
    <w:name w:val="Contents 1"/>
    <w:basedOn w:val="Normal"/>
    <w:pPr>
      <w:spacing w:before="120" w:after="40"/>
      <w:ind w:right="720"/>
    </w:pPr>
    <w:rPr>
      <w:rFonts w:ascii="Times New Roman" w:eastAsia="Times New Roman" w:hAnsi="Times New Roman" w:cs="Times New Roman"/>
      <w:b/>
      <w:color w:val="000000"/>
      <w:sz w:val="20"/>
      <w:szCs w:val="20"/>
    </w:rPr>
  </w:style>
  <w:style w:type="paragraph" w:customStyle="1" w:styleId="ContentsHeading">
    <w:name w:val="Contents Heading"/>
    <w:basedOn w:val="Normal"/>
    <w:pPr>
      <w:keepNext/>
      <w:spacing w:before="240" w:after="80"/>
    </w:pPr>
    <w:rPr>
      <w:rFonts w:ascii="Calibri" w:eastAsia="Calibri" w:hAnsi="Calibri" w:cs="Calibri"/>
      <w:b/>
      <w:color w:val="000000"/>
      <w:sz w:val="32"/>
      <w:szCs w:val="32"/>
    </w:rPr>
  </w:style>
  <w:style w:type="paragraph" w:customStyle="1" w:styleId="Index">
    <w:name w:val="Index"/>
    <w:basedOn w:val="Normal"/>
    <w:rPr>
      <w:rFonts w:ascii="Times New Roman" w:eastAsia="Times New Roman" w:hAnsi="Times New Roman" w:cs="Times New Roman"/>
    </w:rPr>
  </w:style>
  <w:style w:type="paragraph" w:styleId="Descripcin">
    <w:name w:val="caption"/>
    <w:basedOn w:val="Normal"/>
    <w:pPr>
      <w:spacing w:before="120" w:after="120"/>
    </w:pPr>
    <w:rPr>
      <w:rFonts w:ascii="Times New Roman" w:eastAsia="Times New Roman" w:hAnsi="Times New Roman" w:cs="Times New Roman"/>
      <w:i/>
    </w:rPr>
  </w:style>
  <w:style w:type="paragraph" w:styleId="Lista">
    <w:name w:val="List"/>
    <w:basedOn w:val="Normal"/>
    <w:pPr>
      <w:spacing w:after="120"/>
    </w:pPr>
    <w:rPr>
      <w:rFonts w:ascii="Times New Roman" w:eastAsia="Times New Roman" w:hAnsi="Times New Roman" w:cs="Times New Roman"/>
    </w:rPr>
  </w:style>
  <w:style w:type="paragraph" w:customStyle="1" w:styleId="TextBody">
    <w:name w:val="Text Body"/>
    <w:basedOn w:val="Normal"/>
    <w:pPr>
      <w:spacing w:after="120"/>
    </w:pPr>
  </w:style>
  <w:style w:type="paragraph" w:customStyle="1" w:styleId="Heading">
    <w:name w:val="Heading"/>
    <w:basedOn w:val="Normal"/>
    <w:next w:val="TextBody"/>
    <w:pPr>
      <w:keepNext/>
      <w:spacing w:before="240" w:after="120"/>
    </w:pPr>
    <w:rPr>
      <w:sz w:val="28"/>
      <w:szCs w:val="28"/>
    </w:rPr>
  </w:style>
  <w:style w:type="paragraph" w:customStyle="1" w:styleId="MyTableHeading">
    <w:name w:val="MyTableHeading"/>
    <w:basedOn w:val="Normal"/>
    <w:next w:val="Normal"/>
    <w:rPr>
      <w:rFonts w:ascii="Calibri" w:eastAsia="Calibri" w:hAnsi="Calibri" w:cs="Calibri"/>
      <w:b/>
      <w:sz w:val="20"/>
      <w:szCs w:val="20"/>
    </w:rPr>
  </w:style>
  <w:style w:type="paragraph" w:customStyle="1" w:styleId="MyTableText">
    <w:name w:val="MyTableText"/>
    <w:basedOn w:val="Normal"/>
    <w:next w:val="Normal"/>
    <w:rPr>
      <w:rFonts w:ascii="Calibri" w:eastAsia="Calibri" w:hAnsi="Calibri" w:cs="Calibri"/>
      <w:sz w:val="20"/>
      <w:szCs w:val="20"/>
    </w:rPr>
  </w:style>
  <w:style w:type="paragraph" w:customStyle="1" w:styleId="TableTextSmall">
    <w:name w:val="Table Text Small"/>
    <w:basedOn w:val="Normal"/>
    <w:next w:val="Normal"/>
    <w:pPr>
      <w:ind w:firstLine="90"/>
    </w:pPr>
    <w:rPr>
      <w:rFonts w:ascii="Calibri" w:eastAsia="Calibri" w:hAnsi="Calibri" w:cs="Calibri"/>
      <w:sz w:val="18"/>
      <w:szCs w:val="18"/>
    </w:rPr>
  </w:style>
  <w:style w:type="paragraph" w:customStyle="1" w:styleId="NormalText">
    <w:name w:val="NormalText"/>
    <w:basedOn w:val="Normal"/>
    <w:next w:val="Normal"/>
    <w:rPr>
      <w:rFonts w:ascii="Calibri" w:eastAsia="Calibri" w:hAnsi="Calibri" w:cs="Calibri"/>
      <w:color w:val="000000"/>
      <w:sz w:val="22"/>
      <w:szCs w:val="22"/>
    </w:rPr>
  </w:style>
  <w:style w:type="character" w:customStyle="1" w:styleId="TextocomentarioCar">
    <w:name w:val="Texto comentario Car"/>
    <w:rPr>
      <w:rFonts w:ascii="Arial" w:eastAsia="Arial" w:hAnsi="Arial" w:cs="Arial"/>
      <w:sz w:val="20"/>
      <w:szCs w:val="20"/>
    </w:rPr>
  </w:style>
  <w:style w:type="character" w:customStyle="1" w:styleId="TextocomentarioCar1">
    <w:name w:val="Texto comentario Car1"/>
    <w:rPr>
      <w:rFonts w:ascii="Times New Roman" w:eastAsia="Times New Roman" w:hAnsi="Times New Roman" w:cs="Times New Roman"/>
      <w:sz w:val="20"/>
      <w:szCs w:val="20"/>
    </w:rPr>
  </w:style>
  <w:style w:type="table" w:customStyle="1" w:styleId="TablaOXXO">
    <w:name w:val="Tabla OXXO"/>
    <w:basedOn w:val="Tablanormal"/>
    <w:uiPriority w:val="99"/>
    <w:qFormat/>
    <w:rsid w:val="00BF7B77"/>
    <w:rPr>
      <w:rFonts w:eastAsia="Calibri" w:cs="Times New Roman"/>
      <w:sz w:val="22"/>
      <w:szCs w:val="22"/>
      <w:lang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FFFFFF"/>
      </w:rPr>
      <w:tblPr/>
      <w:tcPr>
        <w:shd w:val="clear" w:color="auto" w:fill="C00000"/>
      </w:tcPr>
    </w:tblStylePr>
    <w:tblStylePr w:type="band1Horz">
      <w:tblPr/>
      <w:tcPr>
        <w:shd w:val="clear" w:color="auto" w:fill="F2F2F2"/>
      </w:tcPr>
    </w:tblStylePr>
  </w:style>
  <w:style w:type="paragraph" w:styleId="HTMLconformatoprevio">
    <w:name w:val="HTML Preformatted"/>
    <w:basedOn w:val="Normal"/>
    <w:link w:val="HTMLconformatoprevioCar"/>
    <w:uiPriority w:val="99"/>
    <w:unhideWhenUsed/>
    <w:rsid w:val="007F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7F5311"/>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A375C5"/>
    <w:rPr>
      <w:color w:val="808080"/>
    </w:rPr>
  </w:style>
  <w:style w:type="character" w:customStyle="1" w:styleId="UnresolvedMention">
    <w:name w:val="Unresolved Mention"/>
    <w:basedOn w:val="Fuentedeprrafopredeter"/>
    <w:uiPriority w:val="99"/>
    <w:semiHidden/>
    <w:unhideWhenUsed/>
    <w:rsid w:val="00D76D74"/>
    <w:rPr>
      <w:color w:val="605E5C"/>
      <w:shd w:val="clear" w:color="auto" w:fill="E1DFDD"/>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0020HeadingN1">
    <w:name w:val="0020 Heading N 1"/>
    <w:basedOn w:val="Ttulo1"/>
    <w:next w:val="Normal"/>
    <w:rsid w:val="00E140EB"/>
    <w:pPr>
      <w:numPr>
        <w:numId w:val="25"/>
      </w:numPr>
      <w:spacing w:before="120" w:after="120"/>
    </w:pPr>
    <w:rPr>
      <w:rFonts w:eastAsia="Times New Roman" w:cs="Times New Roman"/>
      <w:kern w:val="28"/>
      <w:szCs w:val="20"/>
      <w:lang w:val="en-US" w:eastAsia="en-US"/>
    </w:rPr>
  </w:style>
  <w:style w:type="paragraph" w:customStyle="1" w:styleId="0040Heading2N1">
    <w:name w:val="0040 Heading 2 N 1"/>
    <w:basedOn w:val="Normal"/>
    <w:next w:val="Normal"/>
    <w:rsid w:val="00E140EB"/>
    <w:pPr>
      <w:numPr>
        <w:ilvl w:val="1"/>
        <w:numId w:val="25"/>
      </w:numPr>
      <w:tabs>
        <w:tab w:val="left" w:pos="1134"/>
      </w:tabs>
      <w:spacing w:after="120"/>
      <w:outlineLvl w:val="1"/>
    </w:pPr>
    <w:rPr>
      <w:rFonts w:eastAsia="Times New Roman" w:cs="Times New Roman"/>
      <w:b/>
      <w:sz w:val="28"/>
      <w:szCs w:val="20"/>
      <w:lang w:val="en-US" w:eastAsia="en-US"/>
    </w:rPr>
  </w:style>
  <w:style w:type="paragraph" w:customStyle="1" w:styleId="0060Heading3NLeft425cm">
    <w:name w:val="0060 Heading 3 N + Left:  4.25 cm"/>
    <w:basedOn w:val="Normal"/>
    <w:next w:val="Normal"/>
    <w:rsid w:val="00E140EB"/>
    <w:pPr>
      <w:numPr>
        <w:ilvl w:val="2"/>
        <w:numId w:val="25"/>
      </w:numPr>
      <w:tabs>
        <w:tab w:val="left" w:pos="1814"/>
      </w:tabs>
      <w:spacing w:after="120"/>
      <w:outlineLvl w:val="2"/>
    </w:pPr>
    <w:rPr>
      <w:rFonts w:eastAsia="Times New Roman" w:cs="Times New Roman"/>
      <w:b/>
      <w:bCs/>
      <w:szCs w:val="20"/>
      <w:lang w:val="en-US" w:eastAsia="en-US"/>
    </w:rPr>
  </w:style>
  <w:style w:type="paragraph" w:customStyle="1" w:styleId="0020CaptuloN1">
    <w:name w:val="0020 Capítulo N 1"/>
    <w:basedOn w:val="Ttulo1"/>
    <w:next w:val="Normal"/>
    <w:rsid w:val="00E140EB"/>
    <w:pPr>
      <w:numPr>
        <w:numId w:val="0"/>
      </w:numPr>
      <w:spacing w:before="120" w:after="120"/>
      <w:ind w:left="720"/>
    </w:pPr>
    <w:rPr>
      <w:rFonts w:eastAsia="Times New Roman" w:cs="Times New Roman"/>
      <w:kern w:val="28"/>
      <w:szCs w:val="20"/>
      <w:lang w:val="en-US" w:eastAsia="en-US"/>
    </w:rPr>
  </w:style>
  <w:style w:type="character" w:customStyle="1" w:styleId="SinespaciadoCar">
    <w:name w:val="Sin espaciado Car"/>
    <w:basedOn w:val="Fuentedeprrafopredeter"/>
    <w:link w:val="Sinespaciado"/>
    <w:uiPriority w:val="1"/>
    <w:rsid w:val="00E140EB"/>
    <w:rPr>
      <w:rFonts w:ascii="Calibri" w:eastAsia="Calibri" w:hAnsi="Calibri" w:cs="Calibri"/>
      <w:sz w:val="22"/>
      <w:szCs w:val="22"/>
    </w:rPr>
  </w:style>
  <w:style w:type="paragraph" w:styleId="Asuntodelcomentario">
    <w:name w:val="annotation subject"/>
    <w:basedOn w:val="Textocomentario"/>
    <w:next w:val="Textocomentario"/>
    <w:link w:val="AsuntodelcomentarioCar"/>
    <w:uiPriority w:val="99"/>
    <w:semiHidden/>
    <w:unhideWhenUsed/>
    <w:rsid w:val="002A7656"/>
    <w:rPr>
      <w:rFonts w:ascii="Arial" w:eastAsia="Arial" w:hAnsi="Arial" w:cs="Arial"/>
      <w:b/>
      <w:bCs/>
    </w:rPr>
  </w:style>
  <w:style w:type="character" w:customStyle="1" w:styleId="TextocomentarioCar2">
    <w:name w:val="Texto comentario Car2"/>
    <w:basedOn w:val="Fuentedeprrafopredeter"/>
    <w:link w:val="Textocomentario"/>
    <w:rsid w:val="002A7656"/>
    <w:rPr>
      <w:rFonts w:ascii="Times New Roman" w:eastAsia="Times New Roman" w:hAnsi="Times New Roman" w:cs="Times New Roman"/>
      <w:sz w:val="20"/>
      <w:szCs w:val="20"/>
    </w:rPr>
  </w:style>
  <w:style w:type="character" w:customStyle="1" w:styleId="AsuntodelcomentarioCar">
    <w:name w:val="Asunto del comentario Car"/>
    <w:basedOn w:val="TextocomentarioCar2"/>
    <w:link w:val="Asuntodelcomentario"/>
    <w:uiPriority w:val="99"/>
    <w:semiHidden/>
    <w:rsid w:val="002A7656"/>
    <w:rPr>
      <w:rFonts w:ascii="Times New Roman" w:eastAsia="Times New Roman" w:hAnsi="Times New Roman" w:cs="Times New Roman"/>
      <w:b/>
      <w:bCs/>
      <w:sz w:val="20"/>
      <w:szCs w:val="20"/>
    </w:rPr>
  </w:style>
  <w:style w:type="paragraph" w:styleId="Revisin">
    <w:name w:val="Revision"/>
    <w:hidden/>
    <w:uiPriority w:val="99"/>
    <w:semiHidden/>
    <w:rsid w:val="00763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98207">
      <w:bodyDiv w:val="1"/>
      <w:marLeft w:val="0"/>
      <w:marRight w:val="0"/>
      <w:marTop w:val="0"/>
      <w:marBottom w:val="0"/>
      <w:divBdr>
        <w:top w:val="none" w:sz="0" w:space="0" w:color="auto"/>
        <w:left w:val="none" w:sz="0" w:space="0" w:color="auto"/>
        <w:bottom w:val="none" w:sz="0" w:space="0" w:color="auto"/>
        <w:right w:val="none" w:sz="0" w:space="0" w:color="auto"/>
      </w:divBdr>
    </w:div>
    <w:div w:id="801311230">
      <w:bodyDiv w:val="1"/>
      <w:marLeft w:val="0"/>
      <w:marRight w:val="0"/>
      <w:marTop w:val="0"/>
      <w:marBottom w:val="0"/>
      <w:divBdr>
        <w:top w:val="none" w:sz="0" w:space="0" w:color="auto"/>
        <w:left w:val="none" w:sz="0" w:space="0" w:color="auto"/>
        <w:bottom w:val="none" w:sz="0" w:space="0" w:color="auto"/>
        <w:right w:val="none" w:sz="0" w:space="0" w:color="auto"/>
      </w:divBdr>
    </w:div>
    <w:div w:id="888614543">
      <w:bodyDiv w:val="1"/>
      <w:marLeft w:val="0"/>
      <w:marRight w:val="0"/>
      <w:marTop w:val="0"/>
      <w:marBottom w:val="0"/>
      <w:divBdr>
        <w:top w:val="none" w:sz="0" w:space="0" w:color="auto"/>
        <w:left w:val="none" w:sz="0" w:space="0" w:color="auto"/>
        <w:bottom w:val="none" w:sz="0" w:space="0" w:color="auto"/>
        <w:right w:val="none" w:sz="0" w:space="0" w:color="auto"/>
      </w:divBdr>
    </w:div>
    <w:div w:id="921647832">
      <w:bodyDiv w:val="1"/>
      <w:marLeft w:val="0"/>
      <w:marRight w:val="0"/>
      <w:marTop w:val="0"/>
      <w:marBottom w:val="0"/>
      <w:divBdr>
        <w:top w:val="none" w:sz="0" w:space="0" w:color="auto"/>
        <w:left w:val="none" w:sz="0" w:space="0" w:color="auto"/>
        <w:bottom w:val="none" w:sz="0" w:space="0" w:color="auto"/>
        <w:right w:val="none" w:sz="0" w:space="0" w:color="auto"/>
      </w:divBdr>
    </w:div>
    <w:div w:id="936795223">
      <w:bodyDiv w:val="1"/>
      <w:marLeft w:val="0"/>
      <w:marRight w:val="0"/>
      <w:marTop w:val="0"/>
      <w:marBottom w:val="0"/>
      <w:divBdr>
        <w:top w:val="none" w:sz="0" w:space="0" w:color="auto"/>
        <w:left w:val="none" w:sz="0" w:space="0" w:color="auto"/>
        <w:bottom w:val="none" w:sz="0" w:space="0" w:color="auto"/>
        <w:right w:val="none" w:sz="0" w:space="0" w:color="auto"/>
      </w:divBdr>
    </w:div>
    <w:div w:id="965698985">
      <w:bodyDiv w:val="1"/>
      <w:marLeft w:val="0"/>
      <w:marRight w:val="0"/>
      <w:marTop w:val="0"/>
      <w:marBottom w:val="0"/>
      <w:divBdr>
        <w:top w:val="none" w:sz="0" w:space="0" w:color="auto"/>
        <w:left w:val="none" w:sz="0" w:space="0" w:color="auto"/>
        <w:bottom w:val="none" w:sz="0" w:space="0" w:color="auto"/>
        <w:right w:val="none" w:sz="0" w:space="0" w:color="auto"/>
      </w:divBdr>
    </w:div>
    <w:div w:id="1079865335">
      <w:bodyDiv w:val="1"/>
      <w:marLeft w:val="0"/>
      <w:marRight w:val="0"/>
      <w:marTop w:val="0"/>
      <w:marBottom w:val="0"/>
      <w:divBdr>
        <w:top w:val="none" w:sz="0" w:space="0" w:color="auto"/>
        <w:left w:val="none" w:sz="0" w:space="0" w:color="auto"/>
        <w:bottom w:val="none" w:sz="0" w:space="0" w:color="auto"/>
        <w:right w:val="none" w:sz="0" w:space="0" w:color="auto"/>
      </w:divBdr>
    </w:div>
    <w:div w:id="1372799311">
      <w:bodyDiv w:val="1"/>
      <w:marLeft w:val="0"/>
      <w:marRight w:val="0"/>
      <w:marTop w:val="0"/>
      <w:marBottom w:val="0"/>
      <w:divBdr>
        <w:top w:val="none" w:sz="0" w:space="0" w:color="auto"/>
        <w:left w:val="none" w:sz="0" w:space="0" w:color="auto"/>
        <w:bottom w:val="none" w:sz="0" w:space="0" w:color="auto"/>
        <w:right w:val="none" w:sz="0" w:space="0" w:color="auto"/>
      </w:divBdr>
    </w:div>
    <w:div w:id="1399481158">
      <w:bodyDiv w:val="1"/>
      <w:marLeft w:val="0"/>
      <w:marRight w:val="0"/>
      <w:marTop w:val="0"/>
      <w:marBottom w:val="0"/>
      <w:divBdr>
        <w:top w:val="none" w:sz="0" w:space="0" w:color="auto"/>
        <w:left w:val="none" w:sz="0" w:space="0" w:color="auto"/>
        <w:bottom w:val="none" w:sz="0" w:space="0" w:color="auto"/>
        <w:right w:val="none" w:sz="0" w:space="0" w:color="auto"/>
      </w:divBdr>
    </w:div>
    <w:div w:id="1999186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package" Target="embeddings/Documento_de_Microsoft_Word1.docx"/><Relationship Id="rId26" Type="http://schemas.openxmlformats.org/officeDocument/2006/relationships/image" Target="media/image10.jpeg"/><Relationship Id="rId39" Type="http://schemas.openxmlformats.org/officeDocument/2006/relationships/image" Target="media/image22.png"/><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image" Target="media/image17.jpeg"/><Relationship Id="rId42" Type="http://schemas.openxmlformats.org/officeDocument/2006/relationships/header" Target="header1.xml"/><Relationship Id="rId47"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emf"/><Relationship Id="rId25" Type="http://schemas.openxmlformats.org/officeDocument/2006/relationships/image" Target="media/image9.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package" Target="embeddings/Documento_de_Microsoft_Word2.docx"/><Relationship Id="rId29" Type="http://schemas.openxmlformats.org/officeDocument/2006/relationships/image" Target="media/image13.jpe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footer" Target="footer2.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19.jpe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emf"/><Relationship Id="rId31" Type="http://schemas.openxmlformats.org/officeDocument/2006/relationships/hyperlink" Target="http://www.gq.dhl.com/exp-es/herramientas/peso_volumetrico_express.html"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oleObject" Target="embeddings/oleObject1.bin"/><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8.jpeg"/><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hyperlink" Target="mailto:contacto@itechdev.com.mx" TargetMode="External"/><Relationship Id="rId1" Type="http://schemas.openxmlformats.org/officeDocument/2006/relationships/hyperlink" Target="http://www.itechdev.com.m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jpg"/><Relationship Id="rId1" Type="http://schemas.openxmlformats.org/officeDocument/2006/relationships/image" Target="media/image2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864797D2677408DB910DD5B652E0D3A"/>
        <w:category>
          <w:name w:val="General"/>
          <w:gallery w:val="placeholder"/>
        </w:category>
        <w:types>
          <w:type w:val="bbPlcHdr"/>
        </w:types>
        <w:behaviors>
          <w:behavior w:val="content"/>
        </w:behaviors>
        <w:guid w:val="{5A6E331B-6C4F-4B8F-9785-5A94C9E1B853}"/>
      </w:docPartPr>
      <w:docPartBody>
        <w:p w:rsidR="00F85413" w:rsidRDefault="00760E35" w:rsidP="00760E35">
          <w:pPr>
            <w:pStyle w:val="6864797D2677408DB910DD5B652E0D3A"/>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Montserrat Light">
    <w:altName w:val="Calibri"/>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E35"/>
    <w:rsid w:val="00027D7C"/>
    <w:rsid w:val="000A4C7C"/>
    <w:rsid w:val="001D0EAB"/>
    <w:rsid w:val="00260254"/>
    <w:rsid w:val="0034141B"/>
    <w:rsid w:val="00352306"/>
    <w:rsid w:val="0043362A"/>
    <w:rsid w:val="0048188C"/>
    <w:rsid w:val="004C1C23"/>
    <w:rsid w:val="0054575E"/>
    <w:rsid w:val="00572B33"/>
    <w:rsid w:val="00580270"/>
    <w:rsid w:val="005E2F5D"/>
    <w:rsid w:val="006005E4"/>
    <w:rsid w:val="0062656B"/>
    <w:rsid w:val="00627FB7"/>
    <w:rsid w:val="00665F89"/>
    <w:rsid w:val="00687EB2"/>
    <w:rsid w:val="00760E35"/>
    <w:rsid w:val="00791774"/>
    <w:rsid w:val="007E4DA0"/>
    <w:rsid w:val="00832869"/>
    <w:rsid w:val="009B30BB"/>
    <w:rsid w:val="00A43C81"/>
    <w:rsid w:val="00BC5191"/>
    <w:rsid w:val="00D0429B"/>
    <w:rsid w:val="00D26985"/>
    <w:rsid w:val="00E316C1"/>
    <w:rsid w:val="00EB6042"/>
    <w:rsid w:val="00EC3A65"/>
    <w:rsid w:val="00F24A58"/>
    <w:rsid w:val="00F44446"/>
    <w:rsid w:val="00F44AE2"/>
    <w:rsid w:val="00F854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60E35"/>
    <w:rPr>
      <w:color w:val="808080"/>
    </w:rPr>
  </w:style>
  <w:style w:type="paragraph" w:customStyle="1" w:styleId="4C8217B6A88743759255077954B4EC34">
    <w:name w:val="4C8217B6A88743759255077954B4EC34"/>
    <w:rsid w:val="00760E35"/>
  </w:style>
  <w:style w:type="paragraph" w:customStyle="1" w:styleId="B774ECC6DAEC4F4ABC6A1203512D94F9">
    <w:name w:val="B774ECC6DAEC4F4ABC6A1203512D94F9"/>
    <w:rsid w:val="00760E35"/>
  </w:style>
  <w:style w:type="paragraph" w:customStyle="1" w:styleId="6864797D2677408DB910DD5B652E0D3A">
    <w:name w:val="6864797D2677408DB910DD5B652E0D3A"/>
    <w:rsid w:val="00760E35"/>
  </w:style>
  <w:style w:type="paragraph" w:customStyle="1" w:styleId="DEEC8F6EDCDB4C6F9080FDABB6FF5C01">
    <w:name w:val="DEEC8F6EDCDB4C6F9080FDABB6FF5C01"/>
    <w:rsid w:val="00760E35"/>
  </w:style>
  <w:style w:type="paragraph" w:customStyle="1" w:styleId="7F7332C309B341B78000549CB6552E6C">
    <w:name w:val="7F7332C309B341B78000549CB6552E6C"/>
    <w:rsid w:val="00760E35"/>
  </w:style>
  <w:style w:type="paragraph" w:customStyle="1" w:styleId="A8DD72F875654B8099DA221E33D2179F">
    <w:name w:val="A8DD72F875654B8099DA221E33D2179F"/>
    <w:rsid w:val="00760E35"/>
  </w:style>
  <w:style w:type="paragraph" w:customStyle="1" w:styleId="14C5452A46D64823BA680394992C4B9D">
    <w:name w:val="14C5452A46D64823BA680394992C4B9D"/>
    <w:rsid w:val="001D0EAB"/>
  </w:style>
  <w:style w:type="paragraph" w:customStyle="1" w:styleId="568B612C3F804B8F877923C741AE38DE">
    <w:name w:val="568B612C3F804B8F877923C741AE38DE"/>
    <w:rsid w:val="001D0EAB"/>
  </w:style>
  <w:style w:type="paragraph" w:customStyle="1" w:styleId="EA700B61FEDB48E999196A6FDED431FE">
    <w:name w:val="EA700B61FEDB48E999196A6FDED431FE"/>
    <w:rsid w:val="001D0E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2020-12-02T00:00:00</PublishDate>
  <Abstract>Describe le método para la ejecución de la UE de la orden de SETC que serán procesadas por el OMS
 </Abstract>
  <CompanyAddress/>
  <CompanyPhone/>
  <CompanyFax/>
  <CompanyEmail>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59592E29CD72C489B5762453724E9C6" ma:contentTypeVersion="0" ma:contentTypeDescription="Crear nuevo documento." ma:contentTypeScope="" ma:versionID="747bc7645577eeed3f41c6f4a0462f13">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2BD6E3-7222-4EAB-AA68-9E657A173786}">
  <ds:schemaRefs>
    <ds:schemaRef ds:uri="http://schemas.microsoft.com/sharepoint/v3/contenttype/forms"/>
  </ds:schemaRefs>
</ds:datastoreItem>
</file>

<file path=customXml/itemProps3.xml><?xml version="1.0" encoding="utf-8"?>
<ds:datastoreItem xmlns:ds="http://schemas.openxmlformats.org/officeDocument/2006/customXml" ds:itemID="{8AE65820-E466-4DA4-9EE8-AFEEFB25D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354E23-90C4-41A9-8524-3AEB3AE68BF0}">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A8FA23C-6F25-4A96-8E02-090F87280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2192</TotalTime>
  <Pages>1</Pages>
  <Words>4131</Words>
  <Characters>22722</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UE Orden</vt:lpstr>
      <vt:lpstr>UE Orden</vt:lpstr>
    </vt:vector>
  </TitlesOfParts>
  <Company/>
  <LinksUpToDate>false</LinksUpToDate>
  <CharactersWithSpaces>26800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 Orden</dc:title>
  <dc:subject/>
  <dc:creator>CÓDIGO: SOR_OMS_Especificación de solución )</dc:creator>
  <cp:keywords/>
  <dc:description/>
  <cp:lastModifiedBy>eliseo gijon romero</cp:lastModifiedBy>
  <cp:revision>56</cp:revision>
  <dcterms:created xsi:type="dcterms:W3CDTF">2021-03-18T23:24:00Z</dcterms:created>
  <dcterms:modified xsi:type="dcterms:W3CDTF">2021-05-26T02:31:00Z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0x010100359592E29CD72C489B5762453724E9C6</vt:lpwstr>
  </property>
</Properties>
</file>